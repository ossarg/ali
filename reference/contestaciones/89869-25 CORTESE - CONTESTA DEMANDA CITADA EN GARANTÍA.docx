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3C1B" w14:textId="77777777" w:rsidR="0082056E" w:rsidRPr="00D102E6" w:rsidRDefault="0082056E" w:rsidP="00E07E91">
      <w:pPr>
        <w:spacing w:line="360" w:lineRule="auto"/>
        <w:ind w:firstLine="709"/>
        <w:jc w:val="both"/>
        <w:rPr>
          <w:rFonts w:ascii="Arial" w:hAnsi="Arial" w:cs="Arial"/>
          <w:b/>
          <w:bCs/>
          <w:u w:val="single"/>
        </w:rPr>
      </w:pPr>
      <w:r w:rsidRPr="00D102E6">
        <w:rPr>
          <w:rFonts w:ascii="Arial" w:hAnsi="Arial" w:cs="Arial"/>
          <w:b/>
          <w:bCs/>
          <w:u w:val="single"/>
        </w:rPr>
        <w:t>CONTESTA DEMANDA CITADA EN GARANTÍA – OFRECE PRUEBA</w:t>
      </w:r>
    </w:p>
    <w:p w14:paraId="3C84AE93"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Señor Juez: </w:t>
      </w:r>
    </w:p>
    <w:p w14:paraId="492A2447" w14:textId="46FCF0F2" w:rsidR="0082056E" w:rsidRPr="00D102E6" w:rsidRDefault="0082056E" w:rsidP="00E07E91">
      <w:pPr>
        <w:spacing w:line="360" w:lineRule="auto"/>
        <w:ind w:firstLine="709"/>
        <w:jc w:val="both"/>
        <w:rPr>
          <w:rFonts w:ascii="Arial" w:hAnsi="Arial" w:cs="Arial"/>
        </w:rPr>
      </w:pPr>
      <w:r w:rsidRPr="00D102E6">
        <w:rPr>
          <w:rFonts w:ascii="Arial" w:hAnsi="Arial" w:cs="Arial"/>
          <w:b/>
          <w:bCs/>
        </w:rPr>
        <w:t xml:space="preserve">DIAZ MARIANA ALEJANDRA (T 143 F 869 CPACF, CUIT 27356400874, </w:t>
      </w:r>
      <w:proofErr w:type="spellStart"/>
      <w:r w:rsidRPr="00D102E6">
        <w:rPr>
          <w:rFonts w:ascii="Arial" w:hAnsi="Arial" w:cs="Arial"/>
          <w:b/>
          <w:bCs/>
        </w:rPr>
        <w:t>Monotributista</w:t>
      </w:r>
      <w:proofErr w:type="spellEnd"/>
      <w:r w:rsidRPr="00D102E6">
        <w:rPr>
          <w:rFonts w:ascii="Arial" w:hAnsi="Arial" w:cs="Arial"/>
          <w:b/>
          <w:bCs/>
        </w:rPr>
        <w:t>)</w:t>
      </w:r>
      <w:r w:rsidRPr="00D102E6">
        <w:rPr>
          <w:rFonts w:ascii="Arial" w:hAnsi="Arial" w:cs="Arial"/>
        </w:rPr>
        <w:t xml:space="preserve">, letrada, mail: </w:t>
      </w:r>
      <w:ins w:id="0" w:author="Julieta A. Rodriguez" w:date="2026-02-02T10:09:00Z" w16du:dateUtc="2026-02-02T13:09:00Z">
        <w:r w:rsidRPr="00D102E6">
          <w:rPr>
            <w:rFonts w:ascii="Arial" w:hAnsi="Arial" w:cs="Arial"/>
          </w:rPr>
          <w:fldChar w:fldCharType="begin"/>
        </w:r>
        <w:r w:rsidRPr="00D102E6">
          <w:rPr>
            <w:rFonts w:ascii="Arial" w:hAnsi="Arial" w:cs="Arial"/>
          </w:rPr>
          <w:instrText>HYPERLINK "mailto:"</w:instrText>
        </w:r>
        <w:r w:rsidRPr="00D102E6">
          <w:rPr>
            <w:rFonts w:ascii="Arial" w:hAnsi="Arial" w:cs="Arial"/>
          </w:rPr>
        </w:r>
        <w:r w:rsidRPr="00D102E6">
          <w:rPr>
            <w:rFonts w:ascii="Arial" w:hAnsi="Arial" w:cs="Arial"/>
          </w:rPr>
          <w:fldChar w:fldCharType="end"/>
        </w:r>
      </w:ins>
      <w:r w:rsidRPr="00D102E6">
        <w:rPr>
          <w:rFonts w:ascii="Arial" w:hAnsi="Arial" w:cs="Arial"/>
          <w:b/>
          <w:bCs/>
        </w:rPr>
        <w:t>jrodriguez@libraseguros.com.ar</w:t>
      </w:r>
      <w:r w:rsidRPr="00D102E6">
        <w:rPr>
          <w:rFonts w:ascii="Arial" w:hAnsi="Arial" w:cs="Arial"/>
        </w:rPr>
        <w:t>, constituyendo domicilio legal en la calle Olazabal 1515 5to OF 505, CEL 1168973780 y con domicilio electrónico 27356400874, en los autos caratulados: "</w:t>
      </w:r>
      <w:r w:rsidRPr="0082056E">
        <w:rPr>
          <w:rFonts w:ascii="Arial" w:hAnsi="Arial" w:cs="Arial"/>
          <w:b/>
          <w:bCs/>
        </w:rPr>
        <w:t>CORTESE, GASTON LIONEL C/ SALVADOR, TOMAS MARCELO Y OTROS S/DAÑOS Y PERJUICIOS</w:t>
      </w:r>
      <w:r>
        <w:rPr>
          <w:rFonts w:ascii="Arial" w:hAnsi="Arial" w:cs="Arial"/>
          <w:b/>
          <w:bCs/>
        </w:rPr>
        <w:t xml:space="preserve"> </w:t>
      </w:r>
      <w:r w:rsidRPr="0082056E">
        <w:rPr>
          <w:rFonts w:ascii="Arial" w:hAnsi="Arial" w:cs="Arial"/>
          <w:b/>
          <w:bCs/>
        </w:rPr>
        <w:t>(ACC. TRAN. SIN LESIONES)</w:t>
      </w:r>
      <w:r w:rsidRPr="00D102E6">
        <w:rPr>
          <w:rFonts w:ascii="Arial" w:hAnsi="Arial" w:cs="Arial"/>
          <w:b/>
          <w:bCs/>
        </w:rPr>
        <w:t>"</w:t>
      </w:r>
      <w:r w:rsidRPr="00D102E6">
        <w:rPr>
          <w:rFonts w:ascii="Arial" w:hAnsi="Arial" w:cs="Arial"/>
        </w:rPr>
        <w:t xml:space="preserve"> </w:t>
      </w:r>
      <w:r w:rsidRPr="00D102E6">
        <w:rPr>
          <w:rFonts w:ascii="Arial" w:hAnsi="Arial" w:cs="Arial"/>
          <w:b/>
          <w:bCs/>
        </w:rPr>
        <w:t xml:space="preserve">(Expediente </w:t>
      </w:r>
      <w:proofErr w:type="spellStart"/>
      <w:r w:rsidRPr="00D102E6">
        <w:rPr>
          <w:rFonts w:ascii="Arial" w:hAnsi="Arial" w:cs="Arial"/>
          <w:b/>
          <w:bCs/>
        </w:rPr>
        <w:t>N°</w:t>
      </w:r>
      <w:proofErr w:type="spellEnd"/>
      <w:r w:rsidRPr="00D102E6">
        <w:rPr>
          <w:rFonts w:ascii="Arial" w:hAnsi="Arial" w:cs="Arial"/>
          <w:b/>
          <w:bCs/>
        </w:rPr>
        <w:t xml:space="preserve"> </w:t>
      </w:r>
      <w:r w:rsidRPr="0082056E">
        <w:rPr>
          <w:rFonts w:ascii="Arial" w:hAnsi="Arial" w:cs="Arial"/>
          <w:b/>
          <w:bCs/>
        </w:rPr>
        <w:t>89869/2025</w:t>
      </w:r>
      <w:r w:rsidRPr="00D102E6">
        <w:rPr>
          <w:rFonts w:ascii="Arial" w:hAnsi="Arial" w:cs="Arial"/>
          <w:b/>
          <w:bCs/>
        </w:rPr>
        <w:t>)</w:t>
      </w:r>
      <w:r w:rsidRPr="00D102E6">
        <w:rPr>
          <w:rFonts w:ascii="Arial" w:hAnsi="Arial" w:cs="Arial"/>
        </w:rPr>
        <w:t>, a V.S. me presento y digo:</w:t>
      </w:r>
      <w:ins w:id="1" w:author="Julieta Rodriguez" w:date="2026-02-02T10:09:00Z" w16du:dateUtc="2026-02-02T13:09:00Z">
        <w:r w:rsidRPr="00D102E6">
          <w:rPr>
            <w:rFonts w:ascii="Arial" w:hAnsi="Arial" w:cs="Arial"/>
          </w:rPr>
          <w:t xml:space="preserve">     </w:t>
        </w:r>
      </w:ins>
    </w:p>
    <w:p w14:paraId="70BEA0B1" w14:textId="77777777" w:rsidR="0082056E" w:rsidRPr="00D102E6" w:rsidRDefault="0082056E" w:rsidP="00E07E91">
      <w:pPr>
        <w:numPr>
          <w:ilvl w:val="0"/>
          <w:numId w:val="1"/>
        </w:numPr>
        <w:spacing w:line="360" w:lineRule="auto"/>
        <w:ind w:firstLine="709"/>
        <w:jc w:val="both"/>
        <w:rPr>
          <w:rFonts w:ascii="Arial" w:hAnsi="Arial" w:cs="Arial"/>
          <w:b/>
          <w:bCs/>
        </w:rPr>
      </w:pPr>
      <w:r w:rsidRPr="00D102E6">
        <w:rPr>
          <w:rFonts w:ascii="Arial" w:hAnsi="Arial" w:cs="Arial"/>
          <w:b/>
          <w:bCs/>
          <w:u w:val="single"/>
        </w:rPr>
        <w:t>PERSONERIA</w:t>
      </w:r>
    </w:p>
    <w:p w14:paraId="5C278B87"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Que tal como surge de la copia de poder general que acompaño, que declaro bajo juramento es fiel a su original que se encuentra vigente, soy mandataria de </w:t>
      </w:r>
      <w:r w:rsidRPr="00D102E6">
        <w:rPr>
          <w:rFonts w:ascii="Arial" w:hAnsi="Arial" w:cs="Arial"/>
          <w:b/>
          <w:bCs/>
        </w:rPr>
        <w:t xml:space="preserve">LIBRA COMPAÑIA ARGENTINA DE SEGUROS S.A., </w:t>
      </w:r>
      <w:r w:rsidRPr="00D102E6">
        <w:rPr>
          <w:rFonts w:ascii="Arial" w:hAnsi="Arial" w:cs="Arial"/>
        </w:rPr>
        <w:t xml:space="preserve">con domicilio real en Olazábal 1515, piso 5 </w:t>
      </w:r>
      <w:proofErr w:type="spellStart"/>
      <w:r w:rsidRPr="00D102E6">
        <w:rPr>
          <w:rFonts w:ascii="Arial" w:hAnsi="Arial" w:cs="Arial"/>
        </w:rPr>
        <w:t>of</w:t>
      </w:r>
      <w:proofErr w:type="spellEnd"/>
      <w:r w:rsidRPr="00D102E6">
        <w:rPr>
          <w:rFonts w:ascii="Arial" w:hAnsi="Arial" w:cs="Arial"/>
        </w:rPr>
        <w:t xml:space="preserve">. 505, de la Ciudad de Buenos Aires. </w:t>
      </w:r>
    </w:p>
    <w:p w14:paraId="7420A32A"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En el carácter invocado, vengo a contestar la citación en garantía que se le ha cursado a mi </w:t>
      </w:r>
      <w:proofErr w:type="spellStart"/>
      <w:r w:rsidRPr="00D102E6">
        <w:rPr>
          <w:rFonts w:ascii="Arial" w:hAnsi="Arial" w:cs="Arial"/>
        </w:rPr>
        <w:t>conferente</w:t>
      </w:r>
      <w:proofErr w:type="spellEnd"/>
      <w:r w:rsidRPr="00D102E6">
        <w:rPr>
          <w:rFonts w:ascii="Arial" w:hAnsi="Arial" w:cs="Arial"/>
        </w:rPr>
        <w:t>, solicitando su total rechazo con costas. </w:t>
      </w:r>
    </w:p>
    <w:p w14:paraId="23207C65" w14:textId="77777777" w:rsidR="0082056E" w:rsidRPr="00D102E6" w:rsidRDefault="0082056E" w:rsidP="00E07E91">
      <w:pPr>
        <w:pStyle w:val="Prrafodelista"/>
        <w:numPr>
          <w:ilvl w:val="0"/>
          <w:numId w:val="1"/>
        </w:numPr>
        <w:spacing w:line="360" w:lineRule="auto"/>
        <w:ind w:firstLine="709"/>
        <w:jc w:val="both"/>
        <w:rPr>
          <w:rFonts w:ascii="Arial" w:hAnsi="Arial" w:cs="Arial"/>
          <w:b/>
          <w:bCs/>
        </w:rPr>
      </w:pPr>
      <w:r w:rsidRPr="00D102E6">
        <w:rPr>
          <w:rFonts w:ascii="Arial" w:hAnsi="Arial" w:cs="Arial"/>
          <w:b/>
          <w:bCs/>
          <w:u w:val="single"/>
        </w:rPr>
        <w:t>OBJETO</w:t>
      </w:r>
    </w:p>
    <w:p w14:paraId="3050E52A"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Que, en el carácter invocado, vengo por el presente a contestar, en legal tiempo y forma, la citación en garantía cursada en estas actuaciones, </w:t>
      </w:r>
      <w:r w:rsidRPr="00D102E6">
        <w:rPr>
          <w:rFonts w:ascii="Arial" w:hAnsi="Arial" w:cs="Arial"/>
          <w:u w:val="single"/>
        </w:rPr>
        <w:t>notificada por cédula el 25 de febrero de 2026, cuyo vencimiento opera el 18 de marzo de 2026. </w:t>
      </w:r>
    </w:p>
    <w:p w14:paraId="2A74581F" w14:textId="77777777" w:rsidR="0082056E" w:rsidRPr="00D102E6" w:rsidRDefault="0082056E" w:rsidP="00E07E91">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PÓLIZA </w:t>
      </w:r>
    </w:p>
    <w:p w14:paraId="4C656B43" w14:textId="74BBF143"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Mi mandante emitió la póliza </w:t>
      </w:r>
      <w:r w:rsidR="00A134F5" w:rsidRPr="00A134F5">
        <w:rPr>
          <w:rFonts w:ascii="Arial" w:hAnsi="Arial" w:cs="Arial"/>
        </w:rPr>
        <w:t>1448640</w:t>
      </w:r>
      <w:r w:rsidR="00A134F5">
        <w:rPr>
          <w:rFonts w:ascii="Arial" w:hAnsi="Arial" w:cs="Arial"/>
        </w:rPr>
        <w:t xml:space="preserve"> </w:t>
      </w:r>
      <w:r w:rsidRPr="00D102E6">
        <w:rPr>
          <w:rFonts w:ascii="Arial" w:hAnsi="Arial" w:cs="Arial"/>
        </w:rPr>
        <w:t xml:space="preserve">que amparaba -entre otros riesgos- por el de responsabilidad civil hacia terceros, al vehículo marca </w:t>
      </w:r>
      <w:r w:rsidRPr="0082056E">
        <w:rPr>
          <w:rFonts w:ascii="Arial" w:hAnsi="Arial" w:cs="Arial"/>
        </w:rPr>
        <w:t>FIAT</w:t>
      </w:r>
      <w:r>
        <w:rPr>
          <w:rFonts w:ascii="Arial" w:hAnsi="Arial" w:cs="Arial"/>
        </w:rPr>
        <w:t xml:space="preserve"> </w:t>
      </w:r>
      <w:r w:rsidRPr="00D102E6">
        <w:rPr>
          <w:rFonts w:ascii="Arial" w:hAnsi="Arial" w:cs="Arial"/>
        </w:rPr>
        <w:t xml:space="preserve">modelo </w:t>
      </w:r>
      <w:r w:rsidRPr="0082056E">
        <w:rPr>
          <w:rFonts w:ascii="Arial" w:hAnsi="Arial" w:cs="Arial"/>
        </w:rPr>
        <w:t>SIENA 1.4 EL</w:t>
      </w:r>
      <w:r w:rsidRPr="00D102E6">
        <w:rPr>
          <w:rFonts w:ascii="Arial" w:hAnsi="Arial" w:cs="Arial"/>
        </w:rPr>
        <w:t xml:space="preserve"> dominio </w:t>
      </w:r>
      <w:r w:rsidRPr="0082056E">
        <w:rPr>
          <w:rFonts w:ascii="Arial" w:hAnsi="Arial" w:cs="Arial"/>
        </w:rPr>
        <w:t>AB283ST</w:t>
      </w:r>
      <w:r w:rsidRPr="00D102E6">
        <w:rPr>
          <w:rFonts w:ascii="Arial" w:hAnsi="Arial" w:cs="Arial"/>
        </w:rPr>
        <w:t xml:space="preserve">, a nombre de </w:t>
      </w:r>
      <w:r w:rsidRPr="0082056E">
        <w:rPr>
          <w:rFonts w:ascii="Arial" w:hAnsi="Arial" w:cs="Arial"/>
        </w:rPr>
        <w:t>SALVADOR MARCELO TOMAS</w:t>
      </w:r>
      <w:r w:rsidRPr="00D102E6">
        <w:rPr>
          <w:rFonts w:ascii="Arial" w:hAnsi="Arial" w:cs="Arial"/>
        </w:rPr>
        <w:t xml:space="preserve">, con una vigencia desde el </w:t>
      </w:r>
      <w:r w:rsidRPr="0082056E">
        <w:rPr>
          <w:rFonts w:ascii="Arial" w:hAnsi="Arial" w:cs="Arial"/>
        </w:rPr>
        <w:t>10/05/2025</w:t>
      </w:r>
      <w:r w:rsidRPr="00D102E6">
        <w:rPr>
          <w:rFonts w:ascii="Arial" w:hAnsi="Arial" w:cs="Arial"/>
        </w:rPr>
        <w:t xml:space="preserve"> al </w:t>
      </w:r>
      <w:r w:rsidRPr="0082056E">
        <w:rPr>
          <w:rFonts w:ascii="Arial" w:hAnsi="Arial" w:cs="Arial"/>
        </w:rPr>
        <w:t>10/08/2025</w:t>
      </w:r>
      <w:r w:rsidRPr="00D102E6">
        <w:rPr>
          <w:rFonts w:ascii="Arial" w:hAnsi="Arial" w:cs="Arial"/>
        </w:rPr>
        <w:t xml:space="preserve"> y con el límite de responsabilidad por acontecimiento establecido en las condiciones particulares (</w:t>
      </w:r>
      <w:r w:rsidRPr="0082056E">
        <w:rPr>
          <w:rFonts w:ascii="Arial" w:hAnsi="Arial" w:cs="Arial"/>
        </w:rPr>
        <w:t>$350.000.000</w:t>
      </w:r>
      <w:r w:rsidRPr="00D102E6">
        <w:rPr>
          <w:rFonts w:ascii="Arial" w:hAnsi="Arial" w:cs="Arial"/>
        </w:rPr>
        <w:t xml:space="preserve">). </w:t>
      </w:r>
    </w:p>
    <w:p w14:paraId="69D0C68C"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Adjunto a la presente copia de la póliza.</w:t>
      </w:r>
    </w:p>
    <w:p w14:paraId="095DE791"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Cabe destacar que el actor carece de acción directa y autónoma contra mi representada por lo cual la responsabilidad </w:t>
      </w:r>
      <w:proofErr w:type="spellStart"/>
      <w:r w:rsidRPr="00D102E6">
        <w:rPr>
          <w:rFonts w:ascii="Arial" w:hAnsi="Arial" w:cs="Arial"/>
        </w:rPr>
        <w:t>asegurativa</w:t>
      </w:r>
      <w:proofErr w:type="spellEnd"/>
      <w:r w:rsidRPr="00D102E6">
        <w:rPr>
          <w:rFonts w:ascii="Arial" w:hAnsi="Arial" w:cs="Arial"/>
        </w:rPr>
        <w:t xml:space="preserve"> de mi mandante únicamente </w:t>
      </w:r>
      <w:r w:rsidRPr="00D102E6">
        <w:rPr>
          <w:rFonts w:ascii="Arial" w:hAnsi="Arial" w:cs="Arial"/>
        </w:rPr>
        <w:lastRenderedPageBreak/>
        <w:t>podrá hacerse efectiva en caso de condena respecto de su asegurado y en la medida del seguro (art. 118 LS).</w:t>
      </w:r>
    </w:p>
    <w:p w14:paraId="72895F11" w14:textId="77777777" w:rsidR="0082056E" w:rsidRPr="00D102E6" w:rsidRDefault="0082056E" w:rsidP="00E07E91">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ASUME COBERTURA - DENUNCIA LÍMITE - FORMULA RESERVA</w:t>
      </w:r>
    </w:p>
    <w:p w14:paraId="1B1114A0" w14:textId="4B4DE74E" w:rsidR="0082056E" w:rsidRPr="00D102E6" w:rsidRDefault="0082056E" w:rsidP="00E07E91">
      <w:pPr>
        <w:spacing w:line="360" w:lineRule="auto"/>
        <w:ind w:firstLine="709"/>
        <w:jc w:val="both"/>
        <w:rPr>
          <w:rFonts w:ascii="Arial" w:hAnsi="Arial" w:cs="Arial"/>
        </w:rPr>
      </w:pPr>
      <w:r w:rsidRPr="00D102E6">
        <w:rPr>
          <w:rFonts w:ascii="Arial" w:hAnsi="Arial" w:cs="Arial"/>
        </w:rPr>
        <w:t>A la fecha de ocurrencia del hecho motivo de esta litis el vehículo</w:t>
      </w:r>
      <w:r w:rsidRPr="0082056E">
        <w:rPr>
          <w:rFonts w:ascii="Arial" w:hAnsi="Arial" w:cs="Arial"/>
        </w:rPr>
        <w:t xml:space="preserve"> </w:t>
      </w:r>
      <w:r w:rsidRPr="00D102E6">
        <w:rPr>
          <w:rFonts w:ascii="Arial" w:hAnsi="Arial" w:cs="Arial"/>
        </w:rPr>
        <w:t xml:space="preserve">marca </w:t>
      </w:r>
      <w:r w:rsidRPr="0082056E">
        <w:rPr>
          <w:rFonts w:ascii="Arial" w:hAnsi="Arial" w:cs="Arial"/>
        </w:rPr>
        <w:t>FIAT</w:t>
      </w:r>
      <w:r>
        <w:rPr>
          <w:rFonts w:ascii="Arial" w:hAnsi="Arial" w:cs="Arial"/>
        </w:rPr>
        <w:t xml:space="preserve"> </w:t>
      </w:r>
      <w:r w:rsidRPr="00D102E6">
        <w:rPr>
          <w:rFonts w:ascii="Arial" w:hAnsi="Arial" w:cs="Arial"/>
        </w:rPr>
        <w:t xml:space="preserve">modelo </w:t>
      </w:r>
      <w:r w:rsidRPr="0082056E">
        <w:rPr>
          <w:rFonts w:ascii="Arial" w:hAnsi="Arial" w:cs="Arial"/>
        </w:rPr>
        <w:t>SIENA 1.4 EL</w:t>
      </w:r>
      <w:r w:rsidRPr="00D102E6">
        <w:rPr>
          <w:rFonts w:ascii="Arial" w:hAnsi="Arial" w:cs="Arial"/>
        </w:rPr>
        <w:t xml:space="preserve"> dominio </w:t>
      </w:r>
      <w:r w:rsidRPr="0082056E">
        <w:rPr>
          <w:rFonts w:ascii="Arial" w:hAnsi="Arial" w:cs="Arial"/>
        </w:rPr>
        <w:t>AB283ST</w:t>
      </w:r>
      <w:r w:rsidRPr="00D102E6">
        <w:rPr>
          <w:rFonts w:ascii="Arial" w:hAnsi="Arial" w:cs="Arial"/>
        </w:rPr>
        <w:t xml:space="preserve">, se hallaba asegurado por mi representada, bajo la póliza </w:t>
      </w:r>
      <w:r w:rsidR="000C41FD" w:rsidRPr="000C41FD">
        <w:rPr>
          <w:rFonts w:ascii="Arial" w:hAnsi="Arial" w:cs="Arial"/>
        </w:rPr>
        <w:t>1448640</w:t>
      </w:r>
      <w:r w:rsidRPr="00D102E6">
        <w:rPr>
          <w:rFonts w:ascii="Arial" w:hAnsi="Arial" w:cs="Arial"/>
        </w:rPr>
        <w:t xml:space="preserve">, por riesgo de "Responsabilidad Civil con límite" (hasta </w:t>
      </w:r>
      <w:r w:rsidRPr="0082056E">
        <w:rPr>
          <w:rFonts w:ascii="Arial" w:hAnsi="Arial" w:cs="Arial"/>
        </w:rPr>
        <w:t>$350.000.000</w:t>
      </w:r>
      <w:r w:rsidRPr="00D102E6">
        <w:rPr>
          <w:rFonts w:ascii="Arial" w:hAnsi="Arial" w:cs="Arial"/>
        </w:rPr>
        <w:t xml:space="preserve">.-), ello conforme la cláusula: “CG-RC 01.1 - Responsabilidad Civil - Riesgo Cubierto CG-RC 1.1 Riesgo Cubierto </w:t>
      </w:r>
      <w:ins w:id="2" w:author="Julieta Rodriguez" w:date="2026-02-02T10:11:00Z" w16du:dateUtc="2026-02-02T13:11:00Z">
        <w:r w:rsidRPr="00D102E6">
          <w:rPr>
            <w:rFonts w:ascii="Arial" w:hAnsi="Arial" w:cs="Arial"/>
            <w:i/>
            <w:iCs/>
          </w:rPr>
          <w:t>“</w:t>
        </w:r>
      </w:ins>
      <w:r w:rsidRPr="00D102E6">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Pr="00D102E6">
        <w:rPr>
          <w:rFonts w:ascii="Arial" w:hAnsi="Arial" w:cs="Arial"/>
        </w:rPr>
        <w:t xml:space="preserve"> 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795104EE"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34371141"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Asimismo, mi representada formula expresa reserva de invocar alguna de las causas de “exclusión de cobertura” previstas en la póliza y la Ley 17.418 con sus </w:t>
      </w:r>
      <w:r w:rsidRPr="00D102E6">
        <w:rPr>
          <w:rFonts w:ascii="Arial" w:hAnsi="Arial" w:cs="Arial"/>
        </w:rPr>
        <w:lastRenderedPageBreak/>
        <w:t>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3F9DA894" w14:textId="77777777" w:rsidR="0082056E" w:rsidRPr="00D102E6" w:rsidRDefault="0082056E" w:rsidP="00E07E91">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LÍMITE DE COBERTURA </w:t>
      </w:r>
    </w:p>
    <w:p w14:paraId="1E5917ED" w14:textId="5BF13CE3"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Tal como indicara ut supra, el alcance de la cobertura debida por mi representada en virtud del contrato de seguro que amparaba al vehículo dominio </w:t>
      </w:r>
      <w:r w:rsidRPr="0082056E">
        <w:rPr>
          <w:rFonts w:ascii="Arial" w:hAnsi="Arial" w:cs="Arial"/>
        </w:rPr>
        <w:t>AB283ST</w:t>
      </w:r>
      <w:r w:rsidRPr="00D102E6">
        <w:rPr>
          <w:rFonts w:ascii="Arial" w:hAnsi="Arial" w:cs="Arial"/>
        </w:rPr>
        <w:t xml:space="preserve">, el riesgo "responsabilidad civil hacia terceros" se limita a la suma de </w:t>
      </w:r>
      <w:r w:rsidRPr="0082056E">
        <w:rPr>
          <w:rFonts w:ascii="Arial" w:hAnsi="Arial" w:cs="Arial"/>
        </w:rPr>
        <w:t>$350.000.000</w:t>
      </w:r>
      <w:r w:rsidRPr="00D102E6">
        <w:rPr>
          <w:rFonts w:ascii="Arial" w:hAnsi="Arial" w:cs="Arial"/>
        </w:rPr>
        <w:t>.</w:t>
      </w:r>
    </w:p>
    <w:p w14:paraId="5AF790A0"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6674266F"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De modo tal que, en caso de resultar condenado el asegurado, la condena solo podrá ser extendida en la medida del seguro y hasta el límite de cobertura contratado. Como se ha señalado “</w:t>
      </w:r>
      <w:r w:rsidRPr="00D102E6">
        <w:rPr>
          <w:rFonts w:ascii="Arial" w:hAnsi="Arial" w:cs="Arial"/>
          <w:i/>
          <w:iCs/>
        </w:rPr>
        <w:t xml:space="preserve">habrá de tenerse presente que ello resulta de la previsión contenida en el art. 118.3 Ley de Seguros, ya que la sentencia de condena contra el responsable civil será ejecutable contra el asegurador “en la medida del seguro”, debiendo ello entenderse como entidad cuantitativa referida a los límites económicos de garantía </w:t>
      </w:r>
      <w:proofErr w:type="spellStart"/>
      <w:r w:rsidRPr="00D102E6">
        <w:rPr>
          <w:rFonts w:ascii="Arial" w:hAnsi="Arial" w:cs="Arial"/>
          <w:i/>
          <w:iCs/>
        </w:rPr>
        <w:t>asegurativa</w:t>
      </w:r>
      <w:proofErr w:type="spellEnd"/>
      <w:r w:rsidRPr="00D102E6">
        <w:rPr>
          <w:rFonts w:ascii="Arial" w:hAnsi="Arial" w:cs="Arial"/>
          <w:i/>
          <w:iCs/>
        </w:rPr>
        <w:t>, como así también a la delimitación subjetiva y objetiva del riesgo”</w:t>
      </w:r>
      <w:r w:rsidRPr="00D102E6">
        <w:rPr>
          <w:rFonts w:ascii="Arial" w:hAnsi="Arial" w:cs="Arial"/>
        </w:rPr>
        <w:t xml:space="preserve"> (Stiglitz, Ruben S., Jurisprudencia anotada SJA 2/3/2005 JA 2005-I-786 Comentario al fallo de la C. </w:t>
      </w:r>
      <w:proofErr w:type="spellStart"/>
      <w:r w:rsidRPr="00D102E6">
        <w:rPr>
          <w:rFonts w:ascii="Arial" w:hAnsi="Arial" w:cs="Arial"/>
        </w:rPr>
        <w:t>Nac</w:t>
      </w:r>
      <w:proofErr w:type="spellEnd"/>
      <w:r w:rsidRPr="00D102E6">
        <w:rPr>
          <w:rFonts w:ascii="Arial" w:hAnsi="Arial" w:cs="Arial"/>
        </w:rPr>
        <w:t xml:space="preserve">. </w:t>
      </w:r>
      <w:proofErr w:type="spellStart"/>
      <w:r w:rsidRPr="00D102E6">
        <w:rPr>
          <w:rFonts w:ascii="Arial" w:hAnsi="Arial" w:cs="Arial"/>
        </w:rPr>
        <w:t>Civ</w:t>
      </w:r>
      <w:proofErr w:type="spellEnd"/>
      <w:r w:rsidRPr="00D102E6">
        <w:rPr>
          <w:rFonts w:ascii="Arial" w:hAnsi="Arial" w:cs="Arial"/>
        </w:rPr>
        <w:t xml:space="preserve">, Sala G, 6/7/2004 – Diaz, Elvira C v. Empresa </w:t>
      </w:r>
      <w:proofErr w:type="spellStart"/>
      <w:r w:rsidRPr="00D102E6">
        <w:rPr>
          <w:rFonts w:ascii="Arial" w:hAnsi="Arial" w:cs="Arial"/>
        </w:rPr>
        <w:t>Gutierrez</w:t>
      </w:r>
      <w:proofErr w:type="spellEnd"/>
      <w:r w:rsidRPr="00D102E6">
        <w:rPr>
          <w:rFonts w:ascii="Arial" w:hAnsi="Arial" w:cs="Arial"/>
        </w:rPr>
        <w:t xml:space="preserve"> SRL y otro).</w:t>
      </w:r>
    </w:p>
    <w:p w14:paraId="10F36823"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 (</w:t>
      </w:r>
      <w:proofErr w:type="gramStart"/>
      <w:r w:rsidRPr="00D102E6">
        <w:rPr>
          <w:rFonts w:ascii="Arial" w:hAnsi="Arial" w:cs="Arial"/>
        </w:rPr>
        <w:t>Fallos:329:3054</w:t>
      </w:r>
      <w:proofErr w:type="gramEnd"/>
      <w:r w:rsidRPr="00D102E6">
        <w:rPr>
          <w:rFonts w:ascii="Arial" w:hAnsi="Arial" w:cs="Arial"/>
        </w:rPr>
        <w:t xml:space="preserve"> y </w:t>
      </w:r>
      <w:proofErr w:type="gramStart"/>
      <w:r w:rsidRPr="00D102E6">
        <w:rPr>
          <w:rFonts w:ascii="Arial" w:hAnsi="Arial" w:cs="Arial"/>
        </w:rPr>
        <w:t>3488;330:3483</w:t>
      </w:r>
      <w:proofErr w:type="gramEnd"/>
      <w:r w:rsidRPr="00D102E6">
        <w:rPr>
          <w:rFonts w:ascii="Arial" w:hAnsi="Arial" w:cs="Arial"/>
        </w:rPr>
        <w:t xml:space="preserve"> y 331:379 y causas CSJ166/2007 (43-0) / CS1"</w:t>
      </w:r>
      <w:proofErr w:type="gramStart"/>
      <w:r w:rsidRPr="00D102E6">
        <w:rPr>
          <w:rFonts w:ascii="Arial" w:hAnsi="Arial" w:cs="Arial"/>
        </w:rPr>
        <w:t>Obarrio,MaríaPía</w:t>
      </w:r>
      <w:proofErr w:type="gramEnd"/>
      <w:r w:rsidRPr="00D102E6">
        <w:rPr>
          <w:rFonts w:ascii="Arial" w:hAnsi="Arial" w:cs="Arial"/>
        </w:rPr>
        <w:t xml:space="preserve"> c/ </w:t>
      </w:r>
      <w:proofErr w:type="spellStart"/>
      <w:r w:rsidRPr="00D102E6">
        <w:rPr>
          <w:rFonts w:ascii="Arial" w:hAnsi="Arial" w:cs="Arial"/>
        </w:rPr>
        <w:t>Microómnibus</w:t>
      </w:r>
      <w:proofErr w:type="spellEnd"/>
      <w:r w:rsidRPr="00D102E6">
        <w:rPr>
          <w:rFonts w:ascii="Arial" w:hAnsi="Arial" w:cs="Arial"/>
        </w:rPr>
        <w:t xml:space="preserve"> Norte </w:t>
      </w:r>
      <w:proofErr w:type="spellStart"/>
      <w:r w:rsidRPr="00D102E6">
        <w:rPr>
          <w:rFonts w:ascii="Arial" w:hAnsi="Arial" w:cs="Arial"/>
        </w:rPr>
        <w:t>S.</w:t>
      </w:r>
      <w:proofErr w:type="gramStart"/>
      <w:r w:rsidRPr="00D102E6">
        <w:rPr>
          <w:rFonts w:ascii="Arial" w:hAnsi="Arial" w:cs="Arial"/>
        </w:rPr>
        <w:t>A.y</w:t>
      </w:r>
      <w:proofErr w:type="spellEnd"/>
      <w:proofErr w:type="gramEnd"/>
      <w:r w:rsidRPr="00D102E6">
        <w:rPr>
          <w:rFonts w:ascii="Arial" w:hAnsi="Arial" w:cs="Arial"/>
        </w:rPr>
        <w:t xml:space="preserve"> otros" y CSJ327/2007(43-</w:t>
      </w:r>
      <w:proofErr w:type="gramStart"/>
      <w:r w:rsidRPr="00D102E6">
        <w:rPr>
          <w:rFonts w:ascii="Arial" w:hAnsi="Arial" w:cs="Arial"/>
        </w:rPr>
        <w:t>G)/</w:t>
      </w:r>
      <w:proofErr w:type="gramEnd"/>
      <w:r w:rsidRPr="00D102E6">
        <w:rPr>
          <w:rFonts w:ascii="Arial" w:hAnsi="Arial" w:cs="Arial"/>
        </w:rPr>
        <w:t xml:space="preserve">CS1 "Gauna, Agustín y su acumulado c/ La Economía Comercial </w:t>
      </w:r>
      <w:proofErr w:type="spellStart"/>
      <w:r w:rsidRPr="00D102E6">
        <w:rPr>
          <w:rFonts w:ascii="Arial" w:hAnsi="Arial" w:cs="Arial"/>
        </w:rPr>
        <w:t>S.A.de</w:t>
      </w:r>
      <w:proofErr w:type="spellEnd"/>
      <w:r w:rsidRPr="00D102E6">
        <w:rPr>
          <w:rFonts w:ascii="Arial" w:hAnsi="Arial" w:cs="Arial"/>
        </w:rPr>
        <w:t xml:space="preserve"> Seguros Generales y </w:t>
      </w:r>
      <w:proofErr w:type="spellStart"/>
      <w:r w:rsidRPr="00D102E6">
        <w:rPr>
          <w:rFonts w:ascii="Arial" w:hAnsi="Arial" w:cs="Arial"/>
        </w:rPr>
        <w:t>otro</w:t>
      </w:r>
      <w:proofErr w:type="gramStart"/>
      <w:r w:rsidRPr="00D102E6">
        <w:rPr>
          <w:rFonts w:ascii="Arial" w:hAnsi="Arial" w:cs="Arial"/>
        </w:rPr>
        <w:t>",sentencias</w:t>
      </w:r>
      <w:proofErr w:type="spellEnd"/>
      <w:proofErr w:type="gramEnd"/>
      <w:r w:rsidRPr="00D102E6">
        <w:rPr>
          <w:rFonts w:ascii="Arial" w:hAnsi="Arial" w:cs="Arial"/>
        </w:rPr>
        <w:t xml:space="preserve"> de l4 de </w:t>
      </w:r>
      <w:proofErr w:type="spellStart"/>
      <w:r w:rsidRPr="00D102E6">
        <w:rPr>
          <w:rFonts w:ascii="Arial" w:hAnsi="Arial" w:cs="Arial"/>
        </w:rPr>
        <w:t>marzode</w:t>
      </w:r>
      <w:proofErr w:type="spellEnd"/>
      <w:r w:rsidRPr="00D102E6">
        <w:rPr>
          <w:rFonts w:ascii="Arial" w:hAnsi="Arial" w:cs="Arial"/>
        </w:rPr>
        <w:t xml:space="preserve"> 2008).</w:t>
      </w:r>
    </w:p>
    <w:p w14:paraId="64EECB33"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lastRenderedPageBreak/>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w:t>
      </w:r>
      <w:proofErr w:type="spellStart"/>
      <w:r w:rsidRPr="00D102E6">
        <w:rPr>
          <w:rFonts w:ascii="Arial" w:hAnsi="Arial" w:cs="Arial"/>
        </w:rPr>
        <w:t>Buffoni</w:t>
      </w:r>
      <w:proofErr w:type="spellEnd"/>
      <w:r w:rsidRPr="00D102E6">
        <w:rPr>
          <w:rFonts w:ascii="Arial" w:hAnsi="Arial" w:cs="Arial"/>
        </w:rPr>
        <w:t>" - Fallos: 337:329).</w:t>
      </w:r>
    </w:p>
    <w:p w14:paraId="37F63E1E"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7CB9CF86"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En lo relativo al daño ocasionado el asegurado es en quien recae la obligación de reparar el daño ocasionado y el asegurador debe garantizar la indemnidad del asegurado en la medida del seguro. Es decir que el origen de la obligación en cabeza de la aseguradora no es el daño sino el “contrato de seguro”.</w:t>
      </w:r>
    </w:p>
    <w:p w14:paraId="7F5B4495"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Así, del Art. 68 de la Ley de Tránsito no surge que la cobertura deba 3 ser integral, irrestricta o limitada, en tanto la norma si bien establece la obligatoriedad del seguro de responsabilidad civil no determina la extensión de responsabilidad de la aseguradora.</w:t>
      </w:r>
    </w:p>
    <w:p w14:paraId="6B630089"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50188413"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Los límites de cobertura, sea en seguros obligatorios o voluntarios, constituyen un elemento esencial en la estructura técnica del seguro y su falta de </w:t>
      </w:r>
      <w:r w:rsidRPr="00D102E6">
        <w:rPr>
          <w:rFonts w:ascii="Arial" w:hAnsi="Arial" w:cs="Arial"/>
        </w:rPr>
        <w:lastRenderedPageBreak/>
        <w:t>consideración puede perjudicar la solvencia de las aseguradoras, la relación de estas con su reaseguro, el respaldo hacia los asegurados y, por consiguiente, al mercado asegurador en general.</w:t>
      </w:r>
    </w:p>
    <w:p w14:paraId="578FB3ED"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3EF681EF"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11E38AD0"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Tampoco sirve que como fundamento invocar la Ley de Defensa del Consumidor (texto, según la ley 26.361), ya que la misma no condiciona en modo alguno lo expuesto en los anteriores </w:t>
      </w:r>
      <w:proofErr w:type="spellStart"/>
      <w:r w:rsidRPr="00D102E6">
        <w:rPr>
          <w:rFonts w:ascii="Arial" w:hAnsi="Arial" w:cs="Arial"/>
        </w:rPr>
        <w:t>parrafos</w:t>
      </w:r>
      <w:proofErr w:type="spellEnd"/>
      <w:r w:rsidRPr="00D102E6">
        <w:rPr>
          <w:rFonts w:ascii="Arial" w:hAnsi="Arial" w:cs="Arial"/>
        </w:rPr>
        <w:t xml:space="preserve">, puesto que se trata de una ley general posterior que no deroga ni modifica una ley especial anterior, cuando dicha ley regula un régimen singular tal 4 como ocurre en el caso de los contratos de seguro. Y si bien prevé que “Las relaciones de consumo se rigen por el régimen establecido en esta ley y sus reglamentaciones sin perjuicio de que el proveedor, por la actividad que desarrolle, esté alcanzado asimismo por otra normativa específica”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D102E6">
        <w:rPr>
          <w:rFonts w:ascii="Arial" w:hAnsi="Arial" w:cs="Arial"/>
        </w:rPr>
        <w:t>diciembrede</w:t>
      </w:r>
      <w:proofErr w:type="spellEnd"/>
      <w:r w:rsidRPr="00D102E6">
        <w:rPr>
          <w:rFonts w:ascii="Arial" w:hAnsi="Arial" w:cs="Arial"/>
        </w:rPr>
        <w:t xml:space="preserve"> 2009 y "</w:t>
      </w:r>
      <w:proofErr w:type="spellStart"/>
      <w:r w:rsidRPr="00D102E6">
        <w:rPr>
          <w:rFonts w:ascii="Arial" w:hAnsi="Arial" w:cs="Arial"/>
        </w:rPr>
        <w:t>Buffoni</w:t>
      </w:r>
      <w:proofErr w:type="spellEnd"/>
      <w:r w:rsidRPr="00D102E6">
        <w:rPr>
          <w:rFonts w:ascii="Arial" w:hAnsi="Arial" w:cs="Arial"/>
        </w:rPr>
        <w:t>"(Fa-llos:337:329).</w:t>
      </w:r>
    </w:p>
    <w:p w14:paraId="615110FF"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Tal como se </w:t>
      </w:r>
      <w:proofErr w:type="gramStart"/>
      <w:r w:rsidRPr="00D102E6">
        <w:rPr>
          <w:rFonts w:ascii="Arial" w:hAnsi="Arial" w:cs="Arial"/>
        </w:rPr>
        <w:t>pronunciara</w:t>
      </w:r>
      <w:proofErr w:type="gramEnd"/>
      <w:r w:rsidRPr="00D102E6">
        <w:rPr>
          <w:rFonts w:ascii="Arial" w:hAnsi="Arial" w:cs="Arial"/>
        </w:rPr>
        <w:t xml:space="preserve"> la CJSN los límites del contrato de seguro son plenamente válidos y oponible a las víctimas: “La obligación del asegurador de reparar el daño tiene naturaleza meramente "contractual", y si su finalidad es </w:t>
      </w:r>
      <w:r w:rsidRPr="00D102E6">
        <w:rPr>
          <w:rFonts w:ascii="Arial" w:hAnsi="Arial" w:cs="Arial"/>
        </w:rPr>
        <w:lastRenderedPageBreak/>
        <w:t>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w:t>
      </w:r>
      <w:proofErr w:type="gramStart"/>
      <w:r w:rsidRPr="00D102E6">
        <w:rPr>
          <w:rFonts w:ascii="Arial" w:hAnsi="Arial" w:cs="Arial"/>
        </w:rPr>
        <w:t>F)/</w:t>
      </w:r>
      <w:proofErr w:type="gramEnd"/>
      <w:r w:rsidRPr="00D102E6">
        <w:rPr>
          <w:rFonts w:ascii="Arial" w:hAnsi="Arial" w:cs="Arial"/>
        </w:rPr>
        <w:t xml:space="preserve">CS1 “Flores, Lorena Romina c/ </w:t>
      </w:r>
      <w:proofErr w:type="spellStart"/>
      <w:r w:rsidRPr="00D102E6">
        <w:rPr>
          <w:rFonts w:ascii="Arial" w:hAnsi="Arial" w:cs="Arial"/>
        </w:rPr>
        <w:t>Gimenez</w:t>
      </w:r>
      <w:proofErr w:type="spellEnd"/>
      <w:r w:rsidRPr="00D102E6">
        <w:rPr>
          <w:rFonts w:ascii="Arial" w:hAnsi="Arial" w:cs="Arial"/>
        </w:rPr>
        <w:t xml:space="preserve">, Marcelino Osvaldo y </w:t>
      </w:r>
      <w:proofErr w:type="spellStart"/>
      <w:r w:rsidRPr="00D102E6">
        <w:rPr>
          <w:rFonts w:ascii="Arial" w:hAnsi="Arial" w:cs="Arial"/>
        </w:rPr>
        <w:t>otro s</w:t>
      </w:r>
      <w:proofErr w:type="spellEnd"/>
      <w:r w:rsidRPr="00D102E6">
        <w:rPr>
          <w:rFonts w:ascii="Arial" w:hAnsi="Arial" w:cs="Arial"/>
        </w:rPr>
        <w:t xml:space="preserve">/ Daños y perjuicios – </w:t>
      </w:r>
      <w:proofErr w:type="spellStart"/>
      <w:r w:rsidRPr="00D102E6">
        <w:rPr>
          <w:rFonts w:ascii="Arial" w:hAnsi="Arial" w:cs="Arial"/>
        </w:rPr>
        <w:t>acc</w:t>
      </w:r>
      <w:proofErr w:type="spellEnd"/>
      <w:r w:rsidRPr="00D102E6">
        <w:rPr>
          <w:rFonts w:ascii="Arial" w:hAnsi="Arial" w:cs="Arial"/>
        </w:rPr>
        <w:t xml:space="preserve">. Tran. c/ les. O muerte). Ratificado el 24/04/2018 mediante causa 31171/2012 “Aimar, </w:t>
      </w:r>
      <w:proofErr w:type="spellStart"/>
      <w:r w:rsidRPr="00D102E6">
        <w:rPr>
          <w:rFonts w:ascii="Arial" w:hAnsi="Arial" w:cs="Arial"/>
        </w:rPr>
        <w:t>Maria</w:t>
      </w:r>
      <w:proofErr w:type="spellEnd"/>
      <w:r w:rsidRPr="00D102E6">
        <w:rPr>
          <w:rFonts w:ascii="Arial" w:hAnsi="Arial" w:cs="Arial"/>
        </w:rPr>
        <w:t xml:space="preserve"> Cristina y otro c/ Molina, </w:t>
      </w:r>
      <w:proofErr w:type="spellStart"/>
      <w:r w:rsidRPr="00D102E6">
        <w:rPr>
          <w:rFonts w:ascii="Arial" w:hAnsi="Arial" w:cs="Arial"/>
        </w:rPr>
        <w:t>Jose</w:t>
      </w:r>
      <w:proofErr w:type="spellEnd"/>
      <w:r w:rsidRPr="00D102E6">
        <w:rPr>
          <w:rFonts w:ascii="Arial" w:hAnsi="Arial" w:cs="Arial"/>
        </w:rPr>
        <w:t xml:space="preserve"> Alfredo y otros s/ Daños y Perjuicios”.</w:t>
      </w:r>
    </w:p>
    <w:p w14:paraId="7E05F2C1"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En fecha el 14/12/2023 en los autos CIV 1728/2017/CS1 "Álvarez, Martín Lucero c/ Moscatelli, Emanuel Guillermo y </w:t>
      </w:r>
      <w:proofErr w:type="spellStart"/>
      <w:r w:rsidRPr="00D102E6">
        <w:rPr>
          <w:rFonts w:ascii="Arial" w:hAnsi="Arial" w:cs="Arial"/>
        </w:rPr>
        <w:t>otro s</w:t>
      </w:r>
      <w:proofErr w:type="spellEnd"/>
      <w:r w:rsidRPr="00D102E6">
        <w:rPr>
          <w:rFonts w:ascii="Arial" w:hAnsi="Arial" w:cs="Arial"/>
        </w:rPr>
        <w:t>/ Daños y Perjuicios", la CSJN ha ratificado su doctrina, despejando nuevamente toda opinión en contrario.</w:t>
      </w:r>
    </w:p>
    <w:p w14:paraId="453EDA70"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En consecuencia, para el supuesto caso de prosperar la demanda entablada por la parte actora, solicito que la sentencia se haga extensiva a mi representada sólo hasta el límite de cobertura invocado.</w:t>
      </w:r>
    </w:p>
    <w:p w14:paraId="174ECC23" w14:textId="77777777" w:rsidR="0082056E" w:rsidRPr="00D102E6" w:rsidRDefault="0082056E" w:rsidP="00E07E91">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DEFENSA EN JUICIO DEL ASEGURADO</w:t>
      </w:r>
    </w:p>
    <w:p w14:paraId="44FA1F33"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estos.</w:t>
      </w:r>
    </w:p>
    <w:p w14:paraId="4A8BC21E" w14:textId="77777777" w:rsidR="0082056E" w:rsidRPr="00D102E6" w:rsidRDefault="0082056E" w:rsidP="00E07E91">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NEGATIVA </w:t>
      </w:r>
    </w:p>
    <w:p w14:paraId="6EA2C386"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Niego todos y cada uno de los hechos que no sean materia de expreso reconocimiento en este responde. </w:t>
      </w:r>
    </w:p>
    <w:p w14:paraId="7533E895" w14:textId="577B24BD" w:rsidR="0082056E" w:rsidRPr="00D102E6" w:rsidRDefault="0082056E" w:rsidP="00E07E91">
      <w:pPr>
        <w:spacing w:line="360" w:lineRule="auto"/>
        <w:ind w:firstLine="709"/>
        <w:jc w:val="both"/>
        <w:rPr>
          <w:rFonts w:ascii="Arial" w:hAnsi="Arial" w:cs="Arial"/>
        </w:rPr>
      </w:pPr>
      <w:r w:rsidRPr="00D102E6">
        <w:rPr>
          <w:rFonts w:ascii="Arial" w:hAnsi="Arial" w:cs="Arial"/>
        </w:rPr>
        <w:t xml:space="preserve"> Niego la autenticidad de toda documentación acompañada a la demanda que no fuera expresamente reconocida por mi parte. En particular, niego y desconozco: </w:t>
      </w:r>
      <w:r w:rsidR="004F027F" w:rsidRPr="004F027F">
        <w:rPr>
          <w:rFonts w:ascii="Arial" w:hAnsi="Arial" w:cs="Arial"/>
        </w:rPr>
        <w:t xml:space="preserve">1. Acta de mediación y recibo de gastos. 2. DNI del actor GASTÓN LIONEL CORTESE 3. Denuncia administrativa 4. Certificado de cobertura 5. Título del automotor 6. Licencia de conducir de Leonardo Granados. 7. Presupuesto del Taller Noguera por $ 4.365.000 de fecha 16/07/2025 8. 14 fotos del vehículo siniestrado Volkswagen </w:t>
      </w:r>
      <w:proofErr w:type="spellStart"/>
      <w:r w:rsidR="004F027F" w:rsidRPr="004F027F">
        <w:rPr>
          <w:rFonts w:ascii="Arial" w:hAnsi="Arial" w:cs="Arial"/>
        </w:rPr>
        <w:t>Voyage</w:t>
      </w:r>
      <w:proofErr w:type="spellEnd"/>
      <w:r w:rsidR="004F027F" w:rsidRPr="004F027F">
        <w:rPr>
          <w:rFonts w:ascii="Arial" w:hAnsi="Arial" w:cs="Arial"/>
        </w:rPr>
        <w:t>- Dominio AA482KU 9. 8 fotos del lugar del hecho</w:t>
      </w:r>
      <w:r w:rsidR="004F027F">
        <w:rPr>
          <w:rFonts w:ascii="Arial" w:hAnsi="Arial" w:cs="Arial"/>
        </w:rPr>
        <w:t>.</w:t>
      </w:r>
    </w:p>
    <w:p w14:paraId="636E9489" w14:textId="77777777" w:rsidR="0082056E" w:rsidRPr="00D102E6" w:rsidRDefault="0082056E" w:rsidP="00E07E91">
      <w:pPr>
        <w:spacing w:line="360" w:lineRule="auto"/>
        <w:ind w:firstLine="709"/>
        <w:jc w:val="both"/>
        <w:rPr>
          <w:rFonts w:ascii="Arial" w:hAnsi="Arial" w:cs="Arial"/>
        </w:rPr>
      </w:pPr>
      <w:r w:rsidRPr="00D102E6">
        <w:rPr>
          <w:rFonts w:ascii="Arial" w:hAnsi="Arial" w:cs="Arial"/>
        </w:rPr>
        <w:lastRenderedPageBreak/>
        <w:t xml:space="preserve">En particular niego:  </w:t>
      </w:r>
    </w:p>
    <w:p w14:paraId="43B324D9" w14:textId="5227A50A" w:rsid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 xml:space="preserve">Niego que el actor se encontrara circulando por la calle Monroe </w:t>
      </w:r>
      <w:r w:rsidR="000339C1" w:rsidRPr="000339C1">
        <w:rPr>
          <w:rFonts w:ascii="Arial" w:hAnsi="Arial" w:cs="Arial"/>
        </w:rPr>
        <w:t>a la velocidad prudente que invoca en su demanda.</w:t>
      </w:r>
    </w:p>
    <w:p w14:paraId="5F93D47F" w14:textId="77777777" w:rsidR="00F40A11" w:rsidRPr="00F40A11" w:rsidRDefault="00F40A11" w:rsidP="00E07E91">
      <w:pPr>
        <w:pStyle w:val="Prrafodelista"/>
        <w:spacing w:line="360" w:lineRule="auto"/>
        <w:ind w:firstLine="709"/>
        <w:jc w:val="both"/>
        <w:rPr>
          <w:rFonts w:ascii="Arial" w:hAnsi="Arial" w:cs="Arial"/>
        </w:rPr>
      </w:pPr>
    </w:p>
    <w:p w14:paraId="3752F851" w14:textId="52F710C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hubiera atravesado la intersección con la calle Díaz Colodrero sin incidencia en la producción del hecho.</w:t>
      </w:r>
      <w:r>
        <w:rPr>
          <w:rFonts w:ascii="Arial" w:hAnsi="Arial" w:cs="Arial"/>
        </w:rPr>
        <w:br/>
      </w:r>
    </w:p>
    <w:p w14:paraId="24E3E799" w14:textId="1E31EDBC"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 xml:space="preserve">Niego que el actor condujera su vehículo </w:t>
      </w:r>
      <w:r w:rsidR="00AA5CE9" w:rsidRPr="00AA5CE9">
        <w:rPr>
          <w:rFonts w:ascii="Arial" w:hAnsi="Arial" w:cs="Arial"/>
        </w:rPr>
        <w:t>con la diligencia y precaución que afirma haber observado al momento del hecho.</w:t>
      </w:r>
      <w:r>
        <w:rPr>
          <w:rFonts w:ascii="Arial" w:hAnsi="Arial" w:cs="Arial"/>
        </w:rPr>
        <w:br/>
      </w:r>
    </w:p>
    <w:p w14:paraId="56755E2D" w14:textId="6F2ED2EE"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mantuviera en todo momento el dominio efectivo de su rodado.</w:t>
      </w:r>
      <w:r>
        <w:rPr>
          <w:rFonts w:ascii="Arial" w:hAnsi="Arial" w:cs="Arial"/>
        </w:rPr>
        <w:br/>
      </w:r>
    </w:p>
    <w:p w14:paraId="04466980" w14:textId="59AECF77"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circulara sin realizar maniobras que pudieran incidir en la producción del accidente.</w:t>
      </w:r>
      <w:r>
        <w:rPr>
          <w:rFonts w:ascii="Arial" w:hAnsi="Arial" w:cs="Arial"/>
        </w:rPr>
        <w:br/>
      </w:r>
    </w:p>
    <w:p w14:paraId="60C661CC" w14:textId="72A4C547"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vehículo del actor mantuviera una trayectoria rectilínea, estable y previsible como sostiene.</w:t>
      </w:r>
      <w:r>
        <w:rPr>
          <w:rFonts w:ascii="Arial" w:hAnsi="Arial" w:cs="Arial"/>
        </w:rPr>
        <w:br/>
      </w:r>
    </w:p>
    <w:p w14:paraId="40D2CEED" w14:textId="5D0E1A0B"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vehículo asegurado haya intentado sobrepasar al rodado del actor en la forma descripta en la demanda.</w:t>
      </w:r>
      <w:r>
        <w:rPr>
          <w:rFonts w:ascii="Arial" w:hAnsi="Arial" w:cs="Arial"/>
        </w:rPr>
        <w:br/>
      </w:r>
    </w:p>
    <w:p w14:paraId="62D9D37B" w14:textId="6F6C9EAD"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mi asegurado haya realizado una maniobra de adelantamiento sin adoptar las precauciones necesarias.</w:t>
      </w:r>
      <w:r>
        <w:rPr>
          <w:rFonts w:ascii="Arial" w:hAnsi="Arial" w:cs="Arial"/>
        </w:rPr>
        <w:br/>
      </w:r>
    </w:p>
    <w:p w14:paraId="74FBB959" w14:textId="0D10722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mi asegurado haya infringido normas de tránsito al momento del hecho.</w:t>
      </w:r>
      <w:r>
        <w:rPr>
          <w:rFonts w:ascii="Arial" w:hAnsi="Arial" w:cs="Arial"/>
        </w:rPr>
        <w:br/>
      </w:r>
    </w:p>
    <w:p w14:paraId="149E994C" w14:textId="3E2D17FA"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vehículo asegurado, luego de un supuesto adelantamiento, se haya desviado hacia la derecha en la forma relatada.</w:t>
      </w:r>
      <w:r>
        <w:rPr>
          <w:rFonts w:ascii="Arial" w:hAnsi="Arial" w:cs="Arial"/>
        </w:rPr>
        <w:br/>
      </w:r>
    </w:p>
    <w:p w14:paraId="73A765D1" w14:textId="0A52FFAD"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lastRenderedPageBreak/>
        <w:t>Niego que el vehículo de mi asegurado haya impactado contra el lateral izquierdo del rodado del actor en las circunstancias que describe.</w:t>
      </w:r>
      <w:r>
        <w:rPr>
          <w:rFonts w:ascii="Arial" w:hAnsi="Arial" w:cs="Arial"/>
        </w:rPr>
        <w:br/>
      </w:r>
    </w:p>
    <w:p w14:paraId="4DD5550B" w14:textId="726F7970"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la mecánica del accidente haya sido la descripta en la demanda.</w:t>
      </w:r>
      <w:r>
        <w:rPr>
          <w:rFonts w:ascii="Arial" w:hAnsi="Arial" w:cs="Arial"/>
        </w:rPr>
        <w:br/>
      </w:r>
    </w:p>
    <w:p w14:paraId="201B25EE" w14:textId="1052266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punto de impacto haya sido el lateral izquierdo del vehículo del actor en la forma invocada.</w:t>
      </w:r>
      <w:r>
        <w:rPr>
          <w:rFonts w:ascii="Arial" w:hAnsi="Arial" w:cs="Arial"/>
        </w:rPr>
        <w:br/>
      </w:r>
    </w:p>
    <w:p w14:paraId="070BBE04" w14:textId="3F5A4B6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haya sido embestido por el vehículo asegurado.</w:t>
      </w:r>
      <w:r>
        <w:rPr>
          <w:rFonts w:ascii="Arial" w:hAnsi="Arial" w:cs="Arial"/>
        </w:rPr>
        <w:br/>
      </w:r>
    </w:p>
    <w:p w14:paraId="5C1659CA" w14:textId="697803F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haya tenido una participación pasiva en la producción del hecho.</w:t>
      </w:r>
      <w:r>
        <w:rPr>
          <w:rFonts w:ascii="Arial" w:hAnsi="Arial" w:cs="Arial"/>
        </w:rPr>
        <w:br/>
      </w:r>
    </w:p>
    <w:p w14:paraId="166C2B6E" w14:textId="05D4248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accidente haya ocurrido por culpa exclusiva de mi asegurado.</w:t>
      </w:r>
      <w:r>
        <w:rPr>
          <w:rFonts w:ascii="Arial" w:hAnsi="Arial" w:cs="Arial"/>
        </w:rPr>
        <w:br/>
      </w:r>
    </w:p>
    <w:p w14:paraId="58BCC98F" w14:textId="3710D378"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mi asegurado haya generado el riesgo en los términos invocados por la actora.</w:t>
      </w:r>
      <w:r>
        <w:rPr>
          <w:rFonts w:ascii="Arial" w:hAnsi="Arial" w:cs="Arial"/>
        </w:rPr>
        <w:br/>
      </w:r>
    </w:p>
    <w:p w14:paraId="1528C09F" w14:textId="00176361"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exista relación causal adecuada entre la conducta atribuida a mi asegurado y el resultado dañoso denunciado.</w:t>
      </w:r>
      <w:r>
        <w:rPr>
          <w:rFonts w:ascii="Arial" w:hAnsi="Arial" w:cs="Arial"/>
        </w:rPr>
        <w:br/>
      </w:r>
    </w:p>
    <w:p w14:paraId="56ADBAA0" w14:textId="43F81507"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vehículo del actor haya sido desplazado hacia la derecha en la forma indicada.</w:t>
      </w:r>
      <w:r>
        <w:rPr>
          <w:rFonts w:ascii="Arial" w:hAnsi="Arial" w:cs="Arial"/>
        </w:rPr>
        <w:br/>
      </w:r>
    </w:p>
    <w:p w14:paraId="04A65187" w14:textId="067F5BF9"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dicho desplazamiento haya sido consecuencia exclusiva de una maniobra atribuible a mi asegurado.</w:t>
      </w:r>
      <w:r>
        <w:rPr>
          <w:rFonts w:ascii="Arial" w:hAnsi="Arial" w:cs="Arial"/>
        </w:rPr>
        <w:br/>
      </w:r>
    </w:p>
    <w:p w14:paraId="3A1B3FFD" w14:textId="7317E1A1"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vehículo del actor haya colisionado contra un contenedor de residuos como consecuencia necesaria del accionar del asegurado.</w:t>
      </w:r>
      <w:r>
        <w:rPr>
          <w:rFonts w:ascii="Arial" w:hAnsi="Arial" w:cs="Arial"/>
        </w:rPr>
        <w:br/>
      </w:r>
    </w:p>
    <w:p w14:paraId="40C20476" w14:textId="4B580AE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lastRenderedPageBreak/>
        <w:t>Niego que la totalidad de los daños invocados por el actor sean consecuencia del hecho denunciado.</w:t>
      </w:r>
      <w:r>
        <w:rPr>
          <w:rFonts w:ascii="Arial" w:hAnsi="Arial" w:cs="Arial"/>
        </w:rPr>
        <w:br/>
      </w:r>
    </w:p>
    <w:p w14:paraId="0D654CB1" w14:textId="006DB9E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procedencia del rubro daños materiales en la extensión y monto reclamado.</w:t>
      </w:r>
      <w:r>
        <w:rPr>
          <w:rFonts w:ascii="Arial" w:hAnsi="Arial" w:cs="Arial"/>
        </w:rPr>
        <w:br/>
      </w:r>
    </w:p>
    <w:p w14:paraId="4A969B35" w14:textId="6DF48D42"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los daños que el actor invoca en su vehículo hayan sido producidos íntegramente en el hecho que describe.</w:t>
      </w:r>
      <w:r>
        <w:rPr>
          <w:rFonts w:ascii="Arial" w:hAnsi="Arial" w:cs="Arial"/>
        </w:rPr>
        <w:br/>
      </w:r>
    </w:p>
    <w:p w14:paraId="701B149D" w14:textId="21DDD8A2"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los daños denunciados se correspondan con la mecánica del accidente relatada en la demanda.</w:t>
      </w:r>
      <w:r>
        <w:rPr>
          <w:rFonts w:ascii="Arial" w:hAnsi="Arial" w:cs="Arial"/>
        </w:rPr>
        <w:br/>
      </w:r>
    </w:p>
    <w:p w14:paraId="4DBD0AE9" w14:textId="25CE1F01"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presupuesto acompañado refleje el costo real, necesario y razonable de reparación del vehículo.</w:t>
      </w:r>
      <w:r>
        <w:rPr>
          <w:rFonts w:ascii="Arial" w:hAnsi="Arial" w:cs="Arial"/>
        </w:rPr>
        <w:br/>
      </w:r>
    </w:p>
    <w:p w14:paraId="23380B05" w14:textId="316D48B1"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las reparaciones detalladas en dicho presupuesto sean consecuencia directa del hecho denunciado.</w:t>
      </w:r>
      <w:r>
        <w:rPr>
          <w:rFonts w:ascii="Arial" w:hAnsi="Arial" w:cs="Arial"/>
        </w:rPr>
        <w:br/>
      </w:r>
    </w:p>
    <w:p w14:paraId="2F879B3B" w14:textId="4E8C74A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los valores consignados en el presupuesto sean acordes a valores de mercado.</w:t>
      </w:r>
      <w:r>
        <w:rPr>
          <w:rFonts w:ascii="Arial" w:hAnsi="Arial" w:cs="Arial"/>
        </w:rPr>
        <w:br/>
      </w:r>
    </w:p>
    <w:p w14:paraId="3CB37FC9" w14:textId="49B0707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haya efectuado las reparaciones que invoca o que las mismas resulten necesarias en su totalidad.</w:t>
      </w:r>
      <w:r>
        <w:rPr>
          <w:rFonts w:ascii="Arial" w:hAnsi="Arial" w:cs="Arial"/>
        </w:rPr>
        <w:br/>
      </w:r>
    </w:p>
    <w:p w14:paraId="48689132" w14:textId="4045211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procedencia del rubro lucro cesante reclamado.</w:t>
      </w:r>
      <w:r>
        <w:rPr>
          <w:rFonts w:ascii="Arial" w:hAnsi="Arial" w:cs="Arial"/>
        </w:rPr>
        <w:br/>
      </w:r>
    </w:p>
    <w:p w14:paraId="34AA51E3" w14:textId="3F3C41FE"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haya sufrido una pérdida de ingresos como consecuencia del hecho.</w:t>
      </w:r>
      <w:r>
        <w:rPr>
          <w:rFonts w:ascii="Arial" w:hAnsi="Arial" w:cs="Arial"/>
        </w:rPr>
        <w:br/>
      </w:r>
    </w:p>
    <w:p w14:paraId="753B10C8" w14:textId="70C609F3"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haya visto afectada su actividad económica en los términos invocados.</w:t>
      </w:r>
      <w:r>
        <w:rPr>
          <w:rFonts w:ascii="Arial" w:hAnsi="Arial" w:cs="Arial"/>
        </w:rPr>
        <w:br/>
      </w:r>
    </w:p>
    <w:p w14:paraId="71536B75" w14:textId="70A5C5B9"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lastRenderedPageBreak/>
        <w:t>Niego que exista relación causal entre el hecho denunciado y el lucro cesante pretendido.</w:t>
      </w:r>
      <w:r>
        <w:rPr>
          <w:rFonts w:ascii="Arial" w:hAnsi="Arial" w:cs="Arial"/>
        </w:rPr>
        <w:br/>
      </w:r>
    </w:p>
    <w:p w14:paraId="63045B77" w14:textId="1192CF0A"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cuantificación del rubro lucro cesante por carecer de sustento probatorio.</w:t>
      </w:r>
      <w:r>
        <w:rPr>
          <w:rFonts w:ascii="Arial" w:hAnsi="Arial" w:cs="Arial"/>
        </w:rPr>
        <w:br/>
      </w:r>
    </w:p>
    <w:p w14:paraId="5F9295A6" w14:textId="43FCF0A0"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procedencia del rubro desvalorización del vehículo.</w:t>
      </w:r>
      <w:r>
        <w:rPr>
          <w:rFonts w:ascii="Arial" w:hAnsi="Arial" w:cs="Arial"/>
        </w:rPr>
        <w:br/>
      </w:r>
    </w:p>
    <w:p w14:paraId="7DF3D230" w14:textId="02677F6D"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rodado del actor haya sufrido pérdida de valor venal como consecuencia del hecho.</w:t>
      </w:r>
      <w:r>
        <w:rPr>
          <w:rFonts w:ascii="Arial" w:hAnsi="Arial" w:cs="Arial"/>
        </w:rPr>
        <w:br/>
      </w:r>
    </w:p>
    <w:p w14:paraId="0571B1F2" w14:textId="14D4A5FF"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exista base técnica que justifique la desvalorización invocada.</w:t>
      </w:r>
      <w:r>
        <w:rPr>
          <w:rFonts w:ascii="Arial" w:hAnsi="Arial" w:cs="Arial"/>
        </w:rPr>
        <w:br/>
      </w:r>
    </w:p>
    <w:p w14:paraId="07498D71" w14:textId="6B9B0B74"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cuantificación efectuada por la actora respecto de dicho rubro.</w:t>
      </w:r>
      <w:r>
        <w:rPr>
          <w:rFonts w:ascii="Arial" w:hAnsi="Arial" w:cs="Arial"/>
        </w:rPr>
        <w:br/>
      </w:r>
    </w:p>
    <w:p w14:paraId="134561AB" w14:textId="363C705C"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monto total reclamado de $6.040.000 guarde relación con los daños efectivamente sufridos.</w:t>
      </w:r>
      <w:r>
        <w:rPr>
          <w:rFonts w:ascii="Arial" w:hAnsi="Arial" w:cs="Arial"/>
        </w:rPr>
        <w:br/>
      </w:r>
    </w:p>
    <w:p w14:paraId="611093E8" w14:textId="7CDD0717"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procedencia de intereses en la forma, tasa y desde la fecha pretendida.</w:t>
      </w:r>
      <w:r>
        <w:rPr>
          <w:rFonts w:ascii="Arial" w:hAnsi="Arial" w:cs="Arial"/>
        </w:rPr>
        <w:br/>
      </w:r>
    </w:p>
    <w:p w14:paraId="31474F4A" w14:textId="7F9460A0" w:rsidR="00F40A11" w:rsidRPr="00F40A11"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la procedencia de actualización monetaria en los términos solicitados.</w:t>
      </w:r>
      <w:r>
        <w:rPr>
          <w:rFonts w:ascii="Arial" w:hAnsi="Arial" w:cs="Arial"/>
        </w:rPr>
        <w:br/>
      </w:r>
    </w:p>
    <w:p w14:paraId="4F271EF1" w14:textId="17B9A154" w:rsidR="00B70D66" w:rsidRDefault="00F40A11" w:rsidP="00E07E91">
      <w:pPr>
        <w:pStyle w:val="Prrafodelista"/>
        <w:numPr>
          <w:ilvl w:val="0"/>
          <w:numId w:val="2"/>
        </w:numPr>
        <w:spacing w:line="360" w:lineRule="auto"/>
        <w:ind w:firstLine="709"/>
        <w:jc w:val="both"/>
        <w:rPr>
          <w:rFonts w:ascii="Arial" w:hAnsi="Arial" w:cs="Arial"/>
        </w:rPr>
      </w:pPr>
      <w:r w:rsidRPr="00F40A11">
        <w:rPr>
          <w:rFonts w:ascii="Arial" w:hAnsi="Arial" w:cs="Arial"/>
        </w:rPr>
        <w:t>Niego que el actor tenga derecho a percibir suma alguna en concepto de indemnización con fundamento en los hechos que invoca.</w:t>
      </w:r>
    </w:p>
    <w:p w14:paraId="490F70C4" w14:textId="77777777" w:rsidR="00F40A11" w:rsidRDefault="00F40A11" w:rsidP="00E07E91">
      <w:pPr>
        <w:pStyle w:val="Prrafodelista"/>
        <w:spacing w:line="360" w:lineRule="auto"/>
        <w:ind w:firstLine="709"/>
        <w:jc w:val="both"/>
        <w:rPr>
          <w:rFonts w:ascii="Arial" w:hAnsi="Arial" w:cs="Arial"/>
        </w:rPr>
      </w:pPr>
    </w:p>
    <w:p w14:paraId="0FE0E5B9" w14:textId="7F873D72" w:rsidR="00F40A11" w:rsidRPr="00F40A11" w:rsidRDefault="00F40A11" w:rsidP="00E07E91">
      <w:pPr>
        <w:pStyle w:val="Prrafodelista"/>
        <w:numPr>
          <w:ilvl w:val="0"/>
          <w:numId w:val="1"/>
        </w:numPr>
        <w:spacing w:line="360" w:lineRule="auto"/>
        <w:ind w:firstLine="709"/>
        <w:jc w:val="both"/>
        <w:rPr>
          <w:rFonts w:ascii="Arial" w:hAnsi="Arial" w:cs="Arial"/>
          <w:b/>
          <w:bCs/>
          <w:u w:val="single"/>
        </w:rPr>
      </w:pPr>
      <w:r w:rsidRPr="00F40A11">
        <w:rPr>
          <w:rFonts w:ascii="Arial" w:hAnsi="Arial" w:cs="Arial"/>
          <w:b/>
          <w:bCs/>
          <w:u w:val="single"/>
        </w:rPr>
        <w:t>LA REALIDAD DE LOS HECHOS</w:t>
      </w:r>
    </w:p>
    <w:p w14:paraId="72FF2EB1" w14:textId="2A5D9E57" w:rsidR="00F00E9D" w:rsidRPr="00F00E9D" w:rsidRDefault="00F00E9D" w:rsidP="00E07E91">
      <w:pPr>
        <w:spacing w:line="360" w:lineRule="auto"/>
        <w:ind w:firstLine="709"/>
        <w:jc w:val="both"/>
        <w:rPr>
          <w:rFonts w:ascii="Arial" w:hAnsi="Arial" w:cs="Arial"/>
        </w:rPr>
      </w:pPr>
      <w:r w:rsidRPr="00F00E9D">
        <w:rPr>
          <w:rFonts w:ascii="Arial" w:hAnsi="Arial" w:cs="Arial"/>
        </w:rPr>
        <w:t>De acuerdo con la denuncia de</w:t>
      </w:r>
      <w:r>
        <w:rPr>
          <w:rFonts w:ascii="Arial" w:hAnsi="Arial" w:cs="Arial"/>
        </w:rPr>
        <w:t>l</w:t>
      </w:r>
      <w:r w:rsidRPr="00F00E9D">
        <w:rPr>
          <w:rFonts w:ascii="Arial" w:hAnsi="Arial" w:cs="Arial"/>
        </w:rPr>
        <w:t xml:space="preserve"> siniestro formulada por el asegurado ante la citada en garantía, el hecho que motiva estas actuaciones ocurrió el día 10 de julio de 2025, aproximadamente a las 20:10 horas, sobre la calle Monroe.</w:t>
      </w:r>
    </w:p>
    <w:p w14:paraId="55DF478F" w14:textId="5E57F209" w:rsidR="00F00E9D" w:rsidRPr="00F00E9D" w:rsidRDefault="00F00E9D" w:rsidP="00E07E91">
      <w:pPr>
        <w:spacing w:line="360" w:lineRule="auto"/>
        <w:ind w:firstLine="709"/>
        <w:jc w:val="both"/>
        <w:rPr>
          <w:rFonts w:ascii="Arial" w:hAnsi="Arial" w:cs="Arial"/>
        </w:rPr>
      </w:pPr>
      <w:r w:rsidRPr="00F00E9D">
        <w:rPr>
          <w:rFonts w:ascii="Arial" w:hAnsi="Arial" w:cs="Arial"/>
        </w:rPr>
        <w:lastRenderedPageBreak/>
        <w:t>Cabe señalar que dicha arteria posee cuatro carriles en un único sentido de circulación, siendo habitual que los carriles laterales se encuentren ocupados por vehículos estacionados, lo que en la práctica reduce la circulación efectiva a los dos carriles centrales.</w:t>
      </w:r>
    </w:p>
    <w:p w14:paraId="4D2CDB29" w14:textId="792011CE" w:rsidR="00F00E9D" w:rsidRPr="00F00E9D" w:rsidRDefault="00F00E9D" w:rsidP="00E07E91">
      <w:pPr>
        <w:spacing w:line="360" w:lineRule="auto"/>
        <w:ind w:firstLine="709"/>
        <w:jc w:val="both"/>
        <w:rPr>
          <w:rFonts w:ascii="Arial" w:hAnsi="Arial" w:cs="Arial"/>
        </w:rPr>
      </w:pPr>
      <w:r w:rsidRPr="00F00E9D">
        <w:rPr>
          <w:rFonts w:ascii="Arial" w:hAnsi="Arial" w:cs="Arial"/>
        </w:rPr>
        <w:t>En ese contexto, el vehículo asegurado se encontraba circulando por dicha arteria en forma reglamentaria, manteniendo su carril de circulación y con dominio de la unidad.</w:t>
      </w:r>
    </w:p>
    <w:p w14:paraId="60A114D3" w14:textId="05DA29D6" w:rsidR="00F00E9D" w:rsidRPr="00F00E9D" w:rsidRDefault="00F00E9D" w:rsidP="00E07E91">
      <w:pPr>
        <w:spacing w:line="360" w:lineRule="auto"/>
        <w:ind w:firstLine="709"/>
        <w:jc w:val="both"/>
        <w:rPr>
          <w:rFonts w:ascii="Arial" w:hAnsi="Arial" w:cs="Arial"/>
        </w:rPr>
      </w:pPr>
      <w:r w:rsidRPr="00F00E9D">
        <w:rPr>
          <w:rFonts w:ascii="Arial" w:hAnsi="Arial" w:cs="Arial"/>
        </w:rPr>
        <w:t xml:space="preserve">En tales circunstancias, el vehículo conducido por la parte actora </w:t>
      </w:r>
      <w:r>
        <w:rPr>
          <w:rFonts w:ascii="Arial" w:hAnsi="Arial" w:cs="Arial"/>
        </w:rPr>
        <w:t>-</w:t>
      </w:r>
      <w:r w:rsidRPr="00F00E9D">
        <w:rPr>
          <w:rFonts w:ascii="Arial" w:hAnsi="Arial" w:cs="Arial"/>
        </w:rPr>
        <w:t>que se encontraba estacionado sobre la línea de vehículos ubicados en los carriles laterales</w:t>
      </w:r>
      <w:r>
        <w:rPr>
          <w:rFonts w:ascii="Arial" w:hAnsi="Arial" w:cs="Arial"/>
        </w:rPr>
        <w:t>-</w:t>
      </w:r>
      <w:r w:rsidRPr="00F00E9D">
        <w:rPr>
          <w:rFonts w:ascii="Arial" w:hAnsi="Arial" w:cs="Arial"/>
        </w:rPr>
        <w:t xml:space="preserve"> inició una maniobra de incorporación a la circulación, invadiendo la trayectoria del rodado asegurado.</w:t>
      </w:r>
    </w:p>
    <w:p w14:paraId="4DF195CD" w14:textId="4BDA1049" w:rsidR="00F00E9D" w:rsidRPr="00F00E9D" w:rsidRDefault="00F00E9D" w:rsidP="00E07E91">
      <w:pPr>
        <w:spacing w:line="360" w:lineRule="auto"/>
        <w:ind w:firstLine="709"/>
        <w:jc w:val="both"/>
        <w:rPr>
          <w:rFonts w:ascii="Arial" w:hAnsi="Arial" w:cs="Arial"/>
        </w:rPr>
      </w:pPr>
      <w:r w:rsidRPr="00F00E9D">
        <w:rPr>
          <w:rFonts w:ascii="Arial" w:hAnsi="Arial" w:cs="Arial"/>
        </w:rPr>
        <w:t>Dicha maniobra se llevó a cabo sin advertir adecuadamente la circulación preexistente ni respetar la prioridad de paso de quien ya se encontraba transitando por la calzada, generando así una situación de riesgo que derivó en el contacto entre ambos vehículos.</w:t>
      </w:r>
    </w:p>
    <w:p w14:paraId="2C923B5A" w14:textId="2104AFD4" w:rsidR="00F00E9D" w:rsidRPr="00F00E9D" w:rsidRDefault="00F00E9D" w:rsidP="00E07E91">
      <w:pPr>
        <w:spacing w:line="360" w:lineRule="auto"/>
        <w:ind w:firstLine="709"/>
        <w:jc w:val="both"/>
        <w:rPr>
          <w:rFonts w:ascii="Arial" w:hAnsi="Arial" w:cs="Arial"/>
        </w:rPr>
      </w:pPr>
      <w:r w:rsidRPr="00F00E9D">
        <w:rPr>
          <w:rFonts w:ascii="Arial" w:hAnsi="Arial" w:cs="Arial"/>
        </w:rPr>
        <w:t>El impacto se produjo entre el sector delantero derecho del vehículo asegurado y el lateral izquierdo del rodado del actor.</w:t>
      </w:r>
    </w:p>
    <w:p w14:paraId="56432587" w14:textId="38D08D01" w:rsidR="00F00E9D" w:rsidRPr="00F00E9D" w:rsidRDefault="00F00E9D" w:rsidP="00E07E91">
      <w:pPr>
        <w:spacing w:line="360" w:lineRule="auto"/>
        <w:ind w:firstLine="709"/>
        <w:jc w:val="both"/>
        <w:rPr>
          <w:rFonts w:ascii="Arial" w:hAnsi="Arial" w:cs="Arial"/>
        </w:rPr>
      </w:pPr>
      <w:r w:rsidRPr="00F00E9D">
        <w:rPr>
          <w:rFonts w:ascii="Arial" w:hAnsi="Arial" w:cs="Arial"/>
        </w:rPr>
        <w:t>La mecánica descripta encuentra sustento directo en la ubicación y características de los daños constatados.</w:t>
      </w:r>
    </w:p>
    <w:p w14:paraId="46AA1272" w14:textId="58651481" w:rsidR="00F00E9D" w:rsidRPr="00F00E9D" w:rsidRDefault="00F00E9D" w:rsidP="00E07E91">
      <w:pPr>
        <w:spacing w:line="360" w:lineRule="auto"/>
        <w:ind w:firstLine="709"/>
        <w:jc w:val="both"/>
        <w:rPr>
          <w:rFonts w:ascii="Arial" w:hAnsi="Arial" w:cs="Arial"/>
        </w:rPr>
      </w:pPr>
      <w:r w:rsidRPr="00F00E9D">
        <w:rPr>
          <w:rFonts w:ascii="Arial" w:hAnsi="Arial" w:cs="Arial"/>
        </w:rPr>
        <w:t>En efecto, el vehículo del actor presenta un hundimiento localizado en su lateral izquierdo, lo cual resulta plenamente compatible con una maniobra de incorporación desde una posición detenida o estacionada, en la que el rodado invade la trayectoria de otro vehículo en circulación.</w:t>
      </w:r>
    </w:p>
    <w:p w14:paraId="5EE3A88D" w14:textId="3CDBD41C" w:rsidR="00F00E9D" w:rsidRPr="00F00E9D" w:rsidRDefault="00F00E9D" w:rsidP="00E07E91">
      <w:pPr>
        <w:spacing w:line="360" w:lineRule="auto"/>
        <w:ind w:firstLine="709"/>
        <w:jc w:val="both"/>
        <w:rPr>
          <w:rFonts w:ascii="Arial" w:hAnsi="Arial" w:cs="Arial"/>
        </w:rPr>
      </w:pPr>
      <w:r w:rsidRPr="00F00E9D">
        <w:rPr>
          <w:rFonts w:ascii="Arial" w:hAnsi="Arial" w:cs="Arial"/>
        </w:rPr>
        <w:t>Por el contrario, de haber ocurrido el hecho en la forma sostenida por la parte actora —esto es, mediante una maniobra de adelantamiento con desplazamiento lateral del vehículo asegurado— los daños esperables hubieran sido de tipo superficial o longitudinal, propios de una fricción o roce, y no un impacto con deformación como el que efectivamente se verifica.</w:t>
      </w:r>
    </w:p>
    <w:p w14:paraId="70810B2D" w14:textId="33BE27AC" w:rsidR="00F00E9D" w:rsidRPr="00F00E9D" w:rsidRDefault="00F00E9D" w:rsidP="00E07E91">
      <w:pPr>
        <w:spacing w:line="360" w:lineRule="auto"/>
        <w:ind w:firstLine="709"/>
        <w:jc w:val="both"/>
        <w:rPr>
          <w:rFonts w:ascii="Arial" w:hAnsi="Arial" w:cs="Arial"/>
        </w:rPr>
      </w:pPr>
      <w:r w:rsidRPr="00F00E9D">
        <w:rPr>
          <w:rFonts w:ascii="Arial" w:hAnsi="Arial" w:cs="Arial"/>
        </w:rPr>
        <w:t>En otras palabras, la morfología del daño resulta consistente con la versión del asegurado e incompatible con la hipótesis introducida en la demanda.</w:t>
      </w:r>
    </w:p>
    <w:p w14:paraId="05719902" w14:textId="68E40284" w:rsidR="00347C66" w:rsidRPr="00347C66" w:rsidRDefault="00347C66" w:rsidP="00E07E91">
      <w:pPr>
        <w:spacing w:line="360" w:lineRule="auto"/>
        <w:ind w:firstLine="709"/>
        <w:jc w:val="both"/>
        <w:rPr>
          <w:rFonts w:ascii="Arial" w:hAnsi="Arial" w:cs="Arial"/>
        </w:rPr>
      </w:pPr>
      <w:r w:rsidRPr="00347C66">
        <w:rPr>
          <w:rFonts w:ascii="Arial" w:hAnsi="Arial" w:cs="Arial"/>
        </w:rPr>
        <w:lastRenderedPageBreak/>
        <w:t>En consecuencia, la conducta desplegada por el actor al incorporarse a la circulación desde una posición de estacionamiento, sin verificar previamente que podía hacerlo sin interferir en la trayectoria de los vehículos que ya circulaban, constituye la causa adecuada y exclusiva del evento dañoso.</w:t>
      </w:r>
    </w:p>
    <w:p w14:paraId="72078E3B" w14:textId="77777777" w:rsidR="00347C66" w:rsidRPr="00347C66" w:rsidRDefault="00347C66" w:rsidP="00E07E91">
      <w:pPr>
        <w:spacing w:line="360" w:lineRule="auto"/>
        <w:ind w:firstLine="709"/>
        <w:jc w:val="both"/>
        <w:rPr>
          <w:rFonts w:ascii="Arial" w:hAnsi="Arial" w:cs="Arial"/>
        </w:rPr>
      </w:pPr>
      <w:r w:rsidRPr="00347C66">
        <w:rPr>
          <w:rFonts w:ascii="Arial" w:hAnsi="Arial" w:cs="Arial"/>
        </w:rPr>
        <w:t>Dicha maniobra importa una infracción al deber de conducción diligente y a las reglas básicas de incorporación al tránsito, generando un riesgo propio que se materializó en el resultado dañoso.</w:t>
      </w:r>
    </w:p>
    <w:p w14:paraId="21CA0988" w14:textId="780CDA63" w:rsidR="00347C66" w:rsidRPr="00F00E9D" w:rsidRDefault="00347C66" w:rsidP="00E07E91">
      <w:pPr>
        <w:spacing w:line="360" w:lineRule="auto"/>
        <w:ind w:firstLine="709"/>
        <w:jc w:val="both"/>
        <w:rPr>
          <w:rFonts w:ascii="Arial" w:hAnsi="Arial" w:cs="Arial"/>
        </w:rPr>
      </w:pPr>
      <w:r w:rsidRPr="00347C66">
        <w:rPr>
          <w:rFonts w:ascii="Arial" w:hAnsi="Arial" w:cs="Arial"/>
        </w:rPr>
        <w:t>En tales condiciones, el accionar del actor interrumpe el nexo causal respecto de cualquier responsabilidad que se pretenda atribuir al asegurado, en tanto el daño no resulta consecuencia de una conducta atribuible a éste, sino del obrar imprudente de quien se incorporó a la circulación sin respetar la prioridad de quien ya se encontraba transitando.</w:t>
      </w:r>
    </w:p>
    <w:p w14:paraId="6506CC25" w14:textId="28A542AA" w:rsidR="00F40A11" w:rsidRDefault="001D3391" w:rsidP="00E07E91">
      <w:pPr>
        <w:pStyle w:val="Prrafodelista"/>
        <w:numPr>
          <w:ilvl w:val="0"/>
          <w:numId w:val="1"/>
        </w:numPr>
        <w:spacing w:line="360" w:lineRule="auto"/>
        <w:ind w:firstLine="709"/>
        <w:jc w:val="both"/>
        <w:rPr>
          <w:rFonts w:ascii="Arial" w:hAnsi="Arial" w:cs="Arial"/>
          <w:b/>
          <w:bCs/>
          <w:u w:val="single"/>
        </w:rPr>
      </w:pPr>
      <w:r>
        <w:rPr>
          <w:rFonts w:ascii="Arial" w:hAnsi="Arial" w:cs="Arial"/>
          <w:b/>
          <w:bCs/>
          <w:u w:val="single"/>
        </w:rPr>
        <w:t>IMPUGNA LIQUIDACIÓN</w:t>
      </w:r>
    </w:p>
    <w:p w14:paraId="51C5B94A" w14:textId="7B72ED98" w:rsidR="001D3391" w:rsidRPr="001D3391" w:rsidRDefault="001D3391" w:rsidP="00E07E91">
      <w:pPr>
        <w:spacing w:line="360" w:lineRule="auto"/>
        <w:ind w:firstLine="709"/>
        <w:jc w:val="both"/>
        <w:rPr>
          <w:rFonts w:ascii="Arial" w:hAnsi="Arial" w:cs="Arial"/>
        </w:rPr>
      </w:pPr>
      <w:r w:rsidRPr="001D3391">
        <w:rPr>
          <w:rFonts w:ascii="Arial" w:hAnsi="Arial" w:cs="Arial"/>
        </w:rPr>
        <w:t>Impugno la liquidación practicada en la demanda por excesiva y desproporcionada, negando que le asista derecho al actor a percibir su importe, que arroja la suma de $</w:t>
      </w:r>
      <w:r w:rsidRPr="001D3391">
        <w:t xml:space="preserve"> </w:t>
      </w:r>
      <w:r w:rsidRPr="001D3391">
        <w:rPr>
          <w:rFonts w:ascii="Arial" w:hAnsi="Arial" w:cs="Arial"/>
        </w:rPr>
        <w:t>6.040.000.</w:t>
      </w:r>
    </w:p>
    <w:p w14:paraId="7A4EC412" w14:textId="3BA865A1" w:rsidR="001D6EBE" w:rsidRDefault="001D3391" w:rsidP="00E07E91">
      <w:pPr>
        <w:spacing w:line="360" w:lineRule="auto"/>
        <w:ind w:firstLine="709"/>
        <w:jc w:val="both"/>
        <w:rPr>
          <w:rFonts w:ascii="Arial" w:hAnsi="Arial" w:cs="Arial"/>
          <w:b/>
          <w:bCs/>
          <w:u w:val="single"/>
        </w:rPr>
      </w:pPr>
      <w:r w:rsidRPr="001D3391">
        <w:rPr>
          <w:rFonts w:ascii="Arial" w:hAnsi="Arial" w:cs="Arial"/>
          <w:b/>
          <w:bCs/>
          <w:u w:val="single"/>
        </w:rPr>
        <w:t>Impugno el rubro daños materiales por la suma de $4.365.000</w:t>
      </w:r>
      <w:r>
        <w:rPr>
          <w:rFonts w:ascii="Arial" w:hAnsi="Arial" w:cs="Arial"/>
          <w:b/>
          <w:bCs/>
          <w:u w:val="single"/>
        </w:rPr>
        <w:t>.-</w:t>
      </w:r>
    </w:p>
    <w:p w14:paraId="0CBFE0AD" w14:textId="37BDD7D9" w:rsidR="001D3391" w:rsidRDefault="001D3391" w:rsidP="00E07E91">
      <w:pPr>
        <w:spacing w:line="360" w:lineRule="auto"/>
        <w:ind w:firstLine="709"/>
        <w:jc w:val="both"/>
        <w:rPr>
          <w:rFonts w:ascii="Arial" w:hAnsi="Arial" w:cs="Arial"/>
        </w:rPr>
      </w:pPr>
      <w:r w:rsidRPr="001D3391">
        <w:rPr>
          <w:rFonts w:ascii="Arial" w:hAnsi="Arial" w:cs="Arial"/>
        </w:rPr>
        <w:t>El monto reclamado resulta manifiestamente excesivo, infundado y carente de respaldo técnico suficiente.</w:t>
      </w:r>
    </w:p>
    <w:p w14:paraId="5898F1B0" w14:textId="50BCCB10" w:rsidR="001D3391" w:rsidRPr="001D3391" w:rsidRDefault="001D3391" w:rsidP="00E07E91">
      <w:pPr>
        <w:spacing w:line="360" w:lineRule="auto"/>
        <w:ind w:firstLine="709"/>
        <w:jc w:val="both"/>
        <w:rPr>
          <w:rFonts w:ascii="Arial" w:hAnsi="Arial" w:cs="Arial"/>
        </w:rPr>
      </w:pPr>
      <w:r w:rsidRPr="009113AA">
        <w:rPr>
          <w:rFonts w:ascii="Arial" w:hAnsi="Arial" w:cs="Arial"/>
        </w:rPr>
        <w:t>Rechazo el presupuesto emitido por</w:t>
      </w:r>
      <w:r>
        <w:rPr>
          <w:rFonts w:ascii="Arial" w:hAnsi="Arial" w:cs="Arial"/>
        </w:rPr>
        <w:t xml:space="preserve"> “</w:t>
      </w:r>
      <w:r w:rsidRPr="001D3391">
        <w:rPr>
          <w:rFonts w:ascii="Arial" w:hAnsi="Arial" w:cs="Arial"/>
        </w:rPr>
        <w:t>Taller de Chapa y Pintura Noguera</w:t>
      </w:r>
      <w:r>
        <w:rPr>
          <w:rFonts w:ascii="Arial" w:hAnsi="Arial" w:cs="Arial"/>
        </w:rPr>
        <w:t xml:space="preserve">” </w:t>
      </w:r>
      <w:r w:rsidRPr="009113AA">
        <w:rPr>
          <w:rFonts w:ascii="Arial" w:hAnsi="Arial" w:cs="Arial"/>
        </w:rPr>
        <w:t>por ser un documento privado emanado de terceros no reconocido ni ratificado.</w:t>
      </w:r>
    </w:p>
    <w:p w14:paraId="7D4D3450" w14:textId="4D412A40" w:rsidR="001D3391" w:rsidRPr="001D3391" w:rsidRDefault="001D3391" w:rsidP="00E07E91">
      <w:pPr>
        <w:spacing w:line="360" w:lineRule="auto"/>
        <w:ind w:firstLine="709"/>
        <w:jc w:val="both"/>
        <w:rPr>
          <w:rFonts w:ascii="Arial" w:hAnsi="Arial" w:cs="Arial"/>
        </w:rPr>
      </w:pPr>
      <w:r w:rsidRPr="001D3391">
        <w:rPr>
          <w:rFonts w:ascii="Arial" w:hAnsi="Arial" w:cs="Arial"/>
        </w:rPr>
        <w:t>En primer lugar, se desconoce que la totalidad de los daños invocados guarde relación causal adecuada con el hecho denunciado, en tanto la mecánica descripta por la parte actora no se corresponde con la naturaleza y ubicación de los daños que pretende imputar</w:t>
      </w:r>
      <w:r>
        <w:rPr>
          <w:rFonts w:ascii="Arial" w:hAnsi="Arial" w:cs="Arial"/>
        </w:rPr>
        <w:t>, ni con el relato de los hechos por parte del asegurado de mi representada</w:t>
      </w:r>
      <w:r w:rsidRPr="001D3391">
        <w:rPr>
          <w:rFonts w:ascii="Arial" w:hAnsi="Arial" w:cs="Arial"/>
        </w:rPr>
        <w:t>.</w:t>
      </w:r>
    </w:p>
    <w:p w14:paraId="57BD4860" w14:textId="1E0F2959" w:rsidR="001D3391" w:rsidRPr="001D3391" w:rsidRDefault="001D3391" w:rsidP="00E07E91">
      <w:pPr>
        <w:spacing w:line="360" w:lineRule="auto"/>
        <w:ind w:firstLine="709"/>
        <w:jc w:val="both"/>
        <w:rPr>
          <w:rFonts w:ascii="Arial" w:hAnsi="Arial" w:cs="Arial"/>
        </w:rPr>
      </w:pPr>
      <w:r w:rsidRPr="001D3391">
        <w:rPr>
          <w:rFonts w:ascii="Arial" w:hAnsi="Arial" w:cs="Arial"/>
        </w:rPr>
        <w:t>Asimismo, el presupuesto acompañado carece de valor probatorio suficiente, en tanto no se encuentra avalado por pericia técnica ni acredita que las reparaciones allí consignadas resulten necesarias, efectivas y directamente vinculadas al siniestro.</w:t>
      </w:r>
    </w:p>
    <w:p w14:paraId="596FAA01" w14:textId="5D40E7F2" w:rsidR="001D3391" w:rsidRDefault="001D3391" w:rsidP="00E07E91">
      <w:pPr>
        <w:spacing w:line="360" w:lineRule="auto"/>
        <w:ind w:firstLine="709"/>
        <w:jc w:val="both"/>
        <w:rPr>
          <w:rFonts w:ascii="Arial" w:hAnsi="Arial" w:cs="Arial"/>
        </w:rPr>
      </w:pPr>
      <w:r w:rsidRPr="001D3391">
        <w:rPr>
          <w:rFonts w:ascii="Arial" w:hAnsi="Arial" w:cs="Arial"/>
        </w:rPr>
        <w:lastRenderedPageBreak/>
        <w:t>Tampoco se ha demostrado que los valores consignados se correspondan con precios de mercado, ni que el actor haya efectivamente realizado las reparaciones invocadas.</w:t>
      </w:r>
    </w:p>
    <w:p w14:paraId="249BD20C" w14:textId="77777777" w:rsidR="0064395D" w:rsidRPr="0064395D" w:rsidRDefault="0064395D" w:rsidP="00E07E91">
      <w:pPr>
        <w:spacing w:line="360" w:lineRule="auto"/>
        <w:ind w:firstLine="709"/>
        <w:jc w:val="both"/>
        <w:rPr>
          <w:rFonts w:ascii="Arial" w:hAnsi="Arial" w:cs="Arial"/>
        </w:rPr>
      </w:pPr>
      <w:r w:rsidRPr="0064395D">
        <w:rPr>
          <w:rFonts w:ascii="Arial" w:hAnsi="Arial" w:cs="Arial"/>
        </w:rPr>
        <w:t xml:space="preserve">Cabe destacar al respecto lo que ha resuelto reiteradamente la jurisprudencia al decir que: </w:t>
      </w:r>
      <w:r w:rsidRPr="0064395D">
        <w:rPr>
          <w:rFonts w:ascii="Arial" w:hAnsi="Arial" w:cs="Arial"/>
          <w:i/>
          <w:iCs/>
        </w:rPr>
        <w:t>“El presupuesto del taller puede dar cuenta, a lo sumo, de la existencia de los daños y reparaciones a efectuarse en un automotor, pero de ninguna manera prueba que ellas sean consecuencia del accidente”</w:t>
      </w:r>
      <w:r w:rsidRPr="0064395D">
        <w:rPr>
          <w:rFonts w:ascii="Arial" w:hAnsi="Arial" w:cs="Arial"/>
        </w:rPr>
        <w:t xml:space="preserve"> (</w:t>
      </w:r>
      <w:proofErr w:type="spellStart"/>
      <w:r w:rsidRPr="0064395D">
        <w:rPr>
          <w:rFonts w:ascii="Arial" w:hAnsi="Arial" w:cs="Arial"/>
        </w:rPr>
        <w:t>CNEspCivCom</w:t>
      </w:r>
      <w:proofErr w:type="spellEnd"/>
      <w:r w:rsidRPr="0064395D">
        <w:rPr>
          <w:rFonts w:ascii="Arial" w:hAnsi="Arial" w:cs="Arial"/>
        </w:rPr>
        <w:t xml:space="preserve">, Sala V, “Linares, Adolfo A. c/ Cueto, Carlos Eduardo y </w:t>
      </w:r>
      <w:proofErr w:type="spellStart"/>
      <w:r w:rsidRPr="0064395D">
        <w:rPr>
          <w:rFonts w:ascii="Arial" w:hAnsi="Arial" w:cs="Arial"/>
        </w:rPr>
        <w:t>otro s</w:t>
      </w:r>
      <w:proofErr w:type="spellEnd"/>
      <w:r w:rsidRPr="0064395D">
        <w:rPr>
          <w:rFonts w:ascii="Arial" w:hAnsi="Arial" w:cs="Arial"/>
        </w:rPr>
        <w:t>/ sumario”, 16/6/81).</w:t>
      </w:r>
    </w:p>
    <w:p w14:paraId="08D5E005" w14:textId="77777777" w:rsidR="0064395D" w:rsidRPr="0064395D" w:rsidRDefault="0064395D" w:rsidP="00E07E91">
      <w:pPr>
        <w:spacing w:line="360" w:lineRule="auto"/>
        <w:ind w:firstLine="709"/>
        <w:jc w:val="both"/>
        <w:rPr>
          <w:rFonts w:ascii="Arial" w:hAnsi="Arial" w:cs="Arial"/>
          <w:i/>
          <w:iCs/>
        </w:rPr>
      </w:pPr>
      <w:r w:rsidRPr="0064395D">
        <w:rPr>
          <w:rFonts w:ascii="Arial" w:hAnsi="Arial" w:cs="Arial"/>
        </w:rPr>
        <w:t xml:space="preserve">Es que, la carga de probar la cuantía del daño recae sobre quien demanda su reparación y, ante la falta de documentación idónea que justifique la erogación reclamada debe rechazarse lo peticionado, precisamente, por falta de prueba que acredite la existencia de un hecho controvertido por esta parte y que el juez o el tribunal no tienen el deber </w:t>
      </w:r>
      <w:r w:rsidRPr="0064395D">
        <w:rPr>
          <w:rFonts w:ascii="Arial" w:hAnsi="Arial" w:cs="Arial"/>
          <w:i/>
          <w:iCs/>
        </w:rPr>
        <w:t xml:space="preserve">de conocer (conforme artículo 377 del código ritual). </w:t>
      </w:r>
    </w:p>
    <w:p w14:paraId="7292A6E2" w14:textId="0FFFC223" w:rsidR="0064395D" w:rsidRPr="001D3391" w:rsidRDefault="0064395D" w:rsidP="00E07E91">
      <w:pPr>
        <w:spacing w:line="360" w:lineRule="auto"/>
        <w:ind w:firstLine="709"/>
        <w:jc w:val="both"/>
        <w:rPr>
          <w:rFonts w:ascii="Arial" w:hAnsi="Arial" w:cs="Arial"/>
        </w:rPr>
      </w:pPr>
      <w:r w:rsidRPr="0064395D">
        <w:rPr>
          <w:rFonts w:ascii="Arial" w:hAnsi="Arial" w:cs="Arial"/>
          <w:i/>
          <w:iCs/>
        </w:rPr>
        <w:t>Ello en virtud a que “Si bien resulta una facultad reconocida al damnificado la elección del tallerista y justificable el pago de una suma superior en función de los precios relativos a los diversos talleres, ello no puede traducirse en un enriquecimiento indebido del acreedor”</w:t>
      </w:r>
      <w:r w:rsidRPr="0064395D">
        <w:rPr>
          <w:rFonts w:ascii="Arial" w:hAnsi="Arial" w:cs="Arial"/>
        </w:rPr>
        <w:t xml:space="preserve"> (</w:t>
      </w:r>
      <w:proofErr w:type="spellStart"/>
      <w:r w:rsidRPr="0064395D">
        <w:rPr>
          <w:rFonts w:ascii="Arial" w:hAnsi="Arial" w:cs="Arial"/>
        </w:rPr>
        <w:t>CNEspCivCom</w:t>
      </w:r>
      <w:proofErr w:type="spellEnd"/>
      <w:r w:rsidRPr="0064395D">
        <w:rPr>
          <w:rFonts w:ascii="Arial" w:hAnsi="Arial" w:cs="Arial"/>
        </w:rPr>
        <w:t xml:space="preserve">, Sala V, 6/3/85, “Establecimientos Metalúrgicos Pablo Podestá SRL c/ Empresa Gral. San Martín S.A. de Transporte”), ya que si bien el actor tiene derecho a elegir el taller que más confianza le merezca para efectuar las supuestas reparaciones por las que reclama, </w:t>
      </w:r>
      <w:r w:rsidRPr="0064395D">
        <w:rPr>
          <w:rFonts w:ascii="Arial" w:hAnsi="Arial" w:cs="Arial"/>
          <w:i/>
          <w:iCs/>
        </w:rPr>
        <w:t xml:space="preserve">“el mayor costo no debe exceder el margen de razonabilidad” </w:t>
      </w:r>
      <w:r w:rsidRPr="0064395D">
        <w:rPr>
          <w:rFonts w:ascii="Arial" w:hAnsi="Arial" w:cs="Arial"/>
        </w:rPr>
        <w:t>(</w:t>
      </w:r>
      <w:proofErr w:type="spellStart"/>
      <w:r w:rsidRPr="0064395D">
        <w:rPr>
          <w:rFonts w:ascii="Arial" w:hAnsi="Arial" w:cs="Arial"/>
        </w:rPr>
        <w:t>CNEspCivCom</w:t>
      </w:r>
      <w:proofErr w:type="spellEnd"/>
      <w:r w:rsidRPr="0064395D">
        <w:rPr>
          <w:rFonts w:ascii="Arial" w:hAnsi="Arial" w:cs="Arial"/>
        </w:rPr>
        <w:t>, Sala III, 12/8/86, “Herrera, Gabriel c/ Nagode, José E. S/ sumario”).</w:t>
      </w:r>
    </w:p>
    <w:p w14:paraId="794CE89B" w14:textId="2BD9CAAC" w:rsidR="001D3391" w:rsidRDefault="001D3391" w:rsidP="00E07E91">
      <w:pPr>
        <w:spacing w:line="360" w:lineRule="auto"/>
        <w:ind w:firstLine="709"/>
        <w:jc w:val="both"/>
        <w:rPr>
          <w:rFonts w:ascii="Arial" w:hAnsi="Arial" w:cs="Arial"/>
        </w:rPr>
      </w:pPr>
      <w:r w:rsidRPr="001D3391">
        <w:rPr>
          <w:rFonts w:ascii="Arial" w:hAnsi="Arial" w:cs="Arial"/>
        </w:rPr>
        <w:t>Por todo ello, el rubro debe ser rechazado en su totalidad, o en su defecto, reducido a su mínima expresión conforme lo que en definitiva resulte acreditado en autos.</w:t>
      </w:r>
    </w:p>
    <w:p w14:paraId="6ED67064" w14:textId="77777777" w:rsidR="0064395D" w:rsidRDefault="0064395D" w:rsidP="00E07E91">
      <w:pPr>
        <w:spacing w:line="360" w:lineRule="auto"/>
        <w:ind w:firstLine="709"/>
        <w:jc w:val="both"/>
        <w:rPr>
          <w:rFonts w:ascii="Arial" w:hAnsi="Arial" w:cs="Arial"/>
          <w:b/>
          <w:bCs/>
          <w:u w:val="single"/>
        </w:rPr>
      </w:pPr>
      <w:r w:rsidRPr="0064395D">
        <w:rPr>
          <w:rFonts w:ascii="Arial" w:hAnsi="Arial" w:cs="Arial"/>
          <w:b/>
          <w:bCs/>
          <w:u w:val="single"/>
        </w:rPr>
        <w:t>Impugno el rubro lucro cesante por la suma de $1.000.000.</w:t>
      </w:r>
    </w:p>
    <w:p w14:paraId="4435259C" w14:textId="53772DBA" w:rsidR="00A841A8" w:rsidRPr="00A841A8" w:rsidRDefault="00A841A8" w:rsidP="00E07E91">
      <w:pPr>
        <w:spacing w:line="360" w:lineRule="auto"/>
        <w:ind w:firstLine="709"/>
        <w:jc w:val="both"/>
        <w:rPr>
          <w:rFonts w:ascii="Arial" w:hAnsi="Arial" w:cs="Arial"/>
        </w:rPr>
      </w:pPr>
      <w:r w:rsidRPr="00A841A8">
        <w:rPr>
          <w:rFonts w:ascii="Arial" w:hAnsi="Arial" w:cs="Arial"/>
        </w:rPr>
        <w:t>El reclamo de dicho rubro resulta meramente declarativo, carente de respaldo</w:t>
      </w:r>
      <w:r>
        <w:rPr>
          <w:rFonts w:ascii="Arial" w:hAnsi="Arial" w:cs="Arial"/>
        </w:rPr>
        <w:t xml:space="preserve"> </w:t>
      </w:r>
      <w:r w:rsidRPr="00A841A8">
        <w:rPr>
          <w:rFonts w:ascii="Arial" w:hAnsi="Arial" w:cs="Arial"/>
        </w:rPr>
        <w:t>probatorio serio y construido sobre afirmaciones genéricas que no se encuentran</w:t>
      </w:r>
      <w:r>
        <w:rPr>
          <w:rFonts w:ascii="Arial" w:hAnsi="Arial" w:cs="Arial"/>
        </w:rPr>
        <w:t xml:space="preserve"> </w:t>
      </w:r>
      <w:r w:rsidRPr="00A841A8">
        <w:rPr>
          <w:rFonts w:ascii="Arial" w:hAnsi="Arial" w:cs="Arial"/>
        </w:rPr>
        <w:t>acreditadas en autos.</w:t>
      </w:r>
    </w:p>
    <w:p w14:paraId="78722A48" w14:textId="0EFB4B4B" w:rsidR="00A841A8" w:rsidRPr="00A841A8" w:rsidRDefault="00A841A8" w:rsidP="00E07E91">
      <w:pPr>
        <w:spacing w:line="360" w:lineRule="auto"/>
        <w:ind w:firstLine="709"/>
        <w:jc w:val="both"/>
        <w:rPr>
          <w:rFonts w:ascii="Arial" w:hAnsi="Arial" w:cs="Arial"/>
        </w:rPr>
      </w:pPr>
      <w:r w:rsidRPr="00A841A8">
        <w:rPr>
          <w:rFonts w:ascii="Arial" w:hAnsi="Arial" w:cs="Arial"/>
        </w:rPr>
        <w:lastRenderedPageBreak/>
        <w:t>El lucro cesante exige la demostración concreta y específica de una pérdida</w:t>
      </w:r>
      <w:r>
        <w:rPr>
          <w:rFonts w:ascii="Arial" w:hAnsi="Arial" w:cs="Arial"/>
        </w:rPr>
        <w:t xml:space="preserve"> </w:t>
      </w:r>
      <w:r w:rsidRPr="00A841A8">
        <w:rPr>
          <w:rFonts w:ascii="Arial" w:hAnsi="Arial" w:cs="Arial"/>
        </w:rPr>
        <w:t>efectiva de ingresos, derivada en forma directa e inmediata del hecho dañoso. No se</w:t>
      </w:r>
      <w:r>
        <w:rPr>
          <w:rFonts w:ascii="Arial" w:hAnsi="Arial" w:cs="Arial"/>
        </w:rPr>
        <w:t xml:space="preserve"> </w:t>
      </w:r>
      <w:r w:rsidRPr="00A841A8">
        <w:rPr>
          <w:rFonts w:ascii="Arial" w:hAnsi="Arial" w:cs="Arial"/>
        </w:rPr>
        <w:t>presume. No se infiere. No se proyecta abstractamente.</w:t>
      </w:r>
    </w:p>
    <w:p w14:paraId="27801B01" w14:textId="2E656A4A" w:rsidR="00A841A8" w:rsidRPr="00A841A8" w:rsidRDefault="00A841A8" w:rsidP="00E07E91">
      <w:pPr>
        <w:spacing w:line="360" w:lineRule="auto"/>
        <w:ind w:firstLine="709"/>
        <w:jc w:val="both"/>
        <w:rPr>
          <w:rFonts w:ascii="Arial" w:hAnsi="Arial" w:cs="Arial"/>
        </w:rPr>
      </w:pPr>
      <w:r w:rsidRPr="00A841A8">
        <w:rPr>
          <w:rFonts w:ascii="Arial" w:hAnsi="Arial" w:cs="Arial"/>
        </w:rPr>
        <w:t>En el caso, la parte actora no acompaña recibos de sueldo, constancias</w:t>
      </w:r>
      <w:r>
        <w:rPr>
          <w:rFonts w:ascii="Arial" w:hAnsi="Arial" w:cs="Arial"/>
        </w:rPr>
        <w:t xml:space="preserve"> </w:t>
      </w:r>
      <w:r w:rsidRPr="00A841A8">
        <w:rPr>
          <w:rFonts w:ascii="Arial" w:hAnsi="Arial" w:cs="Arial"/>
        </w:rPr>
        <w:t>impositivas, certificaciones laborales, facturación, contratos ni ningún elemento</w:t>
      </w:r>
      <w:r>
        <w:rPr>
          <w:rFonts w:ascii="Arial" w:hAnsi="Arial" w:cs="Arial"/>
        </w:rPr>
        <w:t xml:space="preserve"> </w:t>
      </w:r>
      <w:r w:rsidRPr="00A841A8">
        <w:rPr>
          <w:rFonts w:ascii="Arial" w:hAnsi="Arial" w:cs="Arial"/>
        </w:rPr>
        <w:t>objetivo que permita verificar el nivel real de ingresos que afirma haber percibido ni</w:t>
      </w:r>
      <w:r>
        <w:rPr>
          <w:rFonts w:ascii="Arial" w:hAnsi="Arial" w:cs="Arial"/>
        </w:rPr>
        <w:t xml:space="preserve"> </w:t>
      </w:r>
      <w:r w:rsidRPr="00A841A8">
        <w:rPr>
          <w:rFonts w:ascii="Arial" w:hAnsi="Arial" w:cs="Arial"/>
        </w:rPr>
        <w:t>la efectiva interrupción de estos.</w:t>
      </w:r>
    </w:p>
    <w:p w14:paraId="7898AE9B" w14:textId="77777777" w:rsidR="00A841A8" w:rsidRPr="00A841A8" w:rsidRDefault="00A841A8" w:rsidP="00E07E91">
      <w:pPr>
        <w:spacing w:line="360" w:lineRule="auto"/>
        <w:ind w:firstLine="709"/>
        <w:jc w:val="both"/>
        <w:rPr>
          <w:rFonts w:ascii="Arial" w:hAnsi="Arial" w:cs="Arial"/>
        </w:rPr>
      </w:pPr>
      <w:r w:rsidRPr="00A841A8">
        <w:rPr>
          <w:rFonts w:ascii="Arial" w:hAnsi="Arial" w:cs="Arial"/>
        </w:rPr>
        <w:t>Se limita a invocar una supuesta afectación laboral sin acreditar:</w:t>
      </w:r>
    </w:p>
    <w:p w14:paraId="10EEB257" w14:textId="77777777" w:rsidR="00A841A8" w:rsidRPr="00A841A8" w:rsidRDefault="00A841A8" w:rsidP="00E07E91">
      <w:pPr>
        <w:spacing w:line="360" w:lineRule="auto"/>
        <w:ind w:firstLine="709"/>
        <w:jc w:val="both"/>
        <w:rPr>
          <w:rFonts w:ascii="Arial" w:hAnsi="Arial" w:cs="Arial"/>
        </w:rPr>
      </w:pPr>
      <w:r w:rsidRPr="00A841A8">
        <w:rPr>
          <w:rFonts w:ascii="Arial" w:hAnsi="Arial" w:cs="Arial"/>
        </w:rPr>
        <w:t>• La modalidad de prestación.</w:t>
      </w:r>
    </w:p>
    <w:p w14:paraId="303C7F49" w14:textId="77777777" w:rsidR="00A841A8" w:rsidRPr="00A841A8" w:rsidRDefault="00A841A8" w:rsidP="00E07E91">
      <w:pPr>
        <w:spacing w:line="360" w:lineRule="auto"/>
        <w:ind w:firstLine="709"/>
        <w:jc w:val="both"/>
        <w:rPr>
          <w:rFonts w:ascii="Arial" w:hAnsi="Arial" w:cs="Arial"/>
        </w:rPr>
      </w:pPr>
      <w:r w:rsidRPr="00A841A8">
        <w:rPr>
          <w:rFonts w:ascii="Arial" w:hAnsi="Arial" w:cs="Arial"/>
        </w:rPr>
        <w:t>• La regularidad de ingresos.</w:t>
      </w:r>
    </w:p>
    <w:p w14:paraId="1BEBD888" w14:textId="77777777" w:rsidR="00A841A8" w:rsidRPr="00A841A8" w:rsidRDefault="00A841A8" w:rsidP="00E07E91">
      <w:pPr>
        <w:spacing w:line="360" w:lineRule="auto"/>
        <w:ind w:firstLine="709"/>
        <w:jc w:val="both"/>
        <w:rPr>
          <w:rFonts w:ascii="Arial" w:hAnsi="Arial" w:cs="Arial"/>
        </w:rPr>
      </w:pPr>
      <w:r w:rsidRPr="00A841A8">
        <w:rPr>
          <w:rFonts w:ascii="Arial" w:hAnsi="Arial" w:cs="Arial"/>
        </w:rPr>
        <w:t>• El período específico de inactividad.</w:t>
      </w:r>
    </w:p>
    <w:p w14:paraId="6B3C1EAD" w14:textId="355E6F9C" w:rsidR="00A171DD" w:rsidRDefault="00A841A8" w:rsidP="00E07E91">
      <w:pPr>
        <w:spacing w:line="360" w:lineRule="auto"/>
        <w:ind w:firstLine="709"/>
        <w:jc w:val="both"/>
        <w:rPr>
          <w:rFonts w:ascii="Arial" w:hAnsi="Arial" w:cs="Arial"/>
        </w:rPr>
      </w:pPr>
      <w:r w:rsidRPr="00A841A8">
        <w:rPr>
          <w:rFonts w:ascii="Arial" w:hAnsi="Arial" w:cs="Arial"/>
        </w:rPr>
        <w:t>• La correlación directa entre el hecho y la pérdida económica</w:t>
      </w:r>
      <w:r w:rsidR="00A171DD">
        <w:rPr>
          <w:rFonts w:ascii="Arial" w:hAnsi="Arial" w:cs="Arial"/>
        </w:rPr>
        <w:t xml:space="preserve"> </w:t>
      </w:r>
      <w:r w:rsidRPr="00A841A8">
        <w:rPr>
          <w:rFonts w:ascii="Arial" w:hAnsi="Arial" w:cs="Arial"/>
        </w:rPr>
        <w:t>invocada.</w:t>
      </w:r>
    </w:p>
    <w:p w14:paraId="174AB8A7" w14:textId="02EC7E87" w:rsidR="0064395D" w:rsidRDefault="00A171DD" w:rsidP="00E07E91">
      <w:pPr>
        <w:spacing w:line="360" w:lineRule="auto"/>
        <w:ind w:firstLine="709"/>
        <w:jc w:val="both"/>
        <w:rPr>
          <w:rFonts w:ascii="Arial" w:hAnsi="Arial" w:cs="Arial"/>
        </w:rPr>
      </w:pPr>
      <w:r w:rsidRPr="00A171DD">
        <w:rPr>
          <w:rFonts w:ascii="Arial" w:hAnsi="Arial" w:cs="Arial"/>
        </w:rPr>
        <w:t>El lucro cesante no puede fundarse en meras afirmaciones retóricas ni en proyecciones abstractas desvinculadas de prueba contable o documental objetiva. La suma reclamada aparece así construida sobre hipótesis no demostradas, configurando una pretensión meramente conjetural que debe ser rechazada en su totalidad.</w:t>
      </w:r>
    </w:p>
    <w:p w14:paraId="72CA2A81" w14:textId="77777777" w:rsidR="00A171DD" w:rsidRPr="00A171DD" w:rsidRDefault="00A171DD" w:rsidP="00E07E91">
      <w:pPr>
        <w:spacing w:line="360" w:lineRule="auto"/>
        <w:ind w:firstLine="709"/>
        <w:jc w:val="both"/>
        <w:rPr>
          <w:rFonts w:ascii="Arial" w:hAnsi="Arial" w:cs="Arial"/>
          <w:u w:val="single"/>
        </w:rPr>
      </w:pPr>
      <w:r w:rsidRPr="00A171DD">
        <w:rPr>
          <w:rFonts w:ascii="Arial" w:hAnsi="Arial" w:cs="Arial"/>
          <w:b/>
          <w:bCs/>
          <w:u w:val="single"/>
        </w:rPr>
        <w:t>Impugno el rubro desvalorización del rodado por la suma de $675.000.</w:t>
      </w:r>
    </w:p>
    <w:p w14:paraId="1B376977" w14:textId="77777777" w:rsidR="00A171DD" w:rsidRDefault="00A171DD" w:rsidP="00E07E91">
      <w:pPr>
        <w:spacing w:line="360" w:lineRule="auto"/>
        <w:ind w:firstLine="709"/>
        <w:contextualSpacing/>
        <w:jc w:val="both"/>
        <w:rPr>
          <w:rFonts w:ascii="Arial" w:hAnsi="Arial" w:cs="Arial"/>
        </w:rPr>
      </w:pPr>
      <w:r w:rsidRPr="00ED5FCF">
        <w:rPr>
          <w:rFonts w:ascii="Arial" w:hAnsi="Arial" w:cs="Arial"/>
        </w:rPr>
        <w:t xml:space="preserve">Al respecto, es importante destacar que uniforme Jurisprudencia del Fuero ha resuelto que sólo existe pérdida del valor venal de una unidad cuando efectivamente se producen daños de tal trascendencia que afectan la estructura del vehículo, supuesto que no es el de autos.  </w:t>
      </w:r>
    </w:p>
    <w:p w14:paraId="37D5B92C" w14:textId="504C9A6D" w:rsidR="00A171DD" w:rsidRDefault="00A171DD" w:rsidP="00E07E91">
      <w:pPr>
        <w:spacing w:line="360" w:lineRule="auto"/>
        <w:ind w:firstLine="709"/>
        <w:contextualSpacing/>
        <w:jc w:val="both"/>
        <w:rPr>
          <w:rFonts w:ascii="Arial" w:hAnsi="Arial" w:cs="Arial"/>
        </w:rPr>
      </w:pPr>
      <w:r w:rsidRPr="00ED5FCF">
        <w:rPr>
          <w:rFonts w:ascii="Arial" w:hAnsi="Arial" w:cs="Arial"/>
        </w:rPr>
        <w:t xml:space="preserve">Desconozco la estimación que realizó el accionante para llegar a la estimación en un </w:t>
      </w:r>
      <w:r>
        <w:rPr>
          <w:rFonts w:ascii="Arial" w:hAnsi="Arial" w:cs="Arial"/>
        </w:rPr>
        <w:t>5</w:t>
      </w:r>
      <w:r w:rsidRPr="00ED5FCF">
        <w:rPr>
          <w:rFonts w:ascii="Arial" w:hAnsi="Arial" w:cs="Arial"/>
        </w:rPr>
        <w:t xml:space="preserve">% del valor del rodado. </w:t>
      </w:r>
    </w:p>
    <w:p w14:paraId="4C2C18F8" w14:textId="41B2B813" w:rsidR="00A171DD" w:rsidRDefault="00A171DD" w:rsidP="00E07E91">
      <w:pPr>
        <w:spacing w:line="360" w:lineRule="auto"/>
        <w:ind w:firstLine="709"/>
        <w:contextualSpacing/>
        <w:jc w:val="both"/>
        <w:rPr>
          <w:rFonts w:ascii="Arial" w:hAnsi="Arial" w:cs="Arial"/>
        </w:rPr>
      </w:pPr>
      <w:r w:rsidRPr="00ED5FCF">
        <w:rPr>
          <w:rFonts w:ascii="Arial" w:hAnsi="Arial" w:cs="Arial"/>
        </w:rPr>
        <w:t xml:space="preserve">En este sentido se ha dicho que: </w:t>
      </w:r>
      <w:r w:rsidRPr="00BC1357">
        <w:rPr>
          <w:rFonts w:ascii="Arial" w:hAnsi="Arial" w:cs="Arial"/>
          <w:i/>
          <w:iCs/>
        </w:rPr>
        <w:t>“La desvalorización del rodado sólo se produce cuando se afectan partes vitales del automotor que dejan secuelas de significación”</w:t>
      </w:r>
      <w:r w:rsidRPr="00ED5FCF">
        <w:rPr>
          <w:rFonts w:ascii="Arial" w:hAnsi="Arial" w:cs="Arial"/>
        </w:rPr>
        <w:t xml:space="preserve"> (C.N.Esp.Civ.Com., Sala II, “Rubio, José A. c/ Martello, Horacio A. s/ sumario” del 16/9/81</w:t>
      </w:r>
      <w:proofErr w:type="gramStart"/>
      <w:r w:rsidRPr="00ED5FCF">
        <w:rPr>
          <w:rFonts w:ascii="Arial" w:hAnsi="Arial" w:cs="Arial"/>
        </w:rPr>
        <w:t>).-</w:t>
      </w:r>
      <w:proofErr w:type="gramEnd"/>
      <w:r w:rsidRPr="00ED5FCF">
        <w:rPr>
          <w:rFonts w:ascii="Arial" w:hAnsi="Arial" w:cs="Arial"/>
        </w:rPr>
        <w:t xml:space="preserve"> </w:t>
      </w:r>
      <w:r w:rsidRPr="00BC1357">
        <w:rPr>
          <w:rFonts w:ascii="Arial" w:hAnsi="Arial" w:cs="Arial"/>
          <w:i/>
          <w:iCs/>
        </w:rPr>
        <w:t>“No cabe hacer lugar a la pretensión de la actora de ser indemnizada por “desvalorización del rodado</w:t>
      </w:r>
      <w:r w:rsidRPr="00F41323">
        <w:rPr>
          <w:rFonts w:ascii="Arial" w:hAnsi="Arial" w:cs="Arial"/>
          <w:i/>
          <w:iCs/>
        </w:rPr>
        <w:t xml:space="preserve"> al no haberse probado que resultaran afectadas partes de las denominadas vitales”. </w:t>
      </w:r>
      <w:proofErr w:type="gramStart"/>
      <w:r w:rsidRPr="00ED5FCF">
        <w:rPr>
          <w:rFonts w:ascii="Arial" w:hAnsi="Arial" w:cs="Arial"/>
        </w:rPr>
        <w:t>( C.N.Esp.Civ.Com.</w:t>
      </w:r>
      <w:proofErr w:type="gramEnd"/>
      <w:r w:rsidRPr="00ED5FCF">
        <w:rPr>
          <w:rFonts w:ascii="Arial" w:hAnsi="Arial" w:cs="Arial"/>
        </w:rPr>
        <w:t xml:space="preserve">, Sala III, “Magaldi </w:t>
      </w:r>
      <w:r w:rsidRPr="00ED5FCF">
        <w:rPr>
          <w:rFonts w:ascii="Arial" w:hAnsi="Arial" w:cs="Arial"/>
        </w:rPr>
        <w:lastRenderedPageBreak/>
        <w:t xml:space="preserve">c/ Hernáez s/ </w:t>
      </w:r>
      <w:proofErr w:type="spellStart"/>
      <w:proofErr w:type="gramStart"/>
      <w:r w:rsidRPr="00ED5FCF">
        <w:rPr>
          <w:rFonts w:ascii="Arial" w:hAnsi="Arial" w:cs="Arial"/>
        </w:rPr>
        <w:t>ds.y</w:t>
      </w:r>
      <w:proofErr w:type="spellEnd"/>
      <w:proofErr w:type="gramEnd"/>
      <w:r w:rsidRPr="00ED5FCF">
        <w:rPr>
          <w:rFonts w:ascii="Arial" w:hAnsi="Arial" w:cs="Arial"/>
        </w:rPr>
        <w:t xml:space="preserve"> </w:t>
      </w:r>
      <w:proofErr w:type="spellStart"/>
      <w:proofErr w:type="gramStart"/>
      <w:r w:rsidRPr="00ED5FCF">
        <w:rPr>
          <w:rFonts w:ascii="Arial" w:hAnsi="Arial" w:cs="Arial"/>
        </w:rPr>
        <w:t>ps</w:t>
      </w:r>
      <w:proofErr w:type="spellEnd"/>
      <w:r w:rsidRPr="00ED5FCF">
        <w:rPr>
          <w:rFonts w:ascii="Arial" w:hAnsi="Arial" w:cs="Arial"/>
        </w:rPr>
        <w:t>.-</w:t>
      </w:r>
      <w:proofErr w:type="gramEnd"/>
      <w:r w:rsidRPr="00ED5FCF">
        <w:rPr>
          <w:rFonts w:ascii="Arial" w:hAnsi="Arial" w:cs="Arial"/>
        </w:rPr>
        <w:t xml:space="preserve"> sumario” del 4/12/87</w:t>
      </w:r>
      <w:proofErr w:type="gramStart"/>
      <w:r w:rsidRPr="00ED5FCF">
        <w:rPr>
          <w:rFonts w:ascii="Arial" w:hAnsi="Arial" w:cs="Arial"/>
        </w:rPr>
        <w:t>)</w:t>
      </w:r>
      <w:r>
        <w:rPr>
          <w:rFonts w:ascii="Arial" w:hAnsi="Arial" w:cs="Arial"/>
        </w:rPr>
        <w:t>.-</w:t>
      </w:r>
      <w:proofErr w:type="gramEnd"/>
      <w:r w:rsidRPr="00ED5FCF">
        <w:rPr>
          <w:rFonts w:ascii="Arial" w:hAnsi="Arial" w:cs="Arial"/>
        </w:rPr>
        <w:t xml:space="preserve"> “</w:t>
      </w:r>
      <w:r w:rsidRPr="00F41323">
        <w:rPr>
          <w:rFonts w:ascii="Arial" w:hAnsi="Arial" w:cs="Arial"/>
          <w:i/>
          <w:iCs/>
        </w:rPr>
        <w:t>Debe rechazarse el rubro desvalorización del rodado cuando el reclamante no ha justificado, mediante prueba idónea, el deterioro del valor venal del vehículo, prueba que estaba a cargo del actor por tratarse de un hecho constitutivo del derecho cuyo judicial amparo reclamara”</w:t>
      </w:r>
      <w:r w:rsidRPr="00ED5FCF">
        <w:rPr>
          <w:rFonts w:ascii="Arial" w:hAnsi="Arial" w:cs="Arial"/>
        </w:rPr>
        <w:t xml:space="preserve"> (C.</w:t>
      </w:r>
      <w:proofErr w:type="gramStart"/>
      <w:r w:rsidRPr="00ED5FCF">
        <w:rPr>
          <w:rFonts w:ascii="Arial" w:hAnsi="Arial" w:cs="Arial"/>
        </w:rPr>
        <w:t>N.Esp.Civ</w:t>
      </w:r>
      <w:proofErr w:type="gramEnd"/>
      <w:r w:rsidRPr="00ED5FCF">
        <w:rPr>
          <w:rFonts w:ascii="Arial" w:hAnsi="Arial" w:cs="Arial"/>
        </w:rPr>
        <w:t xml:space="preserve">.Com, Sala II, “Cameo, Sergio c/ Santillan, Eusebio s/ daños y perjuicios” del 24/2/83). </w:t>
      </w:r>
    </w:p>
    <w:p w14:paraId="42C3A599" w14:textId="2DCD4DE3" w:rsidR="00A171DD" w:rsidRDefault="00A171DD" w:rsidP="00E07E91">
      <w:pPr>
        <w:spacing w:line="360" w:lineRule="auto"/>
        <w:ind w:firstLine="709"/>
        <w:jc w:val="both"/>
        <w:rPr>
          <w:rFonts w:ascii="Arial" w:hAnsi="Arial" w:cs="Arial"/>
        </w:rPr>
      </w:pPr>
      <w:r w:rsidRPr="00A171DD">
        <w:rPr>
          <w:rFonts w:ascii="Arial" w:hAnsi="Arial" w:cs="Arial"/>
        </w:rPr>
        <w:t>No se ha acompañado informe pericial ni elemento objetivo alguno que acredite una efectiva pérdida de valor venal del vehículo como consecuencia del hecho denunciado.</w:t>
      </w:r>
    </w:p>
    <w:p w14:paraId="3B6EBAD7" w14:textId="77777777" w:rsidR="00A171DD" w:rsidRPr="00A171DD" w:rsidRDefault="00A171DD" w:rsidP="00E07E91">
      <w:pPr>
        <w:spacing w:line="360" w:lineRule="auto"/>
        <w:ind w:firstLine="709"/>
        <w:jc w:val="both"/>
        <w:rPr>
          <w:rFonts w:ascii="Arial" w:hAnsi="Arial" w:cs="Arial"/>
        </w:rPr>
      </w:pPr>
      <w:r w:rsidRPr="00A171DD">
        <w:rPr>
          <w:rFonts w:ascii="Arial" w:hAnsi="Arial" w:cs="Arial"/>
        </w:rPr>
        <w:t>En consecuencia, corresponde el rechazo íntegro del rubro reclamado.</w:t>
      </w:r>
    </w:p>
    <w:p w14:paraId="1C55EE1A" w14:textId="77777777" w:rsidR="00A171DD" w:rsidRPr="00A171DD" w:rsidRDefault="00A171DD" w:rsidP="00E07E91">
      <w:pPr>
        <w:pStyle w:val="Prrafodelista"/>
        <w:numPr>
          <w:ilvl w:val="0"/>
          <w:numId w:val="1"/>
        </w:numPr>
        <w:spacing w:line="360" w:lineRule="auto"/>
        <w:ind w:firstLine="709"/>
        <w:jc w:val="both"/>
        <w:rPr>
          <w:rFonts w:ascii="Arial" w:hAnsi="Arial" w:cs="Arial"/>
          <w:b/>
          <w:bCs/>
          <w:u w:val="single"/>
        </w:rPr>
      </w:pPr>
      <w:r w:rsidRPr="00A171DD">
        <w:rPr>
          <w:rFonts w:ascii="Arial" w:hAnsi="Arial" w:cs="Arial"/>
          <w:b/>
          <w:bCs/>
          <w:u w:val="single"/>
        </w:rPr>
        <w:t>LIQUIDACIÓN</w:t>
      </w:r>
    </w:p>
    <w:p w14:paraId="279C1C56" w14:textId="01D16C95" w:rsidR="00A171DD" w:rsidRPr="00A171DD" w:rsidRDefault="00A171DD" w:rsidP="00E07E91">
      <w:pPr>
        <w:spacing w:line="360" w:lineRule="auto"/>
        <w:ind w:left="360" w:firstLine="709"/>
        <w:jc w:val="both"/>
        <w:rPr>
          <w:rFonts w:ascii="Arial" w:hAnsi="Arial" w:cs="Arial"/>
        </w:rPr>
      </w:pPr>
      <w:r w:rsidRPr="00A171DD">
        <w:rPr>
          <w:rFonts w:ascii="Arial" w:hAnsi="Arial" w:cs="Arial"/>
        </w:rPr>
        <w:t xml:space="preserve">En consecuencia, se impugna la liquidación practicada </w:t>
      </w:r>
      <w:r>
        <w:rPr>
          <w:rFonts w:ascii="Arial" w:hAnsi="Arial" w:cs="Arial"/>
        </w:rPr>
        <w:t>por la parte actora</w:t>
      </w:r>
      <w:r w:rsidRPr="00A171DD">
        <w:rPr>
          <w:rFonts w:ascii="Arial" w:hAnsi="Arial" w:cs="Arial"/>
        </w:rPr>
        <w:t xml:space="preserve"> en cuanto deriva de los rubros precedentemente cuestionados. </w:t>
      </w:r>
    </w:p>
    <w:p w14:paraId="2AF7CE42" w14:textId="2F3D51A9" w:rsidR="00A171DD" w:rsidRPr="00A171DD" w:rsidRDefault="00A171DD" w:rsidP="00E07E91">
      <w:pPr>
        <w:spacing w:line="360" w:lineRule="auto"/>
        <w:ind w:left="360" w:firstLine="709"/>
        <w:jc w:val="both"/>
        <w:rPr>
          <w:rFonts w:ascii="Arial" w:hAnsi="Arial" w:cs="Arial"/>
        </w:rPr>
      </w:pPr>
      <w:r w:rsidRPr="00A171DD">
        <w:rPr>
          <w:rFonts w:ascii="Arial" w:hAnsi="Arial" w:cs="Arial"/>
        </w:rPr>
        <w:t>La suma total reclamada de $</w:t>
      </w:r>
      <w:r w:rsidRPr="00A171DD">
        <w:t xml:space="preserve"> </w:t>
      </w:r>
      <w:r w:rsidRPr="00A171DD">
        <w:rPr>
          <w:rFonts w:ascii="Arial" w:hAnsi="Arial" w:cs="Arial"/>
        </w:rPr>
        <w:t>6.040.000</w:t>
      </w:r>
      <w:r>
        <w:rPr>
          <w:rFonts w:ascii="Arial" w:hAnsi="Arial" w:cs="Arial"/>
        </w:rPr>
        <w:t xml:space="preserve"> </w:t>
      </w:r>
      <w:r w:rsidRPr="00A171DD">
        <w:rPr>
          <w:rFonts w:ascii="Arial" w:hAnsi="Arial" w:cs="Arial"/>
        </w:rPr>
        <w:t xml:space="preserve">carece de sustento probatorio suficiente, se basa en estimaciones unilaterales y no acredita adecuadamente ni la existencia ni la cuantía de los perjuicios invocados. </w:t>
      </w:r>
    </w:p>
    <w:p w14:paraId="12739835" w14:textId="7FB08A99" w:rsidR="00A171DD" w:rsidRPr="00A171DD" w:rsidRDefault="00A171DD" w:rsidP="00E07E91">
      <w:pPr>
        <w:spacing w:line="360" w:lineRule="auto"/>
        <w:ind w:left="360" w:firstLine="709"/>
        <w:jc w:val="both"/>
        <w:rPr>
          <w:rFonts w:ascii="Arial" w:hAnsi="Arial" w:cs="Arial"/>
        </w:rPr>
      </w:pPr>
      <w:r w:rsidRPr="00A171DD">
        <w:rPr>
          <w:rFonts w:ascii="Arial" w:hAnsi="Arial" w:cs="Arial"/>
        </w:rPr>
        <w:t>Se deja planteada la improcedencia integral de la liquidación y, en subsidio, la necesidad de que cualquier eventual cuantificación quede sujeta al resultado de la prueba pericial que oportunamente se produzca en autos.</w:t>
      </w:r>
    </w:p>
    <w:p w14:paraId="0BC3F0C4" w14:textId="38AB1567" w:rsidR="00AA3803" w:rsidRPr="00AA3803" w:rsidRDefault="00AA3803" w:rsidP="00E07E91">
      <w:pPr>
        <w:pStyle w:val="Prrafodelista"/>
        <w:numPr>
          <w:ilvl w:val="0"/>
          <w:numId w:val="1"/>
        </w:numPr>
        <w:spacing w:line="360" w:lineRule="auto"/>
        <w:ind w:firstLine="709"/>
        <w:jc w:val="both"/>
        <w:rPr>
          <w:rFonts w:ascii="Arial" w:hAnsi="Arial" w:cs="Arial"/>
          <w:b/>
          <w:bCs/>
          <w:u w:val="single"/>
        </w:rPr>
      </w:pPr>
      <w:r w:rsidRPr="00AA3803">
        <w:rPr>
          <w:rFonts w:ascii="Arial" w:hAnsi="Arial" w:cs="Arial"/>
          <w:b/>
          <w:bCs/>
          <w:u w:val="single"/>
        </w:rPr>
        <w:t>PLANTEO DE INTERESES</w:t>
      </w:r>
    </w:p>
    <w:p w14:paraId="76F837E3" w14:textId="77777777" w:rsidR="00AA3803" w:rsidRDefault="00AA3803" w:rsidP="00E07E91">
      <w:pPr>
        <w:spacing w:line="360" w:lineRule="auto"/>
        <w:ind w:firstLine="709"/>
        <w:jc w:val="both"/>
        <w:rPr>
          <w:rFonts w:ascii="Arial" w:hAnsi="Arial" w:cs="Arial"/>
        </w:rPr>
      </w:pPr>
      <w:r w:rsidRPr="00D102E6">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w:t>
      </w:r>
      <w:r w:rsidRPr="00D102E6">
        <w:rPr>
          <w:rFonts w:ascii="Arial" w:hAnsi="Arial" w:cs="Arial"/>
        </w:rPr>
        <w:lastRenderedPageBreak/>
        <w:t xml:space="preserve">De este modo resulta evidente que en la especie se encuentra configurada la causal de exclusión a la aplicación de la tasa activa dispuesta por el plenario Samudio. En la causa 575.742 “ROMERO LUCIA LILIANA Y OTRO C/ ZACH PABLO MAXIMILIANO Y OTROS S/ DAÑOS Y PERJUICIOS” En </w:t>
      </w:r>
      <w:proofErr w:type="gramStart"/>
      <w:r w:rsidRPr="00D102E6">
        <w:rPr>
          <w:rFonts w:ascii="Arial" w:hAnsi="Arial" w:cs="Arial"/>
        </w:rPr>
        <w:t>Marzo</w:t>
      </w:r>
      <w:proofErr w:type="gramEnd"/>
      <w:r w:rsidRPr="00D102E6">
        <w:rPr>
          <w:rFonts w:ascii="Arial" w:hAnsi="Arial" w:cs="Arial"/>
        </w:rPr>
        <w:t xml:space="preserve"> de 2012, la Sala E, </w:t>
      </w:r>
      <w:proofErr w:type="spellStart"/>
      <w:r w:rsidRPr="00D102E6">
        <w:rPr>
          <w:rFonts w:ascii="Arial" w:hAnsi="Arial" w:cs="Arial"/>
        </w:rPr>
        <w:t>CNAp</w:t>
      </w:r>
      <w:proofErr w:type="spellEnd"/>
      <w:r w:rsidRPr="00D102E6">
        <w:rPr>
          <w:rFonts w:ascii="Arial" w:hAnsi="Arial" w:cs="Arial"/>
        </w:rPr>
        <w:t xml:space="preserve">.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w:t>
      </w:r>
      <w:proofErr w:type="gramStart"/>
      <w:r w:rsidRPr="00D102E6">
        <w:rPr>
          <w:rFonts w:ascii="Arial" w:hAnsi="Arial" w:cs="Arial"/>
        </w:rPr>
        <w:t>sin lugar a dudas</w:t>
      </w:r>
      <w:proofErr w:type="gramEnd"/>
      <w:r w:rsidRPr="00D102E6">
        <w:rPr>
          <w:rFonts w:ascii="Arial" w:hAnsi="Arial" w:cs="Arial"/>
        </w:rPr>
        <w:t xml:space="preserve">,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w:t>
      </w:r>
      <w:proofErr w:type="spellStart"/>
      <w:r w:rsidRPr="00D102E6">
        <w:rPr>
          <w:rFonts w:ascii="Arial" w:hAnsi="Arial" w:cs="Arial"/>
        </w:rPr>
        <w:t>t.I</w:t>
      </w:r>
      <w:proofErr w:type="spellEnd"/>
      <w:r w:rsidRPr="00D102E6">
        <w:rPr>
          <w:rFonts w:ascii="Arial" w:hAnsi="Arial" w:cs="Arial"/>
        </w:rPr>
        <w:t xml:space="preserve"> pág.338 n 493; Casiello, Los intereses y la deuda de valor [Doctrinas encontradas y una saludable evolución de la jurisprudencia], en L.L.151-864, en especial, pág.873 </w:t>
      </w:r>
      <w:proofErr w:type="spellStart"/>
      <w:r w:rsidRPr="00D102E6">
        <w:rPr>
          <w:rFonts w:ascii="Arial" w:hAnsi="Arial" w:cs="Arial"/>
        </w:rPr>
        <w:t>cap.V</w:t>
      </w:r>
      <w:proofErr w:type="spellEnd"/>
      <w:r w:rsidRPr="00D102E6">
        <w:rPr>
          <w:rFonts w:ascii="Arial" w:hAnsi="Arial" w:cs="Arial"/>
        </w:rPr>
        <w:t xml:space="preserve">; Durañona y Vedia y Quintana Terán, La depreciación de la moneda y los intereses, en J.A.1970-7-332, en especial, </w:t>
      </w:r>
      <w:proofErr w:type="spellStart"/>
      <w:r w:rsidRPr="00D102E6">
        <w:rPr>
          <w:rFonts w:ascii="Arial" w:hAnsi="Arial" w:cs="Arial"/>
        </w:rPr>
        <w:t>cap.V</w:t>
      </w:r>
      <w:proofErr w:type="spellEnd"/>
      <w:r w:rsidRPr="00D102E6">
        <w:rPr>
          <w:rFonts w:ascii="Arial" w:hAnsi="Arial" w:cs="Arial"/>
        </w:rPr>
        <w:t xml:space="preserve">)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el accidente hasta el presente y, desde aquí en adelante, a la tasa activa (conf. doctrina plenaria “Samudio de Martínez, </w:t>
      </w:r>
      <w:proofErr w:type="spellStart"/>
      <w:r w:rsidRPr="00D102E6">
        <w:rPr>
          <w:rFonts w:ascii="Arial" w:hAnsi="Arial" w:cs="Arial"/>
        </w:rPr>
        <w:t>Ladislaa</w:t>
      </w:r>
      <w:proofErr w:type="spellEnd"/>
      <w:r w:rsidRPr="00D102E6">
        <w:rPr>
          <w:rFonts w:ascii="Arial" w:hAnsi="Arial" w:cs="Arial"/>
        </w:rPr>
        <w:t xml:space="preserve"> c/ Transportes Doscientos Setenta SA s/ daños y perjuicios” del día 20 de abril de 2009). Imponer que los réditos se liquiden a la tasa activa desde el hecho, llevaría a consagrar una alteración del capital </w:t>
      </w:r>
      <w:r w:rsidRPr="00D102E6">
        <w:rPr>
          <w:rFonts w:ascii="Arial" w:hAnsi="Arial" w:cs="Arial"/>
        </w:rPr>
        <w:lastRenderedPageBreak/>
        <w:t>establecido en la sentencia, configurando un enriquecimiento indebido. Es que, al fijarse los montos indemnizatorios al momento de esta sentencia, se evita la posibilidad de conceder una indemnización depreciada”. “Gauna, Gastón Daiel y otro c/</w:t>
      </w:r>
      <w:proofErr w:type="spellStart"/>
      <w:r w:rsidRPr="00D102E6">
        <w:rPr>
          <w:rFonts w:ascii="Arial" w:hAnsi="Arial" w:cs="Arial"/>
        </w:rPr>
        <w:t>Balugano</w:t>
      </w:r>
      <w:proofErr w:type="spellEnd"/>
      <w:r w:rsidRPr="00D102E6">
        <w:rPr>
          <w:rFonts w:ascii="Arial" w:hAnsi="Arial" w:cs="Arial"/>
        </w:rPr>
        <w:t xml:space="preserve">, Gustavo Pablo y otros s/daños y perjuicios”, expediente </w:t>
      </w:r>
      <w:proofErr w:type="spellStart"/>
      <w:r w:rsidRPr="00D102E6">
        <w:rPr>
          <w:rFonts w:ascii="Arial" w:hAnsi="Arial" w:cs="Arial"/>
        </w:rPr>
        <w:t>n°</w:t>
      </w:r>
      <w:proofErr w:type="spellEnd"/>
      <w:r w:rsidRPr="00D102E6">
        <w:rPr>
          <w:rFonts w:ascii="Arial" w:hAnsi="Arial" w:cs="Arial"/>
        </w:rPr>
        <w:t xml:space="preserve">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w:t>
      </w:r>
      <w:proofErr w:type="spellStart"/>
      <w:r w:rsidRPr="00D102E6">
        <w:rPr>
          <w:rFonts w:ascii="Arial" w:hAnsi="Arial" w:cs="Arial"/>
        </w:rPr>
        <w:t>C.N.Civ</w:t>
      </w:r>
      <w:proofErr w:type="spellEnd"/>
      <w:r w:rsidRPr="00D102E6">
        <w:rPr>
          <w:rFonts w:ascii="Arial" w:hAnsi="Arial" w:cs="Arial"/>
        </w:rPr>
        <w:t xml:space="preserve">., esta sala CIV/96792/2009/CA1, del 22/12/14). No </w:t>
      </w:r>
      <w:proofErr w:type="gramStart"/>
      <w:r w:rsidRPr="00D102E6">
        <w:rPr>
          <w:rFonts w:ascii="Arial" w:hAnsi="Arial" w:cs="Arial"/>
        </w:rPr>
        <w:t>obstante</w:t>
      </w:r>
      <w:proofErr w:type="gramEnd"/>
      <w:r w:rsidRPr="00D102E6">
        <w:rPr>
          <w:rFonts w:ascii="Arial" w:hAnsi="Arial" w:cs="Arial"/>
        </w:rPr>
        <w:t xml:space="preserve"> ello, en atención a que el límite del recurso traído a consideración de esta alzada impide colocar al apelante en peor situación (principio non </w:t>
      </w:r>
      <w:proofErr w:type="spellStart"/>
      <w:r w:rsidRPr="00D102E6">
        <w:rPr>
          <w:rFonts w:ascii="Arial" w:hAnsi="Arial" w:cs="Arial"/>
        </w:rPr>
        <w:t>reformatio</w:t>
      </w:r>
      <w:proofErr w:type="spellEnd"/>
      <w:r w:rsidRPr="00D102E6">
        <w:rPr>
          <w:rFonts w:ascii="Arial" w:hAnsi="Arial" w:cs="Arial"/>
        </w:rPr>
        <w:t xml:space="preserve"> in </w:t>
      </w:r>
      <w:proofErr w:type="spellStart"/>
      <w:proofErr w:type="gramStart"/>
      <w:r w:rsidRPr="00D102E6">
        <w:rPr>
          <w:rFonts w:ascii="Arial" w:hAnsi="Arial" w:cs="Arial"/>
        </w:rPr>
        <w:t>peius</w:t>
      </w:r>
      <w:proofErr w:type="spellEnd"/>
      <w:r w:rsidRPr="00D102E6">
        <w:rPr>
          <w:rFonts w:ascii="Arial" w:hAnsi="Arial" w:cs="Arial"/>
        </w:rPr>
        <w:t xml:space="preserve"> ,</w:t>
      </w:r>
      <w:proofErr w:type="gramEnd"/>
      <w:r w:rsidRPr="00D102E6">
        <w:rPr>
          <w:rFonts w:ascii="Arial" w:hAnsi="Arial" w:cs="Arial"/>
        </w:rPr>
        <w:t xml:space="preserve">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w:t>
      </w:r>
      <w:proofErr w:type="spellStart"/>
      <w:r w:rsidRPr="00D102E6">
        <w:rPr>
          <w:rFonts w:ascii="Arial" w:hAnsi="Arial" w:cs="Arial"/>
        </w:rPr>
        <w:t>CNCiv</w:t>
      </w:r>
      <w:proofErr w:type="spellEnd"/>
      <w:r w:rsidRPr="00D102E6">
        <w:rPr>
          <w:rFonts w:ascii="Arial" w:hAnsi="Arial" w:cs="Arial"/>
        </w:rPr>
        <w:t xml:space="preserve">., esta Sala CIV/11380/2010/CA1 del 18/8/2015, CIV/64233/2008/CA1 del 21/9/15, Civ.88.413/2010 del 2/11/15 y </w:t>
      </w:r>
      <w:proofErr w:type="spellStart"/>
      <w:r w:rsidRPr="00D102E6">
        <w:rPr>
          <w:rFonts w:ascii="Arial" w:hAnsi="Arial" w:cs="Arial"/>
        </w:rPr>
        <w:t>Civ</w:t>
      </w:r>
      <w:proofErr w:type="spellEnd"/>
      <w:r w:rsidRPr="00D102E6">
        <w:rPr>
          <w:rFonts w:ascii="Arial" w:hAnsi="Arial" w:cs="Arial"/>
        </w:rPr>
        <w:t xml:space="preserve"> 28.522/2009/CA1 del 30/12/15, CIV/23612/2010/CA1 del 15/5/18, entre otros)”. R. M. A. c/ P. J. C. Y OTROS s/DAÑOS Y PERJUICIOS (</w:t>
      </w:r>
      <w:proofErr w:type="spellStart"/>
      <w:r w:rsidRPr="00D102E6">
        <w:rPr>
          <w:rFonts w:ascii="Arial" w:hAnsi="Arial" w:cs="Arial"/>
        </w:rPr>
        <w:t>expte</w:t>
      </w:r>
      <w:proofErr w:type="spellEnd"/>
      <w:r w:rsidRPr="00D102E6">
        <w:rPr>
          <w:rFonts w:ascii="Arial" w:hAnsi="Arial" w:cs="Arial"/>
        </w:rPr>
        <w:t xml:space="preserve"> 35975/2013), del 23/5/2018 Sala G, Cámara Nacional de Apelaciones en lo </w:t>
      </w:r>
      <w:proofErr w:type="gramStart"/>
      <w:r w:rsidRPr="00D102E6">
        <w:rPr>
          <w:rFonts w:ascii="Arial" w:hAnsi="Arial" w:cs="Arial"/>
        </w:rPr>
        <w:t>Civil.-</w:t>
      </w:r>
      <w:proofErr w:type="gramEnd"/>
      <w:r w:rsidRPr="00D102E6">
        <w:rPr>
          <w:rFonts w:ascii="Arial" w:hAnsi="Arial" w:cs="Arial"/>
        </w:rPr>
        <w:t xml:space="preserve">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w:t>
      </w:r>
      <w:proofErr w:type="spellStart"/>
      <w:r w:rsidRPr="00D102E6">
        <w:rPr>
          <w:rFonts w:ascii="Arial" w:hAnsi="Arial" w:cs="Arial"/>
        </w:rPr>
        <w:t>indexatorios</w:t>
      </w:r>
      <w:proofErr w:type="spellEnd"/>
      <w:r w:rsidRPr="00D102E6">
        <w:rPr>
          <w:rFonts w:ascii="Arial" w:hAnsi="Arial" w:cs="Arial"/>
        </w:rPr>
        <w:t xml:space="preserve">, de ajuste o reajuste según índices o de coeficientes de actualización de montos históricos. En el matiz diferencial entre ambas modalidades tuvo en cuenta que en la última se </w:t>
      </w:r>
      <w:proofErr w:type="spellStart"/>
      <w:r w:rsidRPr="00D102E6">
        <w:rPr>
          <w:rFonts w:ascii="Arial" w:hAnsi="Arial" w:cs="Arial"/>
        </w:rPr>
        <w:t>esta</w:t>
      </w:r>
      <w:proofErr w:type="spellEnd"/>
      <w:r w:rsidRPr="00D102E6">
        <w:rPr>
          <w:rFonts w:ascii="Arial" w:hAnsi="Arial" w:cs="Arial"/>
        </w:rPr>
        <w:t xml:space="preserve"> ante una operación matemática, mientras que la primera en principio no consiste estrictamente en eso, sino en el justiprecio de un valor según la realidad económica existente al momento en que se pronuncia el fallo (cusas 58663 “Diaz”, </w:t>
      </w:r>
      <w:proofErr w:type="spellStart"/>
      <w:proofErr w:type="gramStart"/>
      <w:r w:rsidRPr="00D102E6">
        <w:rPr>
          <w:rFonts w:ascii="Arial" w:hAnsi="Arial" w:cs="Arial"/>
        </w:rPr>
        <w:t>sent</w:t>
      </w:r>
      <w:proofErr w:type="spellEnd"/>
      <w:r w:rsidRPr="00D102E6">
        <w:rPr>
          <w:rFonts w:ascii="Arial" w:hAnsi="Arial" w:cs="Arial"/>
        </w:rPr>
        <w:t xml:space="preserve"> ,</w:t>
      </w:r>
      <w:proofErr w:type="gramEnd"/>
      <w:r w:rsidRPr="00D102E6">
        <w:rPr>
          <w:rFonts w:ascii="Arial" w:hAnsi="Arial" w:cs="Arial"/>
        </w:rPr>
        <w:t xml:space="preserve"> del 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w:t>
      </w:r>
      <w:r w:rsidRPr="00D102E6">
        <w:rPr>
          <w:rFonts w:ascii="Arial" w:hAnsi="Arial" w:cs="Arial"/>
        </w:rPr>
        <w:lastRenderedPageBreak/>
        <w:t>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425F5868" w14:textId="48DA92E0" w:rsidR="003461C3" w:rsidRDefault="003461C3" w:rsidP="00E07E91">
      <w:pPr>
        <w:pStyle w:val="Prrafodelista"/>
        <w:numPr>
          <w:ilvl w:val="0"/>
          <w:numId w:val="1"/>
        </w:numPr>
        <w:spacing w:line="360" w:lineRule="auto"/>
        <w:ind w:firstLine="709"/>
        <w:jc w:val="both"/>
        <w:rPr>
          <w:rFonts w:ascii="Arial" w:hAnsi="Arial" w:cs="Arial"/>
          <w:b/>
          <w:bCs/>
          <w:u w:val="single"/>
        </w:rPr>
      </w:pPr>
      <w:r w:rsidRPr="003461C3">
        <w:rPr>
          <w:rFonts w:ascii="Arial" w:hAnsi="Arial" w:cs="Arial"/>
          <w:b/>
          <w:bCs/>
          <w:u w:val="single"/>
        </w:rPr>
        <w:t>DERECHO</w:t>
      </w:r>
    </w:p>
    <w:p w14:paraId="36EE89DE" w14:textId="67449DEE"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La presente acción debe analizarse a la luz de las disposiciones del </w:t>
      </w:r>
      <w:r w:rsidRPr="00494439">
        <w:rPr>
          <w:rFonts w:ascii="Arial" w:hAnsi="Arial" w:cs="Arial"/>
          <w:b/>
          <w:bCs/>
        </w:rPr>
        <w:t>Código Civil y Comercial de la Nación</w:t>
      </w:r>
      <w:r w:rsidRPr="00494439">
        <w:rPr>
          <w:rFonts w:ascii="Arial" w:hAnsi="Arial" w:cs="Arial"/>
        </w:rPr>
        <w:t xml:space="preserve">, la </w:t>
      </w:r>
      <w:r w:rsidRPr="00494439">
        <w:rPr>
          <w:rFonts w:ascii="Arial" w:hAnsi="Arial" w:cs="Arial"/>
          <w:b/>
          <w:bCs/>
        </w:rPr>
        <w:t xml:space="preserve">Ley Nacional de Tránsito </w:t>
      </w:r>
      <w:proofErr w:type="spellStart"/>
      <w:r w:rsidRPr="00494439">
        <w:rPr>
          <w:rFonts w:ascii="Arial" w:hAnsi="Arial" w:cs="Arial"/>
          <w:b/>
          <w:bCs/>
        </w:rPr>
        <w:t>N°</w:t>
      </w:r>
      <w:proofErr w:type="spellEnd"/>
      <w:r w:rsidRPr="00494439">
        <w:rPr>
          <w:rFonts w:ascii="Arial" w:hAnsi="Arial" w:cs="Arial"/>
          <w:b/>
          <w:bCs/>
        </w:rPr>
        <w:t xml:space="preserve"> 24.449</w:t>
      </w:r>
      <w:r w:rsidRPr="00494439">
        <w:rPr>
          <w:rFonts w:ascii="Arial" w:hAnsi="Arial" w:cs="Arial"/>
        </w:rPr>
        <w:t xml:space="preserve"> y la </w:t>
      </w:r>
      <w:r w:rsidRPr="00494439">
        <w:rPr>
          <w:rFonts w:ascii="Arial" w:hAnsi="Arial" w:cs="Arial"/>
          <w:b/>
          <w:bCs/>
        </w:rPr>
        <w:t xml:space="preserve">Ley de Seguros </w:t>
      </w:r>
      <w:proofErr w:type="spellStart"/>
      <w:r w:rsidRPr="00494439">
        <w:rPr>
          <w:rFonts w:ascii="Arial" w:hAnsi="Arial" w:cs="Arial"/>
          <w:b/>
          <w:bCs/>
        </w:rPr>
        <w:t>N°</w:t>
      </w:r>
      <w:proofErr w:type="spellEnd"/>
      <w:r w:rsidRPr="00494439">
        <w:rPr>
          <w:rFonts w:ascii="Arial" w:hAnsi="Arial" w:cs="Arial"/>
          <w:b/>
          <w:bCs/>
        </w:rPr>
        <w:t xml:space="preserve"> 17.418</w:t>
      </w:r>
      <w:r w:rsidRPr="00494439">
        <w:rPr>
          <w:rFonts w:ascii="Arial" w:hAnsi="Arial" w:cs="Arial"/>
        </w:rPr>
        <w:t>.</w:t>
      </w:r>
    </w:p>
    <w:p w14:paraId="4378C9F9" w14:textId="451303FD"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De conformidad con los </w:t>
      </w:r>
      <w:r w:rsidRPr="00494439">
        <w:rPr>
          <w:rFonts w:ascii="Arial" w:hAnsi="Arial" w:cs="Arial"/>
          <w:b/>
          <w:bCs/>
        </w:rPr>
        <w:t>arts. 1716, 1721, 1726 y concordantes del Código Civil y Comercial</w:t>
      </w:r>
      <w:r w:rsidRPr="00494439">
        <w:rPr>
          <w:rFonts w:ascii="Arial" w:hAnsi="Arial" w:cs="Arial"/>
        </w:rPr>
        <w:t>, la responsabilidad civil exige que el daño sea consecuencia adecuada de una conducta atribuible al demandado.</w:t>
      </w:r>
    </w:p>
    <w:p w14:paraId="0E746981" w14:textId="1827A17B" w:rsidR="00494439" w:rsidRPr="00494439" w:rsidRDefault="00494439" w:rsidP="00E07E91">
      <w:pPr>
        <w:spacing w:line="360" w:lineRule="auto"/>
        <w:ind w:firstLine="709"/>
        <w:jc w:val="both"/>
        <w:rPr>
          <w:rFonts w:ascii="Arial" w:hAnsi="Arial" w:cs="Arial"/>
        </w:rPr>
      </w:pPr>
      <w:r w:rsidRPr="00494439">
        <w:rPr>
          <w:rFonts w:ascii="Arial" w:hAnsi="Arial" w:cs="Arial"/>
        </w:rPr>
        <w:t>En el caso, no se verifica el nexo causal adecuado entre el daño invocado y el obrar del asegurado, sino que el siniestro se produce como consecuencia directa de la conducta del propio actor, quien se incorporó a la circulación desde una posición de detención o estacionamiento, invadiendo la trayectoria de un vehículo que ya circulaba.</w:t>
      </w:r>
    </w:p>
    <w:p w14:paraId="23003D87" w14:textId="77777777"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Dicho accionar configura un supuesto de hecho del damnificado en los términos del </w:t>
      </w:r>
      <w:r w:rsidRPr="00494439">
        <w:rPr>
          <w:rFonts w:ascii="Arial" w:hAnsi="Arial" w:cs="Arial"/>
          <w:b/>
          <w:bCs/>
        </w:rPr>
        <w:t>art. 1729 del CCCN</w:t>
      </w:r>
      <w:r w:rsidRPr="00494439">
        <w:rPr>
          <w:rFonts w:ascii="Arial" w:hAnsi="Arial" w:cs="Arial"/>
        </w:rPr>
        <w:t>, con entidad suficiente para interrumpir el nexo causal, en tanto introduce un riesgo propio que resulta determinante en la producción del resultado dañoso.</w:t>
      </w:r>
    </w:p>
    <w:p w14:paraId="63B2C218" w14:textId="38CBED36"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A su vez, la conducta desplegada por el actor resulta contraria a las reglas básicas de circulación previstas en la </w:t>
      </w:r>
      <w:r w:rsidRPr="00494439">
        <w:rPr>
          <w:rFonts w:ascii="Arial" w:hAnsi="Arial" w:cs="Arial"/>
          <w:b/>
          <w:bCs/>
        </w:rPr>
        <w:t>Ley 24.449</w:t>
      </w:r>
      <w:r w:rsidRPr="00494439">
        <w:rPr>
          <w:rFonts w:ascii="Arial" w:hAnsi="Arial" w:cs="Arial"/>
        </w:rPr>
        <w:t>, en tanto quien se incorpora a la circulación debe hacerlo sin interferir en la marcha de terceros y asegurándose previamente de que puede realizar la maniobra sin riesgo, respetando la prioridad de quienes ya circulan. La infracción a tales deberes configura la causa eficiente del siniestro.</w:t>
      </w:r>
    </w:p>
    <w:p w14:paraId="643C4656" w14:textId="06E9B9C8" w:rsidR="00494439" w:rsidRPr="00494439" w:rsidRDefault="00494439" w:rsidP="00E07E91">
      <w:pPr>
        <w:spacing w:line="360" w:lineRule="auto"/>
        <w:ind w:firstLine="709"/>
        <w:jc w:val="both"/>
        <w:rPr>
          <w:rFonts w:ascii="Arial" w:hAnsi="Arial" w:cs="Arial"/>
        </w:rPr>
      </w:pPr>
      <w:r w:rsidRPr="00494439">
        <w:rPr>
          <w:rFonts w:ascii="Arial" w:hAnsi="Arial" w:cs="Arial"/>
        </w:rPr>
        <w:lastRenderedPageBreak/>
        <w:t xml:space="preserve">En consecuencia, no se configura el presupuesto esencial de responsabilidad, lo </w:t>
      </w:r>
      <w:proofErr w:type="spellStart"/>
      <w:r w:rsidRPr="00494439">
        <w:rPr>
          <w:rFonts w:ascii="Arial" w:hAnsi="Arial" w:cs="Arial"/>
        </w:rPr>
        <w:t>qu</w:t>
      </w:r>
      <w:proofErr w:type="spellEnd"/>
      <w:r w:rsidRPr="00494439">
        <w:rPr>
          <w:rFonts w:ascii="Arial" w:hAnsi="Arial" w:cs="Arial"/>
        </w:rPr>
        <w:t xml:space="preserve"> impone el rechazo de la demanda.</w:t>
      </w:r>
    </w:p>
    <w:p w14:paraId="36ABA5EF" w14:textId="3561D0D8"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Sin perjuicio de ello, para el hipotético caso de atribuirse responsabilidad, la eventual condena respecto de mi mandante deberá limitarse estrictamente a los términos del contrato de seguro, conforme lo dispuesto por el </w:t>
      </w:r>
      <w:r w:rsidRPr="005A60FA">
        <w:rPr>
          <w:rFonts w:ascii="Arial" w:hAnsi="Arial" w:cs="Arial"/>
          <w:b/>
          <w:bCs/>
        </w:rPr>
        <w:t>art. 118 de la Ley 17.418</w:t>
      </w:r>
      <w:r w:rsidRPr="00494439">
        <w:rPr>
          <w:rFonts w:ascii="Arial" w:hAnsi="Arial" w:cs="Arial"/>
        </w:rPr>
        <w:t>, siendo oponible al tercero damnificado el límite de cobertura contratado.</w:t>
      </w:r>
    </w:p>
    <w:p w14:paraId="7491A6D8" w14:textId="3FB9EE32" w:rsidR="00494439" w:rsidRPr="00494439" w:rsidRDefault="00494439" w:rsidP="00E07E91">
      <w:pPr>
        <w:spacing w:line="360" w:lineRule="auto"/>
        <w:ind w:firstLine="709"/>
        <w:jc w:val="both"/>
        <w:rPr>
          <w:rFonts w:ascii="Arial" w:hAnsi="Arial" w:cs="Arial"/>
        </w:rPr>
      </w:pPr>
      <w:r w:rsidRPr="00494439">
        <w:rPr>
          <w:rFonts w:ascii="Arial" w:hAnsi="Arial" w:cs="Arial"/>
        </w:rPr>
        <w:t>Asimismo, y para el supuesto de prosperar parcialmente la acción, los intereses deberán aplicarse de modo tal que no impliquen una duplicación del capital, correspondiendo —en caso de fijarse montos a valores actuales— la aplicación de una tasa pura desde el hecho hasta la sentencia y, recién a partir de allí, la tasa activa, a fin de evitar un enriquecimiento indebido.</w:t>
      </w:r>
    </w:p>
    <w:p w14:paraId="74CFE38E" w14:textId="77777777" w:rsidR="00494439" w:rsidRPr="00494439" w:rsidRDefault="00494439" w:rsidP="00E07E91">
      <w:pPr>
        <w:spacing w:line="360" w:lineRule="auto"/>
        <w:ind w:firstLine="709"/>
        <w:jc w:val="both"/>
        <w:rPr>
          <w:rFonts w:ascii="Arial" w:hAnsi="Arial" w:cs="Arial"/>
        </w:rPr>
      </w:pPr>
      <w:r w:rsidRPr="00494439">
        <w:rPr>
          <w:rFonts w:ascii="Arial" w:hAnsi="Arial" w:cs="Arial"/>
        </w:rPr>
        <w:t xml:space="preserve">Finalmente, para el caso de imposición de costas, se solicita la aplicación del </w:t>
      </w:r>
      <w:r w:rsidRPr="00171ECC">
        <w:rPr>
          <w:rFonts w:ascii="Arial" w:hAnsi="Arial" w:cs="Arial"/>
          <w:b/>
          <w:bCs/>
        </w:rPr>
        <w:t>art. 730 del Código Civil y Comercial de la Nación,</w:t>
      </w:r>
      <w:r w:rsidRPr="00494439">
        <w:rPr>
          <w:rFonts w:ascii="Arial" w:hAnsi="Arial" w:cs="Arial"/>
        </w:rPr>
        <w:t xml:space="preserve"> limitando la responsabilidad por honorarios al 25% del monto de la sentencia.</w:t>
      </w:r>
    </w:p>
    <w:p w14:paraId="13AE4FD5" w14:textId="0F1A08CA" w:rsidR="00AA3803" w:rsidRPr="00D102E6" w:rsidRDefault="00AA3803" w:rsidP="00E07E91">
      <w:pPr>
        <w:pStyle w:val="Prrafodelista"/>
        <w:numPr>
          <w:ilvl w:val="0"/>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t>OFRECE PRUEBA</w:t>
      </w:r>
    </w:p>
    <w:p w14:paraId="2A486EB8" w14:textId="77777777" w:rsidR="0055067D" w:rsidRDefault="00AA3803" w:rsidP="00E07E91">
      <w:pPr>
        <w:pStyle w:val="Prrafodelista"/>
        <w:numPr>
          <w:ilvl w:val="0"/>
          <w:numId w:val="6"/>
        </w:numPr>
        <w:spacing w:line="360" w:lineRule="auto"/>
        <w:ind w:firstLine="709"/>
        <w:jc w:val="both"/>
        <w:rPr>
          <w:rFonts w:ascii="Arial" w:hAnsi="Arial" w:cs="Arial"/>
          <w:b/>
          <w:bCs/>
        </w:rPr>
      </w:pPr>
      <w:r w:rsidRPr="00D102E6">
        <w:rPr>
          <w:rFonts w:ascii="Arial" w:hAnsi="Arial" w:cs="Arial"/>
          <w:b/>
          <w:bCs/>
        </w:rPr>
        <w:t>PRUEBA DOCUMENTAL</w:t>
      </w:r>
    </w:p>
    <w:p w14:paraId="2E11BB39" w14:textId="2BF67DE4" w:rsidR="00AA3803" w:rsidRPr="0055067D" w:rsidRDefault="00AA3803" w:rsidP="00E07E91">
      <w:pPr>
        <w:pStyle w:val="Prrafodelista"/>
        <w:numPr>
          <w:ilvl w:val="0"/>
          <w:numId w:val="10"/>
        </w:numPr>
        <w:spacing w:line="360" w:lineRule="auto"/>
        <w:ind w:firstLine="709"/>
        <w:jc w:val="both"/>
        <w:rPr>
          <w:rFonts w:ascii="Arial" w:hAnsi="Arial" w:cs="Arial"/>
        </w:rPr>
      </w:pPr>
      <w:r w:rsidRPr="0055067D">
        <w:rPr>
          <w:rFonts w:ascii="Arial" w:hAnsi="Arial" w:cs="Arial"/>
        </w:rPr>
        <w:t>Copia de poder judicial</w:t>
      </w:r>
    </w:p>
    <w:p w14:paraId="7948581D" w14:textId="77777777" w:rsidR="00AA3803" w:rsidRPr="0055067D" w:rsidRDefault="00AA3803" w:rsidP="00E07E91">
      <w:pPr>
        <w:pStyle w:val="Prrafodelista"/>
        <w:numPr>
          <w:ilvl w:val="0"/>
          <w:numId w:val="10"/>
        </w:numPr>
        <w:spacing w:line="360" w:lineRule="auto"/>
        <w:ind w:firstLine="709"/>
        <w:jc w:val="both"/>
        <w:rPr>
          <w:rFonts w:ascii="Arial" w:hAnsi="Arial" w:cs="Arial"/>
        </w:rPr>
      </w:pPr>
      <w:r w:rsidRPr="0055067D">
        <w:rPr>
          <w:rFonts w:ascii="Arial" w:hAnsi="Arial" w:cs="Arial"/>
        </w:rPr>
        <w:t>Póliza de Seguro.</w:t>
      </w:r>
    </w:p>
    <w:p w14:paraId="67694BA4" w14:textId="77777777" w:rsidR="00AA3803" w:rsidRPr="0055067D" w:rsidRDefault="00AA3803" w:rsidP="00E07E91">
      <w:pPr>
        <w:pStyle w:val="Prrafodelista"/>
        <w:numPr>
          <w:ilvl w:val="0"/>
          <w:numId w:val="10"/>
        </w:numPr>
        <w:spacing w:line="360" w:lineRule="auto"/>
        <w:ind w:firstLine="709"/>
        <w:jc w:val="both"/>
        <w:rPr>
          <w:rFonts w:ascii="Arial" w:hAnsi="Arial" w:cs="Arial"/>
        </w:rPr>
      </w:pPr>
      <w:r w:rsidRPr="0055067D">
        <w:rPr>
          <w:rFonts w:ascii="Arial" w:hAnsi="Arial" w:cs="Arial"/>
        </w:rPr>
        <w:t>Denuncia administrativa de siniestro.</w:t>
      </w:r>
    </w:p>
    <w:p w14:paraId="4D87BD33" w14:textId="77777777" w:rsidR="00AA3803" w:rsidRPr="00D102E6" w:rsidRDefault="00AA3803" w:rsidP="00E07E91">
      <w:pPr>
        <w:pStyle w:val="Prrafodelista"/>
        <w:numPr>
          <w:ilvl w:val="0"/>
          <w:numId w:val="6"/>
        </w:numPr>
        <w:spacing w:line="360" w:lineRule="auto"/>
        <w:ind w:firstLine="709"/>
        <w:jc w:val="both"/>
        <w:rPr>
          <w:rFonts w:ascii="Arial" w:hAnsi="Arial" w:cs="Arial"/>
          <w:b/>
          <w:bCs/>
        </w:rPr>
      </w:pPr>
      <w:r w:rsidRPr="00D102E6">
        <w:rPr>
          <w:rFonts w:ascii="Arial" w:hAnsi="Arial" w:cs="Arial"/>
          <w:b/>
          <w:bCs/>
        </w:rPr>
        <w:t>PRUEBA CONFESIONAL</w:t>
      </w:r>
    </w:p>
    <w:p w14:paraId="69482CB1" w14:textId="77777777" w:rsidR="0055067D" w:rsidRPr="0055067D" w:rsidRDefault="00AA3803" w:rsidP="00E07E91">
      <w:pPr>
        <w:spacing w:line="360" w:lineRule="auto"/>
        <w:ind w:firstLine="709"/>
        <w:jc w:val="both"/>
        <w:rPr>
          <w:rFonts w:ascii="Arial" w:hAnsi="Arial" w:cs="Arial"/>
        </w:rPr>
      </w:pPr>
      <w:r w:rsidRPr="0055067D">
        <w:rPr>
          <w:rFonts w:ascii="Arial" w:hAnsi="Arial" w:cs="Arial"/>
        </w:rPr>
        <w:t xml:space="preserve">Se cite a absolver posiciones al actor Sr. </w:t>
      </w:r>
      <w:r w:rsidRPr="0055067D">
        <w:rPr>
          <w:rFonts w:ascii="Arial" w:hAnsi="Arial" w:cs="Arial"/>
          <w:b/>
          <w:bCs/>
        </w:rPr>
        <w:t>CORTESE, GASTON LIONEL</w:t>
      </w:r>
      <w:r w:rsidRPr="0055067D">
        <w:rPr>
          <w:rFonts w:ascii="Arial" w:hAnsi="Arial" w:cs="Arial"/>
        </w:rPr>
        <w:t>, a tenor del pliego que oportunamente se acompañará, bajo apercibimiento de ley, para que responda personalmente y en forma clara y precisa.</w:t>
      </w:r>
    </w:p>
    <w:p w14:paraId="24CC7F77" w14:textId="17F3EC68" w:rsidR="0055067D" w:rsidRPr="0055067D" w:rsidRDefault="0055067D" w:rsidP="00E07E91">
      <w:pPr>
        <w:pStyle w:val="Prrafodelista"/>
        <w:numPr>
          <w:ilvl w:val="0"/>
          <w:numId w:val="6"/>
        </w:numPr>
        <w:spacing w:line="360" w:lineRule="auto"/>
        <w:ind w:firstLine="709"/>
        <w:jc w:val="both"/>
        <w:rPr>
          <w:rFonts w:ascii="Arial" w:hAnsi="Arial" w:cs="Arial"/>
          <w:b/>
          <w:bCs/>
        </w:rPr>
      </w:pPr>
      <w:r w:rsidRPr="0055067D">
        <w:rPr>
          <w:rFonts w:ascii="Arial" w:hAnsi="Arial" w:cs="Arial"/>
          <w:b/>
          <w:bCs/>
        </w:rPr>
        <w:t>PERICIAL INFORMÁTICA</w:t>
      </w:r>
    </w:p>
    <w:p w14:paraId="22CD7A4B" w14:textId="24374ACD" w:rsidR="0055067D" w:rsidRPr="0055067D" w:rsidRDefault="0055067D" w:rsidP="00E07E91">
      <w:pPr>
        <w:pStyle w:val="Prrafodelista"/>
        <w:numPr>
          <w:ilvl w:val="0"/>
          <w:numId w:val="12"/>
        </w:numPr>
        <w:spacing w:line="360" w:lineRule="auto"/>
        <w:ind w:firstLine="709"/>
        <w:jc w:val="both"/>
        <w:rPr>
          <w:rFonts w:ascii="Arial" w:hAnsi="Arial" w:cs="Arial"/>
        </w:rPr>
      </w:pPr>
      <w:r w:rsidRPr="0055067D">
        <w:rPr>
          <w:rFonts w:ascii="Arial" w:hAnsi="Arial" w:cs="Arial"/>
        </w:rPr>
        <w:t xml:space="preserve">Registro de la Propiedad Automotor a los efectos que informe sobre la titularidad registral del rodado marca Volkswagen </w:t>
      </w:r>
      <w:proofErr w:type="spellStart"/>
      <w:r w:rsidRPr="0055067D">
        <w:rPr>
          <w:rFonts w:ascii="Arial" w:hAnsi="Arial" w:cs="Arial"/>
        </w:rPr>
        <w:t>Voyage</w:t>
      </w:r>
      <w:proofErr w:type="spellEnd"/>
      <w:r w:rsidRPr="0055067D">
        <w:rPr>
          <w:rFonts w:ascii="Arial" w:hAnsi="Arial" w:cs="Arial"/>
        </w:rPr>
        <w:t>, Dominio AA482KU a fecha 10/07/2025.</w:t>
      </w:r>
    </w:p>
    <w:p w14:paraId="2F71B949" w14:textId="6FE08F92" w:rsidR="0055067D" w:rsidRPr="0055067D" w:rsidRDefault="0055067D" w:rsidP="00E07E91">
      <w:pPr>
        <w:pStyle w:val="Prrafodelista"/>
        <w:numPr>
          <w:ilvl w:val="0"/>
          <w:numId w:val="6"/>
        </w:numPr>
        <w:spacing w:line="360" w:lineRule="auto"/>
        <w:ind w:firstLine="709"/>
        <w:jc w:val="both"/>
        <w:rPr>
          <w:rFonts w:ascii="Arial" w:hAnsi="Arial" w:cs="Arial"/>
          <w:b/>
          <w:bCs/>
        </w:rPr>
      </w:pPr>
      <w:r w:rsidRPr="0055067D">
        <w:rPr>
          <w:rFonts w:ascii="Arial" w:hAnsi="Arial" w:cs="Arial"/>
          <w:b/>
          <w:bCs/>
        </w:rPr>
        <w:t>PRUEBA PERICIAL</w:t>
      </w:r>
    </w:p>
    <w:p w14:paraId="7DC74733" w14:textId="77777777" w:rsidR="0055067D" w:rsidRPr="0055067D" w:rsidRDefault="0055067D" w:rsidP="00E07E91">
      <w:pPr>
        <w:spacing w:line="360" w:lineRule="auto"/>
        <w:ind w:left="708" w:firstLine="709"/>
        <w:jc w:val="both"/>
        <w:rPr>
          <w:rFonts w:ascii="Arial" w:hAnsi="Arial" w:cs="Arial"/>
          <w:b/>
          <w:bCs/>
        </w:rPr>
      </w:pPr>
      <w:r w:rsidRPr="0055067D">
        <w:rPr>
          <w:rFonts w:ascii="Arial" w:hAnsi="Arial" w:cs="Arial"/>
          <w:b/>
          <w:bCs/>
        </w:rPr>
        <w:t>PERICIAL MECANICA</w:t>
      </w:r>
    </w:p>
    <w:p w14:paraId="0906E67F" w14:textId="77777777" w:rsidR="0055067D" w:rsidRPr="00D102E6" w:rsidRDefault="0055067D" w:rsidP="00E07E91">
      <w:pPr>
        <w:spacing w:line="360" w:lineRule="auto"/>
        <w:ind w:firstLine="709"/>
        <w:jc w:val="both"/>
        <w:rPr>
          <w:rFonts w:ascii="Arial" w:hAnsi="Arial" w:cs="Arial"/>
          <w:b/>
          <w:bCs/>
        </w:rPr>
      </w:pPr>
      <w:r w:rsidRPr="00D102E6">
        <w:rPr>
          <w:rFonts w:ascii="Arial" w:hAnsi="Arial" w:cs="Arial"/>
        </w:rPr>
        <w:lastRenderedPageBreak/>
        <w:t>Solicito a su Señoría designe un perito mecánico de oficio a los efectos de evacuar los siguientes puntos de pericia</w:t>
      </w:r>
    </w:p>
    <w:p w14:paraId="169C6BCA" w14:textId="0870784A" w:rsidR="0055067D" w:rsidRP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Realice un croquis ilustrativo del lugar del hecho, indicando la calle Monroe, su sentido de circulación, cantidad de carriles existentes, distribución de estos y ubicación aproximada del punto de contacto entre los vehículos.</w:t>
      </w:r>
    </w:p>
    <w:p w14:paraId="09DFD29E" w14:textId="180F9E7A" w:rsidR="0055067D" w:rsidRP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Informe el experto las características de la calle Monroe a la altura del hecho denunciado, precisando si se trata de una arteria de único sentido de circulación y si, por la presencia habitual de vehículos estacionados sobre los carriles laterales, la circulación efectiva queda reducida a los carriles centrales.</w:t>
      </w:r>
    </w:p>
    <w:p w14:paraId="5BACEA88" w14:textId="11E7BF23" w:rsidR="00AA3803"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Determine las trayectorias probables de circulación de los vehículos intervinientes inmediatamente previas al contacto, teniendo en consideración los daños denunciados, la ubicación de los sectores impactados y las constancias obrantes en autos.</w:t>
      </w:r>
    </w:p>
    <w:p w14:paraId="2BF77EDF" w14:textId="4F62252A" w:rsid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Indique si la versión brindada en la demanda, consistente en que el vehículo asegurado habría realizado una maniobra de adelantamiento y posterior desplazamiento hacia la derecha, impactando el lateral izquierdo del vehículo actor, resulta técnicamente compatible con la morfología y localización de los daños invocados.</w:t>
      </w:r>
    </w:p>
    <w:p w14:paraId="267EAF93" w14:textId="07241C7C" w:rsid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Informe el experto si una maniobra de adelantamiento como la relatada por la actora resulta, desde el punto de vista técnico, más compatible con daños por roce, fricción o raspado longitudinal, antes que con daños de hundimiento o deformación localizada.</w:t>
      </w:r>
    </w:p>
    <w:p w14:paraId="0255D445" w14:textId="18A6F775" w:rsid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Determine si los daños invocados en el lateral izquierdo del vehículo del actor presentan características de roce longitudinal o, por el contrario, de impacto con hundimiento localizado.</w:t>
      </w:r>
    </w:p>
    <w:p w14:paraId="235DCC8D" w14:textId="784FB123" w:rsid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t>Para el supuesto de verificarse hundimiento o deformación localizada en el lateral izquierdo del vehículo actor, indique el experto si ello resulta técnicamente compatible con una maniobra de incorporación a la circulación desde una posición de estacionamiento, invadiendo la trayectoria de otro rodado que ya circulaba.</w:t>
      </w:r>
    </w:p>
    <w:p w14:paraId="019CA430" w14:textId="3B1BB9F5" w:rsidR="0055067D" w:rsidRDefault="0055067D" w:rsidP="00E07E91">
      <w:pPr>
        <w:pStyle w:val="Prrafodelista"/>
        <w:numPr>
          <w:ilvl w:val="0"/>
          <w:numId w:val="9"/>
        </w:numPr>
        <w:spacing w:line="360" w:lineRule="auto"/>
        <w:ind w:firstLine="709"/>
        <w:jc w:val="both"/>
        <w:rPr>
          <w:rFonts w:ascii="Arial" w:hAnsi="Arial" w:cs="Arial"/>
        </w:rPr>
      </w:pPr>
      <w:r w:rsidRPr="0055067D">
        <w:rPr>
          <w:rFonts w:ascii="Arial" w:hAnsi="Arial" w:cs="Arial"/>
        </w:rPr>
        <w:lastRenderedPageBreak/>
        <w:t>Informe si el cuadro dañoso que presenta el vehículo del actor resulta compatible con la hipótesis de que éste se encontrara estacionado sobre un lateral de la calzada y hubiera iniciado una maniobra de salida o incorporación a la circulación al momento del contacto.</w:t>
      </w:r>
    </w:p>
    <w:p w14:paraId="3B80C854" w14:textId="583036F2" w:rsidR="0055067D"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 xml:space="preserve">Determine si los daños del vehículo asegurado, denunciados en óptica delantera derecha, </w:t>
      </w:r>
      <w:proofErr w:type="spellStart"/>
      <w:r w:rsidRPr="00AD2345">
        <w:rPr>
          <w:rFonts w:ascii="Arial" w:hAnsi="Arial" w:cs="Arial"/>
        </w:rPr>
        <w:t>paragolpe</w:t>
      </w:r>
      <w:proofErr w:type="spellEnd"/>
      <w:r w:rsidRPr="00AD2345">
        <w:rPr>
          <w:rFonts w:ascii="Arial" w:hAnsi="Arial" w:cs="Arial"/>
        </w:rPr>
        <w:t xml:space="preserve"> delantero derecho y </w:t>
      </w:r>
      <w:proofErr w:type="spellStart"/>
      <w:r w:rsidRPr="00AD2345">
        <w:rPr>
          <w:rFonts w:ascii="Arial" w:hAnsi="Arial" w:cs="Arial"/>
        </w:rPr>
        <w:t>guardabarro</w:t>
      </w:r>
      <w:proofErr w:type="spellEnd"/>
      <w:r w:rsidRPr="00AD2345">
        <w:rPr>
          <w:rFonts w:ascii="Arial" w:hAnsi="Arial" w:cs="Arial"/>
        </w:rPr>
        <w:t xml:space="preserve"> delantero derecho, resultan compatibles con un impacto contra el lateral izquierdo de otro rodado que se incorpora o atraviesa su línea de marcha.</w:t>
      </w:r>
    </w:p>
    <w:p w14:paraId="26938BFC" w14:textId="4E313FA3"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Indique si la combinación de daños en el sector delantero derecho del vehículo asegurado y lateral izquierdo del vehículo actor permite inferir cuál de los rodados ocupaba una trayectoria preexistente y cuál habría interferido o invadido dicha trayectoria.</w:t>
      </w:r>
    </w:p>
    <w:p w14:paraId="58F338F0" w14:textId="707FBF3C"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 xml:space="preserve">Determine cuál de los vehículos actuó como </w:t>
      </w:r>
      <w:proofErr w:type="spellStart"/>
      <w:r w:rsidRPr="00AD2345">
        <w:rPr>
          <w:rFonts w:ascii="Arial" w:hAnsi="Arial" w:cs="Arial"/>
        </w:rPr>
        <w:t>embistente</w:t>
      </w:r>
      <w:proofErr w:type="spellEnd"/>
      <w:r w:rsidRPr="00AD2345">
        <w:rPr>
          <w:rFonts w:ascii="Arial" w:hAnsi="Arial" w:cs="Arial"/>
        </w:rPr>
        <w:t xml:space="preserve"> y cuál como embestido, teniendo en cuenta las deformaciones, zonas de impacto y dinámica compatible con tales daños.</w:t>
      </w:r>
    </w:p>
    <w:p w14:paraId="4DE717BC" w14:textId="5808920B"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Indique si la mecánica más probable del hecho resulta compatible con una maniobra del actor de incorporación a la circulación sin asegurarse previamente de que podía efectuarla sin interferir en la marcha de otro vehículo.</w:t>
      </w:r>
    </w:p>
    <w:p w14:paraId="1535A3F4" w14:textId="06E080B5"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 xml:space="preserve">Informe si, desde el punto de vista técnico, la presencia de un hundimiento en el lateral izquierdo del vehículo actor resulta más consistente con una maniobra transversal </w:t>
      </w:r>
      <w:proofErr w:type="spellStart"/>
      <w:r w:rsidRPr="00AD2345">
        <w:rPr>
          <w:rFonts w:ascii="Arial" w:hAnsi="Arial" w:cs="Arial"/>
        </w:rPr>
        <w:t>o</w:t>
      </w:r>
      <w:proofErr w:type="spellEnd"/>
      <w:r w:rsidRPr="00AD2345">
        <w:rPr>
          <w:rFonts w:ascii="Arial" w:hAnsi="Arial" w:cs="Arial"/>
        </w:rPr>
        <w:t xml:space="preserve"> oblicua de ingreso a la calzada que con una maniobra paralela de sobrepaso entre vehículos que ya circulaban.</w:t>
      </w:r>
    </w:p>
    <w:p w14:paraId="759B2D4D" w14:textId="15F1F026"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Estime, en la medida de lo técnicamente posible, la velocidad aproximada de los vehículos al momento del contacto, considerando daños, deformaciones y demás constancias de autos.</w:t>
      </w:r>
    </w:p>
    <w:p w14:paraId="3C6C2F18" w14:textId="244D951A"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Indique si la versión de la demanda presenta compatibilidad técnica integral con los daños constatados, o si por el contrario existen inconsistencias entre la mecánica allí descripta y la materialidad de los daños.</w:t>
      </w:r>
    </w:p>
    <w:p w14:paraId="77873C06" w14:textId="49B9C235"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t>En caso de considerar inverosímil o técnicamente incompatible la mecánica relatada por la actora, indique cuál sería la dinámica más probable de ocurrencia del siniestro, describiéndola detalladamente.</w:t>
      </w:r>
    </w:p>
    <w:p w14:paraId="1C045F5A" w14:textId="36D5F380" w:rsidR="00AD2345" w:rsidRDefault="00AD2345" w:rsidP="00E07E91">
      <w:pPr>
        <w:pStyle w:val="Prrafodelista"/>
        <w:numPr>
          <w:ilvl w:val="0"/>
          <w:numId w:val="9"/>
        </w:numPr>
        <w:spacing w:line="360" w:lineRule="auto"/>
        <w:ind w:firstLine="709"/>
        <w:jc w:val="both"/>
        <w:rPr>
          <w:rFonts w:ascii="Arial" w:hAnsi="Arial" w:cs="Arial"/>
        </w:rPr>
      </w:pPr>
      <w:r w:rsidRPr="00AD2345">
        <w:rPr>
          <w:rFonts w:ascii="Arial" w:hAnsi="Arial" w:cs="Arial"/>
        </w:rPr>
        <w:lastRenderedPageBreak/>
        <w:t>Informe todo otro dato o circunstancia de interés técnico que contribuya a la correcta reconstrucción del hecho y a determinar la compatibilidad entre los daños y la mecánica del accidente.</w:t>
      </w:r>
    </w:p>
    <w:p w14:paraId="38106ED8" w14:textId="77777777" w:rsidR="00AD2345" w:rsidRPr="00D102E6" w:rsidRDefault="00AD2345" w:rsidP="00E07E91">
      <w:pPr>
        <w:pStyle w:val="Prrafodelista"/>
        <w:numPr>
          <w:ilvl w:val="2"/>
          <w:numId w:val="1"/>
        </w:numPr>
        <w:spacing w:line="360" w:lineRule="auto"/>
        <w:ind w:firstLine="709"/>
        <w:jc w:val="both"/>
        <w:rPr>
          <w:rFonts w:ascii="Arial" w:hAnsi="Arial" w:cs="Arial"/>
          <w:b/>
          <w:bCs/>
          <w:u w:val="single"/>
        </w:rPr>
      </w:pPr>
      <w:r w:rsidRPr="00D102E6">
        <w:rPr>
          <w:rFonts w:ascii="Arial" w:hAnsi="Arial" w:cs="Arial"/>
          <w:b/>
          <w:bCs/>
          <w:u w:val="single"/>
        </w:rPr>
        <w:t xml:space="preserve">OPOSICIÓN A LA PRUEBA: </w:t>
      </w:r>
    </w:p>
    <w:p w14:paraId="697922D7" w14:textId="77777777" w:rsidR="00AD2345" w:rsidRPr="00D102E6" w:rsidRDefault="00AD2345" w:rsidP="00E07E91">
      <w:pPr>
        <w:spacing w:line="360" w:lineRule="auto"/>
        <w:ind w:left="360" w:firstLine="709"/>
        <w:jc w:val="both"/>
        <w:rPr>
          <w:rFonts w:ascii="Arial" w:hAnsi="Arial" w:cs="Arial"/>
        </w:rPr>
      </w:pPr>
      <w:r w:rsidRPr="00D102E6">
        <w:rPr>
          <w:rFonts w:ascii="Arial" w:hAnsi="Arial" w:cs="Arial"/>
        </w:rPr>
        <w:t xml:space="preserve">Vengo a oponerme a la producción de los siguientes medios de prueba ofrecidos por la parte actora, solicitando se desestimen los mismos con costas. </w:t>
      </w:r>
    </w:p>
    <w:p w14:paraId="3203A3BB" w14:textId="77777777" w:rsidR="00AD2345" w:rsidRDefault="00AD2345" w:rsidP="00E07E91">
      <w:pPr>
        <w:pStyle w:val="Prrafodelista"/>
        <w:numPr>
          <w:ilvl w:val="0"/>
          <w:numId w:val="15"/>
        </w:numPr>
        <w:spacing w:line="360" w:lineRule="auto"/>
        <w:ind w:firstLine="709"/>
        <w:jc w:val="both"/>
        <w:rPr>
          <w:rFonts w:ascii="Arial" w:hAnsi="Arial" w:cs="Arial"/>
        </w:rPr>
      </w:pPr>
      <w:r w:rsidRPr="00AD2345">
        <w:rPr>
          <w:rFonts w:ascii="Arial" w:hAnsi="Arial" w:cs="Arial"/>
          <w:b/>
          <w:bCs/>
          <w:u w:val="single"/>
        </w:rPr>
        <w:t>CONFESIONAL</w:t>
      </w:r>
      <w:r w:rsidRPr="00AD2345">
        <w:rPr>
          <w:rFonts w:ascii="Arial" w:hAnsi="Arial" w:cs="Arial"/>
        </w:rPr>
        <w:t>: Esta parte viene a oponerse a la prueba confesional ofrecida por la actora respecto del representante legal de la citada en garantía, por resultar manifiestamente improcedente. En efecto, la citada en garantía comparece al proceso en los términos del art. 118 de la Ley 17.418, en virtud del contrato de seguro celebrado con el asegurado, y no reviste el carácter de autora material del hecho que se investiga en autos. En tal sentido, los hechos relativos a la producción del accidente, mecánica del siniestro y eventuales responsabilidades no constituyen hechos personales ni propios del representante legal de la aseguradora, quien carece de conocimiento directo sobre las circunstancias fácticas del evento dañoso. La prueba confesional únicamente resulta admisible respecto de hechos personales del absolvente, lo que claramente no se verifica en el caso, ya que el representante legal de la compañía aseguradora no intervino en el hecho objeto de autos ni puede aportar conocimiento directo sobre su ocurrencia. Por lo expuesto, la prueba ofrecida resulta impertinente e inconducente, debiendo rechazarse su producción.</w:t>
      </w:r>
    </w:p>
    <w:p w14:paraId="4D05F2A1" w14:textId="1C4584C8" w:rsidR="00AD2345" w:rsidRDefault="00AD2345" w:rsidP="00E07E91">
      <w:pPr>
        <w:pStyle w:val="Prrafodelista"/>
        <w:numPr>
          <w:ilvl w:val="0"/>
          <w:numId w:val="15"/>
        </w:numPr>
        <w:spacing w:line="360" w:lineRule="auto"/>
        <w:ind w:firstLine="709"/>
        <w:jc w:val="both"/>
        <w:rPr>
          <w:rFonts w:ascii="Arial" w:hAnsi="Arial" w:cs="Arial"/>
        </w:rPr>
      </w:pPr>
      <w:r w:rsidRPr="00AD2345">
        <w:rPr>
          <w:rFonts w:ascii="Arial" w:hAnsi="Arial" w:cs="Arial"/>
          <w:b/>
          <w:bCs/>
          <w:u w:val="single"/>
        </w:rPr>
        <w:t>CONTABLE</w:t>
      </w:r>
      <w:r w:rsidRPr="00AD2345">
        <w:rPr>
          <w:rFonts w:ascii="Arial" w:hAnsi="Arial" w:cs="Arial"/>
        </w:rPr>
        <w:t xml:space="preserve">: Atento a la aceptación de la cobertura </w:t>
      </w:r>
      <w:proofErr w:type="spellStart"/>
      <w:r w:rsidRPr="00AD2345">
        <w:rPr>
          <w:rFonts w:ascii="Arial" w:hAnsi="Arial" w:cs="Arial"/>
        </w:rPr>
        <w:t>asegurativa</w:t>
      </w:r>
      <w:proofErr w:type="spellEnd"/>
      <w:r w:rsidRPr="00AD2345">
        <w:rPr>
          <w:rFonts w:ascii="Arial" w:hAnsi="Arial" w:cs="Arial"/>
        </w:rPr>
        <w:t xml:space="preserve"> formulada por mi mandante, esta parte se opone a la producción de la prueba pericial contable ofrecida por la actora. En el supuesto de que la accionante insista con la producción de este medio probatorio, dejamos manifestado el absoluto y total desinterés en la producción </w:t>
      </w:r>
      <w:proofErr w:type="gramStart"/>
      <w:r w:rsidRPr="00AD2345">
        <w:rPr>
          <w:rFonts w:ascii="Arial" w:hAnsi="Arial" w:cs="Arial"/>
        </w:rPr>
        <w:t>del mismo</w:t>
      </w:r>
      <w:proofErr w:type="gramEnd"/>
      <w:r w:rsidRPr="00AD2345">
        <w:rPr>
          <w:rFonts w:ascii="Arial" w:hAnsi="Arial" w:cs="Arial"/>
        </w:rPr>
        <w:t>,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w:t>
      </w:r>
    </w:p>
    <w:p w14:paraId="1862E5CD" w14:textId="0247D814" w:rsidR="00AD2345" w:rsidRPr="00AD2345" w:rsidRDefault="00AD2345" w:rsidP="00E07E91">
      <w:pPr>
        <w:pStyle w:val="Prrafodelista"/>
        <w:numPr>
          <w:ilvl w:val="0"/>
          <w:numId w:val="15"/>
        </w:numPr>
        <w:spacing w:line="360" w:lineRule="auto"/>
        <w:ind w:firstLine="709"/>
        <w:jc w:val="both"/>
        <w:rPr>
          <w:rFonts w:ascii="Arial" w:hAnsi="Arial" w:cs="Arial"/>
        </w:rPr>
      </w:pPr>
      <w:r w:rsidRPr="00AD2345">
        <w:rPr>
          <w:rFonts w:ascii="Arial" w:hAnsi="Arial" w:cs="Arial"/>
          <w:b/>
          <w:bCs/>
          <w:u w:val="single"/>
        </w:rPr>
        <w:lastRenderedPageBreak/>
        <w:t>INFORMATIVA A LA SUPERINTENDENCIA DE SEGUROS DE LA NACIÓN</w:t>
      </w:r>
      <w:r w:rsidRPr="009C4B20">
        <w:rPr>
          <w:rFonts w:ascii="Arial" w:hAnsi="Arial" w:cs="Arial"/>
          <w:b/>
          <w:bCs/>
        </w:rPr>
        <w:t>:</w:t>
      </w:r>
      <w:r w:rsidRPr="009C4B20">
        <w:rPr>
          <w:rFonts w:ascii="Arial" w:hAnsi="Arial" w:cs="Arial"/>
        </w:rPr>
        <w:t xml:space="preserve"> esta parte se opone a la prueba informativa dirigida a la Superintendencia de Seguros de la Nación, por resultar manifiestamente inconducente para la resolución del presente litigio.</w:t>
      </w:r>
      <w:r>
        <w:rPr>
          <w:rFonts w:ascii="Arial" w:hAnsi="Arial" w:cs="Arial"/>
        </w:rPr>
        <w:t xml:space="preserve"> </w:t>
      </w:r>
      <w:r w:rsidRPr="00AD2345">
        <w:rPr>
          <w:rFonts w:ascii="Arial" w:hAnsi="Arial" w:cs="Arial"/>
        </w:rPr>
        <w:t>La Superintendencia de Seguros de la Nación ejerce funciones de control y supervisión de la actividad aseguradora, pero no interviene en la tramitación de siniestros particulares ni posee información específica relativa a la gestión administrativa de cada siniestro denunciado ante las compañías aseguradoras.</w:t>
      </w:r>
      <w:r>
        <w:rPr>
          <w:rFonts w:ascii="Arial" w:hAnsi="Arial" w:cs="Arial"/>
        </w:rPr>
        <w:t xml:space="preserve"> </w:t>
      </w:r>
      <w:r w:rsidRPr="00AD2345">
        <w:rPr>
          <w:rFonts w:ascii="Arial" w:hAnsi="Arial" w:cs="Arial"/>
        </w:rPr>
        <w:t>En consecuencia, la prueba informativa solicitada carece de utilidad para esclarecer los hechos controvertidos en autos, resultando impertinente e inconducente a los fines del proceso.</w:t>
      </w:r>
      <w:r>
        <w:rPr>
          <w:rFonts w:ascii="Arial" w:hAnsi="Arial" w:cs="Arial"/>
        </w:rPr>
        <w:t xml:space="preserve"> </w:t>
      </w:r>
      <w:r w:rsidRPr="00AD2345">
        <w:rPr>
          <w:rFonts w:ascii="Arial" w:hAnsi="Arial" w:cs="Arial"/>
        </w:rPr>
        <w:t>Por lo expuesto, se solicita se rechace la prueba informativa dirigida a la Superintendencia de Seguros de la Nación.</w:t>
      </w:r>
    </w:p>
    <w:p w14:paraId="18783C53" w14:textId="7A3B7856" w:rsidR="00AD2345" w:rsidRPr="00F91BFC" w:rsidRDefault="00AD2345" w:rsidP="00E07E91">
      <w:pPr>
        <w:pStyle w:val="Prrafodelista"/>
        <w:numPr>
          <w:ilvl w:val="0"/>
          <w:numId w:val="15"/>
        </w:numPr>
        <w:spacing w:line="360" w:lineRule="auto"/>
        <w:ind w:firstLine="709"/>
        <w:jc w:val="both"/>
        <w:rPr>
          <w:rFonts w:ascii="Arial" w:hAnsi="Arial" w:cs="Arial"/>
        </w:rPr>
      </w:pPr>
      <w:r w:rsidRPr="00AD2345">
        <w:rPr>
          <w:rFonts w:ascii="Arial" w:hAnsi="Arial" w:cs="Arial"/>
          <w:b/>
          <w:bCs/>
          <w:u w:val="single"/>
        </w:rPr>
        <w:t>TESTIMONIAL:</w:t>
      </w:r>
      <w:r w:rsidRPr="00AD2345">
        <w:rPr>
          <w:rFonts w:ascii="Arial" w:hAnsi="Arial" w:cs="Arial"/>
        </w:rPr>
        <w:t xml:space="preserve"> </w:t>
      </w:r>
      <w:r w:rsidR="00F91BFC" w:rsidRPr="00F91BFC">
        <w:rPr>
          <w:rFonts w:ascii="Arial" w:hAnsi="Arial" w:cs="Arial"/>
        </w:rPr>
        <w:t>No se especifican concretamente los hechos sobre los cuales declararán los testigos ofrecidos, limitándose la actora a una fórmula genérica.</w:t>
      </w:r>
      <w:r w:rsidR="00F91BFC">
        <w:rPr>
          <w:rFonts w:ascii="Arial" w:hAnsi="Arial" w:cs="Arial"/>
        </w:rPr>
        <w:t xml:space="preserve"> </w:t>
      </w:r>
      <w:r w:rsidR="00F91BFC" w:rsidRPr="00F91BFC">
        <w:rPr>
          <w:rFonts w:ascii="Arial" w:hAnsi="Arial" w:cs="Arial"/>
        </w:rPr>
        <w:t>Tal indeterminación vulnera el principio de especificidad probatoria e impide ejercer adecuadamente el derecho de defensa.</w:t>
      </w:r>
      <w:r w:rsidR="00F91BFC" w:rsidRPr="00F91BFC">
        <w:rPr>
          <w:rFonts w:ascii="Arial" w:hAnsi="Arial" w:cs="Arial"/>
        </w:rPr>
        <w:t xml:space="preserve"> S</w:t>
      </w:r>
      <w:r w:rsidR="00F91BFC" w:rsidRPr="00F91BFC">
        <w:rPr>
          <w:rFonts w:ascii="Arial" w:hAnsi="Arial" w:cs="Arial"/>
        </w:rPr>
        <w:t>e desconoce si los testigos fueron presenciales del hecho o si su conocimiento es meramente referencial, lo que podría configurar testimonio de oídas.</w:t>
      </w:r>
      <w:r w:rsidR="00F91BFC" w:rsidRPr="00F91BFC">
        <w:rPr>
          <w:rFonts w:ascii="Arial" w:hAnsi="Arial" w:cs="Arial"/>
        </w:rPr>
        <w:t xml:space="preserve"> </w:t>
      </w:r>
      <w:r w:rsidR="00F91BFC" w:rsidRPr="00F91BFC">
        <w:rPr>
          <w:rFonts w:ascii="Arial" w:hAnsi="Arial" w:cs="Arial"/>
        </w:rPr>
        <w:t>Se deja planteada expresa reserva de tachar a los testigos por falta de imparcialidad, interés en el pleito o vínculo con la parte actora, en caso de verificarse tales extremos.</w:t>
      </w:r>
      <w:r w:rsidR="00F91BFC" w:rsidRPr="00F91BFC">
        <w:rPr>
          <w:rFonts w:ascii="Arial" w:hAnsi="Arial" w:cs="Arial"/>
        </w:rPr>
        <w:t xml:space="preserve"> </w:t>
      </w:r>
      <w:r w:rsidR="00F91BFC" w:rsidRPr="00F91BFC">
        <w:rPr>
          <w:rFonts w:ascii="Arial" w:hAnsi="Arial" w:cs="Arial"/>
        </w:rPr>
        <w:t>Se solicita que se controle estrictamente la pertinencia de las preguntas, rechazando aquellas que importen conclusiones técnicas, valoraciones jurídicas o reconstrucciones mecánicas propias de pericia.</w:t>
      </w:r>
      <w:r w:rsidR="00F91BFC" w:rsidRPr="00F91BFC">
        <w:rPr>
          <w:rFonts w:ascii="Arial" w:hAnsi="Arial" w:cs="Arial"/>
        </w:rPr>
        <w:t xml:space="preserve"> </w:t>
      </w:r>
      <w:r w:rsidR="00F91BFC" w:rsidRPr="00F91BFC">
        <w:rPr>
          <w:rFonts w:ascii="Arial" w:hAnsi="Arial" w:cs="Arial"/>
        </w:rPr>
        <w:t>En consecuencia, se solicita que la prueba testimonial sea limitada estrictamente a hechos personales y concretos, excluyendo apreciaciones subjetivas o inferencias.</w:t>
      </w:r>
    </w:p>
    <w:p w14:paraId="3DFBC8E0" w14:textId="2CDE7064" w:rsidR="00320205" w:rsidRPr="00320205" w:rsidRDefault="00320205" w:rsidP="00E07E91">
      <w:pPr>
        <w:pStyle w:val="Prrafodelista"/>
        <w:numPr>
          <w:ilvl w:val="2"/>
          <w:numId w:val="1"/>
        </w:numPr>
        <w:spacing w:line="360" w:lineRule="auto"/>
        <w:ind w:firstLine="709"/>
        <w:jc w:val="both"/>
        <w:rPr>
          <w:rFonts w:ascii="Arial" w:hAnsi="Arial" w:cs="Arial"/>
          <w:b/>
          <w:bCs/>
          <w:u w:val="single"/>
        </w:rPr>
      </w:pPr>
      <w:r w:rsidRPr="00320205">
        <w:rPr>
          <w:rFonts w:ascii="Arial" w:hAnsi="Arial" w:cs="Arial"/>
          <w:b/>
          <w:bCs/>
          <w:u w:val="single"/>
        </w:rPr>
        <w:t>FORMULA RESERVA DE DERECHOS</w:t>
      </w:r>
    </w:p>
    <w:p w14:paraId="1C9CE861" w14:textId="1EB3454B" w:rsidR="0064395D" w:rsidRDefault="00320205" w:rsidP="00E07E91">
      <w:pPr>
        <w:spacing w:line="360" w:lineRule="auto"/>
        <w:ind w:firstLine="709"/>
        <w:jc w:val="both"/>
        <w:rPr>
          <w:rFonts w:ascii="Arial" w:hAnsi="Arial" w:cs="Arial"/>
        </w:rPr>
      </w:pPr>
      <w:r w:rsidRPr="00D102E6">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5560DA39" w14:textId="07147984" w:rsidR="00320205" w:rsidRPr="00D102E6" w:rsidRDefault="00320205" w:rsidP="00E07E91">
      <w:pPr>
        <w:pStyle w:val="Prrafodelista"/>
        <w:numPr>
          <w:ilvl w:val="2"/>
          <w:numId w:val="1"/>
        </w:numPr>
        <w:spacing w:line="360" w:lineRule="auto"/>
        <w:ind w:firstLine="709"/>
        <w:jc w:val="both"/>
        <w:rPr>
          <w:rFonts w:ascii="Arial" w:hAnsi="Arial" w:cs="Arial"/>
          <w:b/>
          <w:bCs/>
          <w:u w:val="single"/>
        </w:rPr>
      </w:pPr>
      <w:r w:rsidRPr="00D102E6">
        <w:rPr>
          <w:rFonts w:ascii="Arial" w:hAnsi="Arial" w:cs="Arial"/>
          <w:b/>
          <w:bCs/>
          <w:u w:val="single"/>
        </w:rPr>
        <w:lastRenderedPageBreak/>
        <w:t>SOLICITA LA OPORTUNA APLICACION DEL ART. 730 CODIGO CIVIL Y COMERCIAL</w:t>
      </w:r>
    </w:p>
    <w:p w14:paraId="7FA0AA06" w14:textId="77777777" w:rsidR="00320205" w:rsidRPr="00D102E6" w:rsidRDefault="00320205" w:rsidP="00E07E91">
      <w:pPr>
        <w:spacing w:line="360" w:lineRule="auto"/>
        <w:ind w:firstLine="709"/>
        <w:jc w:val="both"/>
        <w:rPr>
          <w:rFonts w:ascii="Arial" w:hAnsi="Arial" w:cs="Arial"/>
        </w:rPr>
      </w:pPr>
      <w:r w:rsidRPr="00D102E6">
        <w:rPr>
          <w:rFonts w:ascii="Arial" w:hAnsi="Arial" w:cs="Arial"/>
        </w:rPr>
        <w:t xml:space="preserve">Con fecha 10 de Enero de 1995, se ha publicado en el Boletín Oficial la Ley 24.432 de Honorarios Profesionales, la cual en su art. 1º dispone que se incorpora al art. 505 del Código Civil (actual art. 730 del Código Civil y Comercial) el siguiente párrafo: “Si en el cumplimiento de la obligación, cualquiera sea su fuente, </w:t>
      </w:r>
      <w:proofErr w:type="spellStart"/>
      <w:r w:rsidRPr="00D102E6">
        <w:rPr>
          <w:rFonts w:ascii="Arial" w:hAnsi="Arial" w:cs="Arial"/>
        </w:rPr>
        <w:t>derívase</w:t>
      </w:r>
      <w:proofErr w:type="spellEnd"/>
      <w:r w:rsidRPr="00D102E6">
        <w:rPr>
          <w:rFonts w:ascii="Arial" w:hAnsi="Arial" w:cs="Arial"/>
        </w:rPr>
        <w:t xml:space="preserve"> en litigio judicial o arbitral, la responsabilidad por el pago de las costas, incluidos los honorarios profesionales de todo tipo allí devengados y correspondientes a la primera o única instancia, no excederá del veinticinco por ciento (25%) del monto de la sentencia, laudo, transacción o instrumento que ponga fin al diferendo”. Si las regulaciones de honorarios practicadas conforme a las leyes arancelarias o usos locales, correspondientes a todas las profesiones y especialidades superan dicho porcentaje, el juez precederá a prorratear los montos entre los beneficiarios. En el mismo sentido ha interpretado la aplicación de la Ley 24.432 la SCBA, la cual, en la sentencia dictada en el caso “Zuccoli, Marcela c/ SUM S.A. s./ daños y perjuicios” L. 77.914, decide revocar el fallo del Tribunal de Trabajo </w:t>
      </w:r>
      <w:proofErr w:type="spellStart"/>
      <w:r w:rsidRPr="00D102E6">
        <w:rPr>
          <w:rFonts w:ascii="Arial" w:hAnsi="Arial" w:cs="Arial"/>
        </w:rPr>
        <w:t>Nº</w:t>
      </w:r>
      <w:proofErr w:type="spellEnd"/>
      <w:r w:rsidRPr="00D102E6">
        <w:rPr>
          <w:rFonts w:ascii="Arial" w:hAnsi="Arial" w:cs="Arial"/>
        </w:rPr>
        <w:t xml:space="preserve"> 3 de La Plata que había desestimado la aplicación al pleito del artículo 505 del Código Civil, texto según ley 24.432. Conforme este nuevo fallo, la SCJBA modifica sustancialmente su doctrina legal anterior, y avala ahora la aplicación del tope del 25% de costas (ley 24.432) en jurisdicción de la Provincia de Buenos Aires, siendo dicho fallo de aplicación obligatoria en dicha jurisdicción.</w:t>
      </w:r>
    </w:p>
    <w:p w14:paraId="51A7A8E8" w14:textId="174E84DE" w:rsidR="00320205" w:rsidRPr="00D102E6" w:rsidRDefault="00320205" w:rsidP="00E07E91">
      <w:pPr>
        <w:pStyle w:val="Prrafodelista"/>
        <w:numPr>
          <w:ilvl w:val="2"/>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t>AUTORIZA</w:t>
      </w:r>
    </w:p>
    <w:p w14:paraId="2807A885" w14:textId="77777777" w:rsidR="00320205" w:rsidRDefault="00320205" w:rsidP="00E07E91">
      <w:pPr>
        <w:spacing w:line="360" w:lineRule="auto"/>
        <w:ind w:firstLine="709"/>
        <w:jc w:val="both"/>
        <w:rPr>
          <w:rFonts w:ascii="Arial" w:hAnsi="Arial" w:cs="Arial"/>
        </w:rPr>
      </w:pPr>
      <w:r w:rsidRPr="00D102E6">
        <w:rPr>
          <w:rFonts w:ascii="Arial" w:hAnsi="Arial" w:cs="Arial"/>
        </w:rPr>
        <w:t xml:space="preserve">Autorizo a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D102E6">
        <w:rPr>
          <w:rFonts w:ascii="Arial" w:hAnsi="Arial" w:cs="Arial"/>
        </w:rPr>
        <w:t>A</w:t>
      </w:r>
      <w:proofErr w:type="gramEnd"/>
      <w:r w:rsidRPr="00D102E6">
        <w:rPr>
          <w:rFonts w:ascii="Arial" w:hAnsi="Arial" w:cs="Arial"/>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45ED2EAF" w14:textId="77777777" w:rsidR="00E07E91" w:rsidRPr="00D102E6" w:rsidRDefault="00E07E91" w:rsidP="00E07E91">
      <w:pPr>
        <w:spacing w:line="360" w:lineRule="auto"/>
        <w:ind w:firstLine="709"/>
        <w:jc w:val="both"/>
        <w:rPr>
          <w:rFonts w:ascii="Arial" w:hAnsi="Arial" w:cs="Arial"/>
        </w:rPr>
      </w:pPr>
    </w:p>
    <w:p w14:paraId="48D8C0CB" w14:textId="3A632529" w:rsidR="00320205" w:rsidRPr="00D102E6" w:rsidRDefault="00320205" w:rsidP="00E07E91">
      <w:pPr>
        <w:pStyle w:val="Prrafodelista"/>
        <w:numPr>
          <w:ilvl w:val="2"/>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lastRenderedPageBreak/>
        <w:t>RESERVA DEL CASO FEDERAL.</w:t>
      </w:r>
    </w:p>
    <w:p w14:paraId="3E691AB7" w14:textId="77777777" w:rsidR="00320205" w:rsidRPr="00D102E6" w:rsidRDefault="00320205" w:rsidP="00E07E91">
      <w:pPr>
        <w:spacing w:line="360" w:lineRule="auto"/>
        <w:ind w:left="357" w:firstLine="709"/>
        <w:jc w:val="both"/>
        <w:rPr>
          <w:rFonts w:ascii="Arial" w:hAnsi="Arial" w:cs="Arial"/>
        </w:rPr>
      </w:pPr>
      <w:r w:rsidRPr="00D102E6">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 representada, plasmadas en los principios constitucionales de defensa en juicio, igualdad ante la ley, propiedad, y debido proceso. (Arts. 16, 17, 18).</w:t>
      </w:r>
    </w:p>
    <w:p w14:paraId="6132B8B1" w14:textId="77744DA8" w:rsidR="00320205" w:rsidRPr="00D102E6" w:rsidRDefault="00320205" w:rsidP="00E07E91">
      <w:pPr>
        <w:pStyle w:val="Prrafodelista"/>
        <w:numPr>
          <w:ilvl w:val="2"/>
          <w:numId w:val="1"/>
        </w:numPr>
        <w:spacing w:line="360" w:lineRule="auto"/>
        <w:ind w:firstLine="709"/>
        <w:jc w:val="both"/>
        <w:rPr>
          <w:rFonts w:ascii="Arial" w:hAnsi="Arial" w:cs="Arial"/>
          <w:b/>
          <w:bCs/>
          <w:u w:val="single"/>
        </w:rPr>
      </w:pPr>
      <w:r w:rsidRPr="00D102E6">
        <w:rPr>
          <w:rFonts w:ascii="Arial" w:hAnsi="Arial" w:cs="Arial"/>
          <w:b/>
          <w:bCs/>
          <w:u w:val="single"/>
        </w:rPr>
        <w:t>PETITORIO</w:t>
      </w:r>
    </w:p>
    <w:p w14:paraId="71E452D0" w14:textId="77777777" w:rsidR="00320205" w:rsidRPr="00D102E6" w:rsidRDefault="00320205" w:rsidP="00E07E91">
      <w:pPr>
        <w:spacing w:line="360" w:lineRule="auto"/>
        <w:ind w:firstLine="709"/>
        <w:jc w:val="both"/>
        <w:rPr>
          <w:rFonts w:ascii="Arial" w:hAnsi="Arial" w:cs="Arial"/>
        </w:rPr>
      </w:pPr>
      <w:r w:rsidRPr="00D102E6">
        <w:rPr>
          <w:rFonts w:ascii="Arial" w:hAnsi="Arial" w:cs="Arial"/>
        </w:rPr>
        <w:t>Por lo expuesto, a V.S. pido:</w:t>
      </w:r>
    </w:p>
    <w:p w14:paraId="5F49E0B5" w14:textId="77777777" w:rsidR="00320205" w:rsidRPr="00D102E6" w:rsidRDefault="00320205" w:rsidP="00E07E91">
      <w:pPr>
        <w:pStyle w:val="Prrafodelista"/>
        <w:numPr>
          <w:ilvl w:val="0"/>
          <w:numId w:val="17"/>
        </w:numPr>
        <w:spacing w:line="360" w:lineRule="auto"/>
        <w:ind w:firstLine="709"/>
        <w:jc w:val="both"/>
        <w:rPr>
          <w:rFonts w:ascii="Arial" w:hAnsi="Arial" w:cs="Arial"/>
        </w:rPr>
      </w:pPr>
      <w:r w:rsidRPr="00D102E6">
        <w:rPr>
          <w:rFonts w:ascii="Arial" w:hAnsi="Arial" w:cs="Arial"/>
        </w:rPr>
        <w:t>Me tenga por presentada, por parte.</w:t>
      </w:r>
    </w:p>
    <w:p w14:paraId="303E765E" w14:textId="77777777" w:rsidR="00320205" w:rsidRPr="00D102E6" w:rsidRDefault="00320205" w:rsidP="00E07E91">
      <w:pPr>
        <w:pStyle w:val="Prrafodelista"/>
        <w:numPr>
          <w:ilvl w:val="0"/>
          <w:numId w:val="17"/>
        </w:numPr>
        <w:spacing w:line="360" w:lineRule="auto"/>
        <w:ind w:firstLine="709"/>
        <w:jc w:val="both"/>
        <w:rPr>
          <w:rFonts w:ascii="Arial" w:hAnsi="Arial" w:cs="Arial"/>
        </w:rPr>
      </w:pPr>
      <w:r w:rsidRPr="00D102E6">
        <w:rPr>
          <w:rFonts w:ascii="Arial" w:hAnsi="Arial" w:cs="Arial"/>
        </w:rPr>
        <w:t>Tenga por constituido el domicilio legal y electrónico.</w:t>
      </w:r>
    </w:p>
    <w:p w14:paraId="674FBC3A" w14:textId="77777777" w:rsidR="00320205" w:rsidRPr="00D102E6" w:rsidRDefault="00320205" w:rsidP="00E07E91">
      <w:pPr>
        <w:pStyle w:val="Prrafodelista"/>
        <w:numPr>
          <w:ilvl w:val="0"/>
          <w:numId w:val="17"/>
        </w:numPr>
        <w:spacing w:line="360" w:lineRule="auto"/>
        <w:ind w:firstLine="709"/>
        <w:jc w:val="both"/>
        <w:rPr>
          <w:rFonts w:ascii="Arial" w:hAnsi="Arial" w:cs="Arial"/>
        </w:rPr>
      </w:pPr>
      <w:r w:rsidRPr="00D102E6">
        <w:rPr>
          <w:rFonts w:ascii="Arial" w:hAnsi="Arial" w:cs="Arial"/>
        </w:rPr>
        <w:t>Tenga por contestada la demanda.</w:t>
      </w:r>
    </w:p>
    <w:p w14:paraId="78F4F33B" w14:textId="77777777" w:rsidR="00320205" w:rsidRPr="00D102E6" w:rsidRDefault="00320205" w:rsidP="00E07E91">
      <w:pPr>
        <w:pStyle w:val="Prrafodelista"/>
        <w:numPr>
          <w:ilvl w:val="0"/>
          <w:numId w:val="17"/>
        </w:numPr>
        <w:spacing w:line="360" w:lineRule="auto"/>
        <w:ind w:firstLine="709"/>
        <w:jc w:val="both"/>
        <w:rPr>
          <w:rFonts w:ascii="Arial" w:hAnsi="Arial" w:cs="Arial"/>
        </w:rPr>
      </w:pPr>
      <w:r w:rsidRPr="00D102E6">
        <w:rPr>
          <w:rFonts w:ascii="Arial" w:hAnsi="Arial" w:cs="Arial"/>
        </w:rPr>
        <w:t>Tenga por acompañada la prueba documental y por ofrecida la restante, ordenando su oportuna producción.</w:t>
      </w:r>
    </w:p>
    <w:p w14:paraId="6824096E" w14:textId="77777777" w:rsidR="00320205" w:rsidRPr="00D102E6" w:rsidRDefault="00320205" w:rsidP="00E07E91">
      <w:pPr>
        <w:pStyle w:val="Prrafodelista"/>
        <w:numPr>
          <w:ilvl w:val="0"/>
          <w:numId w:val="17"/>
        </w:numPr>
        <w:spacing w:line="360" w:lineRule="auto"/>
        <w:ind w:firstLine="709"/>
        <w:jc w:val="both"/>
        <w:rPr>
          <w:rFonts w:ascii="Arial" w:hAnsi="Arial" w:cs="Arial"/>
        </w:rPr>
      </w:pPr>
      <w:r w:rsidRPr="00D102E6">
        <w:rPr>
          <w:rFonts w:ascii="Arial" w:hAnsi="Arial" w:cs="Arial"/>
        </w:rPr>
        <w:t>Oportunamente se rechace la demanda, con costas.</w:t>
      </w:r>
    </w:p>
    <w:p w14:paraId="498AA97C" w14:textId="77777777" w:rsidR="00320205" w:rsidRPr="00D102E6" w:rsidRDefault="00320205" w:rsidP="00E07E91">
      <w:pPr>
        <w:spacing w:line="360" w:lineRule="auto"/>
        <w:ind w:firstLine="709"/>
        <w:jc w:val="right"/>
        <w:rPr>
          <w:rFonts w:ascii="Arial" w:hAnsi="Arial" w:cs="Arial"/>
        </w:rPr>
      </w:pPr>
      <w:r w:rsidRPr="00D102E6">
        <w:rPr>
          <w:rFonts w:ascii="Arial" w:hAnsi="Arial" w:cs="Arial"/>
        </w:rPr>
        <w:t>Proveer de conformidad,</w:t>
      </w:r>
    </w:p>
    <w:p w14:paraId="732F4537" w14:textId="33CAD640" w:rsidR="00320205" w:rsidRPr="00320205" w:rsidRDefault="00320205" w:rsidP="00E07E91">
      <w:pPr>
        <w:spacing w:line="360" w:lineRule="auto"/>
        <w:ind w:firstLine="709"/>
        <w:jc w:val="right"/>
        <w:rPr>
          <w:rFonts w:ascii="Arial" w:hAnsi="Arial" w:cs="Arial"/>
        </w:rPr>
      </w:pPr>
      <w:r w:rsidRPr="00D102E6">
        <w:rPr>
          <w:rFonts w:ascii="Arial" w:hAnsi="Arial" w:cs="Arial"/>
        </w:rPr>
        <w:t>SERA JUSTICIA</w:t>
      </w:r>
    </w:p>
    <w:sectPr w:rsidR="00320205" w:rsidRPr="00320205" w:rsidSect="008A41F1">
      <w:pgSz w:w="11906" w:h="16838"/>
      <w:pgMar w:top="2835" w:right="851"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646"/>
    <w:multiLevelType w:val="hybridMultilevel"/>
    <w:tmpl w:val="7F7C3700"/>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E9A583C"/>
    <w:multiLevelType w:val="hybridMultilevel"/>
    <w:tmpl w:val="8C84180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470486B"/>
    <w:multiLevelType w:val="hybridMultilevel"/>
    <w:tmpl w:val="060A106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7316685"/>
    <w:multiLevelType w:val="hybridMultilevel"/>
    <w:tmpl w:val="B02E510A"/>
    <w:lvl w:ilvl="0" w:tplc="FFFFFFFF">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90D3869"/>
    <w:multiLevelType w:val="hybridMultilevel"/>
    <w:tmpl w:val="B23E91C6"/>
    <w:lvl w:ilvl="0" w:tplc="2C0A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740176"/>
    <w:multiLevelType w:val="hybridMultilevel"/>
    <w:tmpl w:val="F5BCBC44"/>
    <w:lvl w:ilvl="0" w:tplc="2C0A0017">
      <w:start w:val="1"/>
      <w:numFmt w:val="lowerLetter"/>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6" w15:restartNumberingAfterBreak="0">
    <w:nsid w:val="21974BF0"/>
    <w:multiLevelType w:val="multilevel"/>
    <w:tmpl w:val="D15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536B8"/>
    <w:multiLevelType w:val="hybridMultilevel"/>
    <w:tmpl w:val="C91275C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4D17A84"/>
    <w:multiLevelType w:val="multilevel"/>
    <w:tmpl w:val="CD1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B6ECA"/>
    <w:multiLevelType w:val="hybridMultilevel"/>
    <w:tmpl w:val="6F22E29E"/>
    <w:lvl w:ilvl="0" w:tplc="2C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2069F6"/>
    <w:multiLevelType w:val="hybridMultilevel"/>
    <w:tmpl w:val="6DBC5DA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73457C5"/>
    <w:multiLevelType w:val="hybridMultilevel"/>
    <w:tmpl w:val="3906F2DC"/>
    <w:lvl w:ilvl="0" w:tplc="2C0A0019">
      <w:start w:val="1"/>
      <w:numFmt w:val="lowerLetter"/>
      <w:lvlText w:val="%1."/>
      <w:lvlJc w:val="left"/>
      <w:pPr>
        <w:ind w:left="1080" w:hanging="360"/>
      </w:p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4D4F0B7E"/>
    <w:multiLevelType w:val="multilevel"/>
    <w:tmpl w:val="EC1ED7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7591A"/>
    <w:multiLevelType w:val="hybridMultilevel"/>
    <w:tmpl w:val="6F3CD90C"/>
    <w:lvl w:ilvl="0" w:tplc="2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827CB7"/>
    <w:multiLevelType w:val="hybridMultilevel"/>
    <w:tmpl w:val="A972132C"/>
    <w:lvl w:ilvl="0" w:tplc="2C0A0017">
      <w:start w:val="1"/>
      <w:numFmt w:val="lowerLetter"/>
      <w:lvlText w:val="%1)"/>
      <w:lvlJc w:val="left"/>
      <w:pPr>
        <w:ind w:left="1789" w:hanging="360"/>
      </w:p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5" w15:restartNumberingAfterBreak="0">
    <w:nsid w:val="6BAB5827"/>
    <w:multiLevelType w:val="hybridMultilevel"/>
    <w:tmpl w:val="0CE2AFDC"/>
    <w:lvl w:ilvl="0" w:tplc="E4CCFFD4">
      <w:start w:val="1"/>
      <w:numFmt w:val="decimal"/>
      <w:lvlText w:val="%1)"/>
      <w:lvlJc w:val="left"/>
      <w:pPr>
        <w:ind w:left="1068" w:hanging="360"/>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15:restartNumberingAfterBreak="0">
    <w:nsid w:val="79F73D08"/>
    <w:multiLevelType w:val="multilevel"/>
    <w:tmpl w:val="EC1ED7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B093B"/>
    <w:multiLevelType w:val="hybridMultilevel"/>
    <w:tmpl w:val="060A1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D1164A"/>
    <w:multiLevelType w:val="hybridMultilevel"/>
    <w:tmpl w:val="B23E91C6"/>
    <w:lvl w:ilvl="0" w:tplc="FFFFFFFF">
      <w:start w:val="1"/>
      <w:numFmt w:val="lowerLetter"/>
      <w:lvlText w:val="%1."/>
      <w:lvlJc w:val="left"/>
      <w:pPr>
        <w:ind w:left="1776" w:hanging="360"/>
      </w:p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num w:numId="1" w16cid:durableId="520516520">
    <w:abstractNumId w:val="12"/>
  </w:num>
  <w:num w:numId="2" w16cid:durableId="1832871185">
    <w:abstractNumId w:val="1"/>
  </w:num>
  <w:num w:numId="3" w16cid:durableId="487600316">
    <w:abstractNumId w:val="16"/>
  </w:num>
  <w:num w:numId="4" w16cid:durableId="1213806787">
    <w:abstractNumId w:val="4"/>
  </w:num>
  <w:num w:numId="5" w16cid:durableId="2141071586">
    <w:abstractNumId w:val="3"/>
  </w:num>
  <w:num w:numId="6" w16cid:durableId="2039119378">
    <w:abstractNumId w:val="11"/>
  </w:num>
  <w:num w:numId="7" w16cid:durableId="1465464005">
    <w:abstractNumId w:val="18"/>
  </w:num>
  <w:num w:numId="8" w16cid:durableId="1230578436">
    <w:abstractNumId w:val="0"/>
  </w:num>
  <w:num w:numId="9" w16cid:durableId="247735863">
    <w:abstractNumId w:val="13"/>
  </w:num>
  <w:num w:numId="10" w16cid:durableId="1981425423">
    <w:abstractNumId w:val="2"/>
  </w:num>
  <w:num w:numId="11" w16cid:durableId="1367095463">
    <w:abstractNumId w:val="5"/>
  </w:num>
  <w:num w:numId="12" w16cid:durableId="1132744785">
    <w:abstractNumId w:val="17"/>
  </w:num>
  <w:num w:numId="13" w16cid:durableId="379283304">
    <w:abstractNumId w:val="14"/>
  </w:num>
  <w:num w:numId="14" w16cid:durableId="1665551804">
    <w:abstractNumId w:val="15"/>
  </w:num>
  <w:num w:numId="15" w16cid:durableId="165101616">
    <w:abstractNumId w:val="10"/>
  </w:num>
  <w:num w:numId="16" w16cid:durableId="500703194">
    <w:abstractNumId w:val="9"/>
  </w:num>
  <w:num w:numId="17" w16cid:durableId="88622735">
    <w:abstractNumId w:val="7"/>
  </w:num>
  <w:num w:numId="18" w16cid:durableId="1758135739">
    <w:abstractNumId w:val="8"/>
  </w:num>
  <w:num w:numId="19" w16cid:durableId="91019570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ta A. Rodriguez">
    <w15:presenceInfo w15:providerId="Windows Live" w15:userId="28f0eca04ece4a75"/>
  </w15:person>
  <w15:person w15:author="Julieta Rodriguez">
    <w15:presenceInfo w15:providerId="AD" w15:userId="S::jrodriguez@libraseguros.com.ar::aa53f8ac-07f9-4c1b-a7fe-ec502efd15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6E"/>
    <w:rsid w:val="000032FD"/>
    <w:rsid w:val="000339C1"/>
    <w:rsid w:val="000C41FD"/>
    <w:rsid w:val="000E6C54"/>
    <w:rsid w:val="00171ECC"/>
    <w:rsid w:val="001D3391"/>
    <w:rsid w:val="001D6EBE"/>
    <w:rsid w:val="002A4F19"/>
    <w:rsid w:val="00320205"/>
    <w:rsid w:val="003461C3"/>
    <w:rsid w:val="00347C66"/>
    <w:rsid w:val="00494439"/>
    <w:rsid w:val="0049495D"/>
    <w:rsid w:val="004F027F"/>
    <w:rsid w:val="0055067D"/>
    <w:rsid w:val="005A60FA"/>
    <w:rsid w:val="00624670"/>
    <w:rsid w:val="0064395D"/>
    <w:rsid w:val="006755BB"/>
    <w:rsid w:val="00704AF8"/>
    <w:rsid w:val="00760360"/>
    <w:rsid w:val="007A493F"/>
    <w:rsid w:val="0082056E"/>
    <w:rsid w:val="00826EE4"/>
    <w:rsid w:val="008513B6"/>
    <w:rsid w:val="0086199A"/>
    <w:rsid w:val="008A41F1"/>
    <w:rsid w:val="008E41A1"/>
    <w:rsid w:val="009C0857"/>
    <w:rsid w:val="00A134F5"/>
    <w:rsid w:val="00A171DD"/>
    <w:rsid w:val="00A841A8"/>
    <w:rsid w:val="00AA3803"/>
    <w:rsid w:val="00AA5CE9"/>
    <w:rsid w:val="00AD2345"/>
    <w:rsid w:val="00B02A9E"/>
    <w:rsid w:val="00B70D66"/>
    <w:rsid w:val="00BB2902"/>
    <w:rsid w:val="00E07E91"/>
    <w:rsid w:val="00F00E9D"/>
    <w:rsid w:val="00F40983"/>
    <w:rsid w:val="00F40A11"/>
    <w:rsid w:val="00F91B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AEA0"/>
  <w15:chartTrackingRefBased/>
  <w15:docId w15:val="{8FA3041A-47A5-4B29-94A4-AE36EF20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6E"/>
  </w:style>
  <w:style w:type="paragraph" w:styleId="Ttulo1">
    <w:name w:val="heading 1"/>
    <w:basedOn w:val="Normal"/>
    <w:next w:val="Normal"/>
    <w:link w:val="Ttulo1Car"/>
    <w:uiPriority w:val="9"/>
    <w:qFormat/>
    <w:rsid w:val="00820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0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05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05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05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0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5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05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05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05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05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0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56E"/>
    <w:rPr>
      <w:rFonts w:eastAsiaTheme="majorEastAsia" w:cstheme="majorBidi"/>
      <w:color w:val="272727" w:themeColor="text1" w:themeTint="D8"/>
    </w:rPr>
  </w:style>
  <w:style w:type="paragraph" w:styleId="Ttulo">
    <w:name w:val="Title"/>
    <w:basedOn w:val="Normal"/>
    <w:next w:val="Normal"/>
    <w:link w:val="TtuloCar"/>
    <w:uiPriority w:val="10"/>
    <w:qFormat/>
    <w:rsid w:val="0082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56E"/>
    <w:pPr>
      <w:spacing w:before="160"/>
      <w:jc w:val="center"/>
    </w:pPr>
    <w:rPr>
      <w:i/>
      <w:iCs/>
      <w:color w:val="404040" w:themeColor="text1" w:themeTint="BF"/>
    </w:rPr>
  </w:style>
  <w:style w:type="character" w:customStyle="1" w:styleId="CitaCar">
    <w:name w:val="Cita Car"/>
    <w:basedOn w:val="Fuentedeprrafopredeter"/>
    <w:link w:val="Cita"/>
    <w:uiPriority w:val="29"/>
    <w:rsid w:val="0082056E"/>
    <w:rPr>
      <w:i/>
      <w:iCs/>
      <w:color w:val="404040" w:themeColor="text1" w:themeTint="BF"/>
    </w:rPr>
  </w:style>
  <w:style w:type="paragraph" w:styleId="Prrafodelista">
    <w:name w:val="List Paragraph"/>
    <w:basedOn w:val="Normal"/>
    <w:uiPriority w:val="34"/>
    <w:qFormat/>
    <w:rsid w:val="0082056E"/>
    <w:pPr>
      <w:ind w:left="720"/>
      <w:contextualSpacing/>
    </w:pPr>
  </w:style>
  <w:style w:type="character" w:styleId="nfasisintenso">
    <w:name w:val="Intense Emphasis"/>
    <w:basedOn w:val="Fuentedeprrafopredeter"/>
    <w:uiPriority w:val="21"/>
    <w:qFormat/>
    <w:rsid w:val="0082056E"/>
    <w:rPr>
      <w:i/>
      <w:iCs/>
      <w:color w:val="0F4761" w:themeColor="accent1" w:themeShade="BF"/>
    </w:rPr>
  </w:style>
  <w:style w:type="paragraph" w:styleId="Citadestacada">
    <w:name w:val="Intense Quote"/>
    <w:basedOn w:val="Normal"/>
    <w:next w:val="Normal"/>
    <w:link w:val="CitadestacadaCar"/>
    <w:uiPriority w:val="30"/>
    <w:qFormat/>
    <w:rsid w:val="00820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056E"/>
    <w:rPr>
      <w:i/>
      <w:iCs/>
      <w:color w:val="0F4761" w:themeColor="accent1" w:themeShade="BF"/>
    </w:rPr>
  </w:style>
  <w:style w:type="character" w:styleId="Referenciaintensa">
    <w:name w:val="Intense Reference"/>
    <w:basedOn w:val="Fuentedeprrafopredeter"/>
    <w:uiPriority w:val="32"/>
    <w:qFormat/>
    <w:rsid w:val="00820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25</Pages>
  <Words>7518</Words>
  <Characters>41353</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 Rodriguez</dc:creator>
  <cp:keywords/>
  <dc:description/>
  <cp:lastModifiedBy>Julieta A. Rodriguez</cp:lastModifiedBy>
  <cp:revision>24</cp:revision>
  <dcterms:created xsi:type="dcterms:W3CDTF">2026-03-17T11:54:00Z</dcterms:created>
  <dcterms:modified xsi:type="dcterms:W3CDTF">2026-03-17T21:23:00Z</dcterms:modified>
</cp:coreProperties>
</file>