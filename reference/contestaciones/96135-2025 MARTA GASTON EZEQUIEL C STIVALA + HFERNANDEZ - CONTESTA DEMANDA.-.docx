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5140" w14:textId="77777777" w:rsidR="00971E95" w:rsidRPr="007C220E" w:rsidRDefault="00971E95" w:rsidP="007E606E">
      <w:pPr>
        <w:spacing w:line="360" w:lineRule="auto"/>
        <w:jc w:val="both"/>
        <w:rPr>
          <w:rFonts w:ascii="Arial" w:hAnsi="Arial" w:cs="Arial"/>
          <w:i/>
          <w:iCs/>
        </w:rPr>
      </w:pPr>
    </w:p>
    <w:p w14:paraId="2643C3F1" w14:textId="77777777" w:rsidR="00971E95" w:rsidRPr="007C220E" w:rsidRDefault="00971E95" w:rsidP="00F14694">
      <w:pPr>
        <w:spacing w:line="360" w:lineRule="auto"/>
        <w:ind w:left="708" w:firstLine="1"/>
        <w:jc w:val="both"/>
        <w:rPr>
          <w:rFonts w:ascii="Arial" w:hAnsi="Arial" w:cs="Arial"/>
          <w:b/>
          <w:bCs/>
          <w:u w:val="single"/>
        </w:rPr>
      </w:pPr>
      <w:commentRangeStart w:id="0"/>
      <w:r w:rsidRPr="007C220E">
        <w:rPr>
          <w:rFonts w:ascii="Arial" w:hAnsi="Arial" w:cs="Arial"/>
          <w:b/>
          <w:bCs/>
          <w:u w:val="single"/>
        </w:rPr>
        <w:t>CONTESTA CITACIÓN EN GARANTÍA. OFRECE PRUEBA.</w:t>
      </w:r>
    </w:p>
    <w:p w14:paraId="10C0B72A" w14:textId="77777777" w:rsidR="00971E95" w:rsidRPr="007C220E" w:rsidRDefault="00971E95" w:rsidP="00F14694">
      <w:pPr>
        <w:spacing w:line="360" w:lineRule="auto"/>
        <w:ind w:left="708" w:firstLine="1"/>
        <w:jc w:val="both"/>
        <w:rPr>
          <w:rFonts w:ascii="Arial" w:hAnsi="Arial" w:cs="Arial"/>
        </w:rPr>
      </w:pPr>
      <w:r w:rsidRPr="007C220E">
        <w:rPr>
          <w:rFonts w:ascii="Arial" w:hAnsi="Arial" w:cs="Arial"/>
        </w:rPr>
        <w:t>Sr. Juez:</w:t>
      </w:r>
    </w:p>
    <w:p w14:paraId="4C3F8C17" w14:textId="4FFE4BBE" w:rsidR="00971E95" w:rsidRPr="007C220E" w:rsidRDefault="004643E6" w:rsidP="00694B3D">
      <w:pPr>
        <w:spacing w:line="360" w:lineRule="auto"/>
        <w:ind w:left="709"/>
        <w:jc w:val="both"/>
        <w:rPr>
          <w:rFonts w:ascii="Arial" w:hAnsi="Arial" w:cs="Arial"/>
        </w:rPr>
      </w:pPr>
      <w:r w:rsidRPr="004643E6">
        <w:rPr>
          <w:rFonts w:ascii="Arial" w:hAnsi="Arial" w:cs="Arial"/>
          <w:b/>
          <w:bCs/>
        </w:rPr>
        <w:t>DIAZ MARIANA ALEJANDRA (T143 F 869 CPACF, CUIT 27 17029650-3, Monotributista)</w:t>
      </w:r>
      <w:r w:rsidR="00971E95" w:rsidRPr="007C220E">
        <w:rPr>
          <w:rFonts w:ascii="Arial" w:hAnsi="Arial" w:cs="Arial"/>
        </w:rPr>
        <w:t xml:space="preserve">, en mi carácter de apoderada de </w:t>
      </w:r>
      <w:r w:rsidR="00971E95" w:rsidRPr="007C220E">
        <w:rPr>
          <w:rFonts w:ascii="Arial" w:hAnsi="Arial" w:cs="Arial"/>
          <w:b/>
          <w:bCs/>
        </w:rPr>
        <w:t>Libra Compañía Argentina de Seguros S.A</w:t>
      </w:r>
      <w:r w:rsidR="00971E95" w:rsidRPr="007C220E">
        <w:rPr>
          <w:rFonts w:ascii="Arial" w:hAnsi="Arial" w:cs="Arial"/>
        </w:rPr>
        <w:t xml:space="preserve">, constituyendo domicilio procesal en la Av. Olazabal 1515 Piso 5 Of. 505, CABA (Zona de notificación: 88 Mail: </w:t>
      </w:r>
      <w:r w:rsidR="00777965">
        <w:rPr>
          <w:rFonts w:ascii="Arial" w:hAnsi="Arial" w:cs="Arial"/>
        </w:rPr>
        <w:fldChar w:fldCharType="begin"/>
      </w:r>
      <w:r w:rsidR="00777965">
        <w:rPr>
          <w:rFonts w:ascii="Arial" w:hAnsi="Arial" w:cs="Arial"/>
        </w:rPr>
        <w:instrText>HYPERLINK "mailto:</w:instrText>
      </w:r>
      <w:commentRangeStart w:id="1"/>
      <w:r w:rsidR="00777965">
        <w:rPr>
          <w:rFonts w:ascii="Arial" w:hAnsi="Arial" w:cs="Arial"/>
        </w:rPr>
        <w:instrText>hfernandez</w:instrText>
      </w:r>
      <w:r w:rsidR="00777965" w:rsidRPr="007C220E">
        <w:rPr>
          <w:rFonts w:ascii="Arial" w:hAnsi="Arial" w:cs="Arial"/>
        </w:rPr>
        <w:instrText>@libraseguros.com.ar</w:instrText>
      </w:r>
      <w:commentRangeEnd w:id="1"/>
      <w:r w:rsidR="006339AE">
        <w:rPr>
          <w:rStyle w:val="Refdecomentario"/>
          <w:rFonts w:ascii="Arial" w:hAnsi="Arial" w:cs="Arial"/>
          <w:sz w:val="22"/>
          <w:szCs w:val="22"/>
        </w:rPr>
        <w:commentReference w:id="1"/>
      </w:r>
      <w:r w:rsidR="00777965">
        <w:rPr>
          <w:rFonts w:ascii="Arial" w:hAnsi="Arial" w:cs="Arial"/>
        </w:rPr>
        <w:instrText>"</w:instrText>
      </w:r>
      <w:r w:rsidR="00777965">
        <w:rPr>
          <w:rFonts w:ascii="Arial" w:hAnsi="Arial" w:cs="Arial"/>
        </w:rPr>
      </w:r>
      <w:r w:rsidR="00777965">
        <w:rPr>
          <w:rFonts w:ascii="Arial" w:hAnsi="Arial" w:cs="Arial"/>
        </w:rPr>
        <w:fldChar w:fldCharType="separate"/>
      </w:r>
      <w:r w:rsidR="00777965" w:rsidRPr="001F02B4">
        <w:rPr>
          <w:rStyle w:val="Hipervnculo"/>
          <w:rFonts w:ascii="Arial" w:hAnsi="Arial" w:cs="Arial"/>
        </w:rPr>
        <w:t>hfernandez@libraseguros.com.ar</w:t>
      </w:r>
      <w:r w:rsidR="00777965">
        <w:rPr>
          <w:rFonts w:ascii="Arial" w:hAnsi="Arial" w:cs="Arial"/>
        </w:rPr>
        <w:fldChar w:fldCharType="end"/>
      </w:r>
      <w:r w:rsidR="00971E95" w:rsidRPr="007C220E">
        <w:rPr>
          <w:rFonts w:ascii="Arial" w:hAnsi="Arial" w:cs="Arial"/>
        </w:rPr>
        <w:t xml:space="preserve">) y electrónico en 27382555800, en autos caratulados: </w:t>
      </w:r>
      <w:r w:rsidR="00971E95" w:rsidRPr="00971E95">
        <w:rPr>
          <w:rFonts w:ascii="Arial" w:hAnsi="Arial" w:cs="Arial"/>
          <w:b/>
          <w:bCs/>
          <w:i/>
          <w:iCs/>
        </w:rPr>
        <w:t>“MARTA GASTON EZEQUIEL c/ STIVALA SERGIO Y OTRO s/DAÑOS Y PERJUICIOS</w:t>
      </w:r>
      <w:r w:rsidR="00971E95">
        <w:rPr>
          <w:rFonts w:ascii="Arial" w:hAnsi="Arial" w:cs="Arial"/>
          <w:b/>
          <w:bCs/>
          <w:i/>
          <w:iCs/>
        </w:rPr>
        <w:t xml:space="preserve">” </w:t>
      </w:r>
      <w:r w:rsidR="00971E95" w:rsidRPr="007C220E">
        <w:rPr>
          <w:rFonts w:ascii="Arial" w:hAnsi="Arial" w:cs="Arial"/>
          <w:b/>
          <w:bCs/>
          <w:i/>
          <w:iCs/>
        </w:rPr>
        <w:t xml:space="preserve">Expte.: </w:t>
      </w:r>
      <w:r w:rsidR="00971E95" w:rsidRPr="00971E95">
        <w:rPr>
          <w:rFonts w:ascii="Arial" w:hAnsi="Arial" w:cs="Arial"/>
          <w:b/>
          <w:bCs/>
          <w:i/>
          <w:iCs/>
        </w:rPr>
        <w:t>96135/2025</w:t>
      </w:r>
      <w:r w:rsidR="00971E95" w:rsidRPr="007C220E">
        <w:rPr>
          <w:rFonts w:ascii="Arial" w:hAnsi="Arial" w:cs="Arial"/>
          <w:b/>
          <w:bCs/>
          <w:i/>
          <w:iCs/>
        </w:rPr>
        <w:t>,</w:t>
      </w:r>
      <w:r w:rsidR="00971E95" w:rsidRPr="007C220E">
        <w:rPr>
          <w:rFonts w:ascii="Arial" w:hAnsi="Arial" w:cs="Arial"/>
        </w:rPr>
        <w:t xml:space="preserve"> a V.S me presento y respetuosamente digo:</w:t>
      </w:r>
      <w:commentRangeEnd w:id="0"/>
      <w:r w:rsidR="008F2B73" w:rsidRPr="007C220E">
        <w:rPr>
          <w:rStyle w:val="Refdecomentario"/>
          <w:rFonts w:ascii="Arial" w:hAnsi="Arial" w:cs="Arial"/>
          <w:sz w:val="22"/>
          <w:szCs w:val="22"/>
        </w:rPr>
        <w:commentReference w:id="0"/>
      </w:r>
    </w:p>
    <w:p w14:paraId="3CEE3349" w14:textId="77777777" w:rsidR="00971E95" w:rsidRPr="007C220E" w:rsidRDefault="00971E95" w:rsidP="004B2076">
      <w:pPr>
        <w:spacing w:line="360" w:lineRule="auto"/>
        <w:ind w:left="708" w:firstLine="709"/>
        <w:jc w:val="both"/>
        <w:rPr>
          <w:rFonts w:ascii="Arial" w:hAnsi="Arial" w:cs="Arial"/>
        </w:rPr>
      </w:pPr>
    </w:p>
    <w:p w14:paraId="193244B3" w14:textId="7777777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I- PERSONERÍA </w:t>
      </w:r>
    </w:p>
    <w:p w14:paraId="38823DF3"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Que en nombre y representación de LIBRA COMPAÑIA ARGENTINA DE SEGUROS S.A., con domicilio real en Olazabal 1515, piso 5° Oficina 505, de la Ciudad Autónoma de Buenos Aires, conforme lo justifico con la fotocopia del poder general que adjunto acompaño -declarando bajo juramento que es fiel a su original y que se encuentra en plena vigencia-, vengo en tiempo y forma a tomar intervención en autos, solicitando se me tenga por presentado, por parte y por constituido el domicilio legal indicado.</w:t>
      </w:r>
    </w:p>
    <w:p w14:paraId="778F7295" w14:textId="2164A03D"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II.- OBJETO</w:t>
      </w:r>
      <w:r w:rsidR="009E3807">
        <w:rPr>
          <w:rFonts w:ascii="Arial" w:hAnsi="Arial" w:cs="Arial"/>
          <w:b/>
          <w:bCs/>
        </w:rPr>
        <w:tab/>
      </w:r>
    </w:p>
    <w:p w14:paraId="552BC021" w14:textId="77777777" w:rsidR="00971E95" w:rsidRPr="007C220E" w:rsidRDefault="00971E95" w:rsidP="004B2076">
      <w:pPr>
        <w:spacing w:line="360" w:lineRule="auto"/>
        <w:ind w:left="708" w:firstLine="709"/>
        <w:jc w:val="both"/>
        <w:rPr>
          <w:rFonts w:ascii="Arial" w:hAnsi="Arial" w:cs="Arial"/>
          <w:u w:val="single"/>
        </w:rPr>
      </w:pPr>
      <w:r w:rsidRPr="007C220E">
        <w:rPr>
          <w:rFonts w:ascii="Arial" w:hAnsi="Arial" w:cs="Arial"/>
        </w:rPr>
        <w:t xml:space="preserve">Que, en el carácter invocado, vengo por el presente a contestar, en legal tiempo y forma, la citación en garantía cursada en estas actuaciones, </w:t>
      </w:r>
      <w:r w:rsidRPr="007C220E">
        <w:rPr>
          <w:rFonts w:ascii="Arial" w:hAnsi="Arial" w:cs="Arial"/>
          <w:u w:val="single"/>
        </w:rPr>
        <w:t xml:space="preserve">notificada por cédula el 30 de diciembre de 2025, cuyo vencimiento opera el 24 de febrero de 2026. </w:t>
      </w:r>
    </w:p>
    <w:p w14:paraId="0A769187"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Contestamos, asimismo los términos de la demanda, cuyo rechazo pedimos expresamente, con costas.</w:t>
      </w:r>
    </w:p>
    <w:p w14:paraId="3A056B9A" w14:textId="0AAD294C"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I</w:t>
      </w:r>
      <w:r w:rsidR="00CC6E8C">
        <w:rPr>
          <w:rFonts w:ascii="Arial" w:hAnsi="Arial" w:cs="Arial"/>
          <w:b/>
          <w:bCs/>
        </w:rPr>
        <w:t>II</w:t>
      </w:r>
      <w:r w:rsidRPr="007C220E">
        <w:rPr>
          <w:rFonts w:ascii="Arial" w:hAnsi="Arial" w:cs="Arial"/>
          <w:b/>
          <w:bCs/>
        </w:rPr>
        <w:t>.- ASUME COBERTURA - DENUNCIA LÍMITE - FORMULA RESERVA:</w:t>
      </w:r>
    </w:p>
    <w:p w14:paraId="05145795" w14:textId="77777777" w:rsidR="00786050" w:rsidRDefault="00971E95" w:rsidP="004B2076">
      <w:pPr>
        <w:spacing w:line="360" w:lineRule="auto"/>
        <w:ind w:left="708" w:firstLine="709"/>
        <w:jc w:val="both"/>
        <w:rPr>
          <w:rFonts w:ascii="Arial" w:hAnsi="Arial" w:cs="Arial"/>
        </w:rPr>
      </w:pPr>
      <w:r w:rsidRPr="00971E95">
        <w:rPr>
          <w:rFonts w:ascii="Arial" w:hAnsi="Arial" w:cs="Arial"/>
        </w:rPr>
        <w:t xml:space="preserve">A la fecha de ocurrencia del hecho motivo de esta litis (27 de agosto de 2025), el vehículo </w:t>
      </w:r>
      <w:r w:rsidRPr="00117CDC">
        <w:rPr>
          <w:rFonts w:ascii="Arial" w:hAnsi="Arial" w:cs="Arial"/>
          <w:b/>
          <w:bCs/>
        </w:rPr>
        <w:t>MARCA: VOLKSWAGEN, MODELO: SURAN 1.6 5D 717 5P, AÑO: 2014, PATENTE: NPU799</w:t>
      </w:r>
      <w:r w:rsidRPr="00971E95">
        <w:rPr>
          <w:rFonts w:ascii="Arial" w:hAnsi="Arial" w:cs="Arial"/>
        </w:rPr>
        <w:t xml:space="preserve">, se hallaba asegurado por mi representada, </w:t>
      </w:r>
      <w:r w:rsidRPr="00971E95">
        <w:rPr>
          <w:rFonts w:ascii="Arial" w:hAnsi="Arial" w:cs="Arial"/>
        </w:rPr>
        <w:lastRenderedPageBreak/>
        <w:t>LIBRA COMPAÑÍA ARGENTINA DE SEGUROS S.A., bajo la póliza N° 4-</w:t>
      </w:r>
      <w:r w:rsidRPr="00117CDC">
        <w:rPr>
          <w:rFonts w:ascii="Arial" w:hAnsi="Arial" w:cs="Arial"/>
          <w:b/>
          <w:bCs/>
        </w:rPr>
        <w:t>1553116</w:t>
      </w:r>
      <w:r w:rsidRPr="00971E95">
        <w:rPr>
          <w:rFonts w:ascii="Arial" w:hAnsi="Arial" w:cs="Arial"/>
        </w:rPr>
        <w:t xml:space="preserve">, por el riesgo de "Responsabilidad Civil" con un límite máximo de </w:t>
      </w:r>
      <w:r w:rsidRPr="00117CDC">
        <w:rPr>
          <w:rFonts w:ascii="Arial" w:hAnsi="Arial" w:cs="Arial"/>
          <w:b/>
          <w:bCs/>
        </w:rPr>
        <w:t>$160.000.000,00</w:t>
      </w:r>
      <w:r w:rsidRPr="00971E95">
        <w:rPr>
          <w:rFonts w:ascii="Arial" w:hAnsi="Arial" w:cs="Arial"/>
        </w:rPr>
        <w:t xml:space="preserve"> por acontecimiento para daños a cosas de terceros.</w:t>
      </w:r>
      <w:r w:rsidR="00786050">
        <w:rPr>
          <w:rFonts w:ascii="Arial" w:hAnsi="Arial" w:cs="Arial"/>
        </w:rPr>
        <w:t xml:space="preserve"> Ello conforme </w:t>
      </w:r>
      <w:r w:rsidR="00786050" w:rsidRPr="00786050">
        <w:rPr>
          <w:rFonts w:ascii="Arial" w:hAnsi="Arial" w:cs="Arial"/>
        </w:rPr>
        <w:t xml:space="preserve">ello conforme la cláusula: </w:t>
      </w:r>
      <w:r w:rsidR="00786050" w:rsidRPr="00786050">
        <w:rPr>
          <w:rFonts w:ascii="Arial" w:hAnsi="Arial" w:cs="Arial"/>
          <w:b/>
          <w:bCs/>
        </w:rPr>
        <w:t>“CG-RC 01.1 - Responsabilidad Civil - Riesgo Cubierto CG-RC 1.1 Riesgo Cubierto”</w:t>
      </w:r>
      <w:r w:rsidR="00786050">
        <w:rPr>
          <w:rFonts w:ascii="Arial" w:hAnsi="Arial" w:cs="Arial"/>
        </w:rPr>
        <w:t xml:space="preserve">, la cual reza: </w:t>
      </w:r>
      <w:r w:rsidR="00786050" w:rsidRPr="00786050">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sidR="00786050">
        <w:rPr>
          <w:rFonts w:ascii="Arial" w:hAnsi="Arial" w:cs="Arial"/>
          <w:i/>
          <w:iCs/>
        </w:rPr>
        <w:t xml:space="preserve"> (</w:t>
      </w:r>
      <w:r w:rsidR="00786050" w:rsidRPr="00786050">
        <w:rPr>
          <w:rFonts w:ascii="Arial" w:hAnsi="Arial" w:cs="Arial"/>
          <w:i/>
          <w:iCs/>
        </w:rPr>
        <w:t>…</w:t>
      </w:r>
      <w:r w:rsidR="00786050">
        <w:rPr>
          <w:rFonts w:ascii="Arial" w:hAnsi="Arial" w:cs="Arial"/>
          <w:i/>
          <w:iCs/>
        </w:rPr>
        <w:t>)</w:t>
      </w:r>
      <w:r w:rsidR="00786050" w:rsidRPr="00786050">
        <w:rPr>
          <w:rFonts w:ascii="Arial" w:hAnsi="Arial" w:cs="Arial"/>
          <w:i/>
          <w:iCs/>
        </w:rPr>
        <w:t>”</w:t>
      </w:r>
      <w:r w:rsidR="00786050" w:rsidRPr="00786050">
        <w:rPr>
          <w:rFonts w:ascii="Arial" w:hAnsi="Arial" w:cs="Arial"/>
        </w:rPr>
        <w:t xml:space="preserve"> </w:t>
      </w:r>
    </w:p>
    <w:p w14:paraId="70BF0B63" w14:textId="599004C8" w:rsidR="00971E95" w:rsidRDefault="00786050" w:rsidP="004B2076">
      <w:pPr>
        <w:spacing w:line="360" w:lineRule="auto"/>
        <w:ind w:left="708" w:firstLine="709"/>
        <w:jc w:val="both"/>
        <w:rPr>
          <w:rFonts w:ascii="Arial" w:hAnsi="Arial" w:cs="Arial"/>
        </w:rPr>
      </w:pPr>
      <w:r w:rsidRPr="00786050">
        <w:rPr>
          <w:rFonts w:ascii="Arial" w:hAnsi="Arial" w:cs="Arial"/>
        </w:rPr>
        <w:t>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2D3EE85E" w14:textId="2B9AE7E5" w:rsidR="00971E95" w:rsidRPr="007C220E" w:rsidRDefault="00971E95" w:rsidP="004B2076">
      <w:pPr>
        <w:spacing w:line="360" w:lineRule="auto"/>
        <w:ind w:left="708" w:firstLine="709"/>
        <w:jc w:val="both"/>
        <w:rPr>
          <w:rFonts w:ascii="Arial" w:hAnsi="Arial" w:cs="Arial"/>
        </w:rPr>
      </w:pPr>
      <w:r w:rsidRPr="007C220E">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14:paraId="6165371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02FF3823" w14:textId="092037BF"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lastRenderedPageBreak/>
        <w:t>LIMITE DE COBERTURA:</w:t>
      </w:r>
      <w:r w:rsidRPr="007C220E">
        <w:rPr>
          <w:rFonts w:ascii="Arial" w:hAnsi="Arial" w:cs="Arial"/>
        </w:rPr>
        <w:t xml:space="preserve"> Tal como indicara ut supra, el alcance de la cobertura debida por mi representada en virtud del contrato de seguro que amparaba al vehículo dominio </w:t>
      </w:r>
      <w:r w:rsidRPr="00117CDC">
        <w:rPr>
          <w:rFonts w:ascii="Arial" w:hAnsi="Arial" w:cs="Arial"/>
          <w:b/>
          <w:bCs/>
        </w:rPr>
        <w:t>NPU799</w:t>
      </w:r>
      <w:r w:rsidRPr="007C220E">
        <w:rPr>
          <w:rFonts w:ascii="Arial" w:hAnsi="Arial" w:cs="Arial"/>
        </w:rPr>
        <w:t xml:space="preserve">, el riesgo "responsabilidad civil hacia terceros" se limita a la suma de </w:t>
      </w:r>
      <w:r w:rsidRPr="00117CDC">
        <w:rPr>
          <w:rFonts w:ascii="Arial" w:hAnsi="Arial" w:cs="Arial"/>
          <w:b/>
          <w:bCs/>
        </w:rPr>
        <w:t>$160.000.000,00.</w:t>
      </w:r>
    </w:p>
    <w:p w14:paraId="141954D5"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 </w:t>
      </w:r>
    </w:p>
    <w:p w14:paraId="2AD8391D"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De modo tal que, en caso de resultar condenado el asegurado, la condena solo podrá ser extendida en la medida del seguro y hasta el límite de cobertura contratado. Como se ha señalado “habrá de tenerse presente que ello resulta de la previsión 2 contenida en el art. 118.3 Ley de Seguros, ya que la sentencia de condena contra el responsable civil será ejecutable contra el asegurador “en la medida del seguro”, debiendo ello entenderse como entidad cuantitativa referida a los límites económicos de garantía asegurativa, como así también a la delimitación subjetiva y objetiva del riesgo” (Stiglitz, Ruben S., Jurisprudencia anotada SJA 2/3/2005 JA 2005-I-786 Comentario al fallo de la C. Nac. Civ, Sala G, 6/7/2004 – Diaz, Elvira C v. Empresa Gutierrez SRL y otro). </w:t>
      </w:r>
    </w:p>
    <w:p w14:paraId="4413CDD3" w14:textId="3DC168E5" w:rsidR="00971E95" w:rsidRPr="007C220E" w:rsidRDefault="00971E95" w:rsidP="004B2076">
      <w:pPr>
        <w:spacing w:line="360" w:lineRule="auto"/>
        <w:ind w:left="708" w:firstLine="709"/>
        <w:jc w:val="both"/>
        <w:rPr>
          <w:rFonts w:ascii="Arial" w:hAnsi="Arial" w:cs="Arial"/>
        </w:rPr>
      </w:pPr>
      <w:r w:rsidRPr="007C220E">
        <w:rPr>
          <w:rFonts w:ascii="Arial" w:hAnsi="Arial" w:cs="Arial"/>
        </w:rPr>
        <w:t>En este sentido, reiteradamente la Corte Suprema de Justicia de la Nación ha sostenido que deben ser respetados los límites establecidos en los contratos de seguro y que las cláusulas contractuales del seguro son oponibles a la víctima de un accidente de tránsito</w:t>
      </w:r>
      <w:r w:rsidRPr="00096244">
        <w:rPr>
          <w:rFonts w:ascii="Arial" w:hAnsi="Arial" w:cs="Arial"/>
        </w:rPr>
        <w:t>. (</w:t>
      </w:r>
      <w:r w:rsidR="00D124DA" w:rsidRPr="00096244">
        <w:rPr>
          <w:rFonts w:ascii="Arial" w:hAnsi="Arial" w:cs="Arial"/>
        </w:rPr>
        <w:t>Fallos: 329:3054</w:t>
      </w:r>
      <w:r w:rsidRPr="00096244">
        <w:rPr>
          <w:rFonts w:ascii="Arial" w:hAnsi="Arial" w:cs="Arial"/>
        </w:rPr>
        <w:t xml:space="preserve"> y 3488;330:3483 y 331:379 y causas CSJ166/2007 (43-0) / CS1"</w:t>
      </w:r>
      <w:r w:rsidR="00894946" w:rsidRPr="00096244">
        <w:rPr>
          <w:rFonts w:ascii="Arial" w:hAnsi="Arial" w:cs="Arial"/>
        </w:rPr>
        <w:t>Obarrio, María</w:t>
      </w:r>
      <w:r w:rsidR="00D124DA" w:rsidRPr="00096244">
        <w:rPr>
          <w:rFonts w:ascii="Arial" w:hAnsi="Arial" w:cs="Arial"/>
        </w:rPr>
        <w:t xml:space="preserve"> </w:t>
      </w:r>
      <w:r w:rsidRPr="00096244">
        <w:rPr>
          <w:rFonts w:ascii="Arial" w:hAnsi="Arial" w:cs="Arial"/>
        </w:rPr>
        <w:t>Pía c/ Microómnibus Norte S.A.y otros" y CSJ327/2007(43-G)/CS1 "Gauna, Agustín y su acumulado c/ La Economía Comercial S.A.</w:t>
      </w:r>
      <w:r w:rsidR="00D124DA" w:rsidRPr="00096244">
        <w:rPr>
          <w:rFonts w:ascii="Arial" w:hAnsi="Arial" w:cs="Arial"/>
        </w:rPr>
        <w:t xml:space="preserve"> </w:t>
      </w:r>
      <w:r w:rsidRPr="00096244">
        <w:rPr>
          <w:rFonts w:ascii="Arial" w:hAnsi="Arial" w:cs="Arial"/>
        </w:rPr>
        <w:t>de Seguros Generales y otro</w:t>
      </w:r>
      <w:r w:rsidR="00D124DA" w:rsidRPr="00096244">
        <w:rPr>
          <w:rFonts w:ascii="Arial" w:hAnsi="Arial" w:cs="Arial"/>
        </w:rPr>
        <w:t xml:space="preserve"> </w:t>
      </w:r>
      <w:r w:rsidRPr="00096244">
        <w:rPr>
          <w:rFonts w:ascii="Arial" w:hAnsi="Arial" w:cs="Arial"/>
        </w:rPr>
        <w:t>",sentencias de l4 de marzo</w:t>
      </w:r>
      <w:r w:rsidR="00D124DA" w:rsidRPr="00096244">
        <w:rPr>
          <w:rFonts w:ascii="Arial" w:hAnsi="Arial" w:cs="Arial"/>
        </w:rPr>
        <w:t xml:space="preserve"> </w:t>
      </w:r>
      <w:r w:rsidRPr="00096244">
        <w:rPr>
          <w:rFonts w:ascii="Arial" w:hAnsi="Arial" w:cs="Arial"/>
        </w:rPr>
        <w:t>de 2008).</w:t>
      </w:r>
      <w:r w:rsidRPr="007C220E">
        <w:rPr>
          <w:rFonts w:ascii="Arial" w:hAnsi="Arial" w:cs="Arial"/>
        </w:rPr>
        <w:t xml:space="preserve"> </w:t>
      </w:r>
    </w:p>
    <w:p w14:paraId="46CBEBA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w:t>
      </w:r>
      <w:r w:rsidRPr="007C220E">
        <w:rPr>
          <w:rFonts w:ascii="Arial" w:hAnsi="Arial" w:cs="Arial"/>
        </w:rPr>
        <w:lastRenderedPageBreak/>
        <w:t xml:space="preserve">relación jurídica, los damnificados revisten la condición de terceros frente a los contratantes (causa "Buffoni" - Fallos: 337:329). </w:t>
      </w:r>
    </w:p>
    <w:p w14:paraId="181C0A89"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 </w:t>
      </w:r>
    </w:p>
    <w:p w14:paraId="06CCEB5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 </w:t>
      </w:r>
    </w:p>
    <w:p w14:paraId="7E6CF33E" w14:textId="73533A9F"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Así, del Art. 68 de la Ley de Tránsito no surge que la cobertura deba ser integral, irrestricta o limitada, en tanto la norma si bien establece la obligatoriedad del seguro de responsabilidad civil no determina la extensión de responsabilidad de la aseguradora. </w:t>
      </w:r>
    </w:p>
    <w:p w14:paraId="34BC89C9" w14:textId="64F433E4"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Por tal motivo, la CSJN ha reiterado </w:t>
      </w:r>
      <w:r w:rsidR="00D124DA" w:rsidRPr="007C220E">
        <w:rPr>
          <w:rFonts w:ascii="Arial" w:hAnsi="Arial" w:cs="Arial"/>
        </w:rPr>
        <w:t>que,</w:t>
      </w:r>
      <w:r w:rsidRPr="007C220E">
        <w:rPr>
          <w:rFonts w:ascii="Arial" w:hAnsi="Arial" w:cs="Arial"/>
        </w:rPr>
        <w:t xml:space="preserv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 </w:t>
      </w:r>
    </w:p>
    <w:p w14:paraId="3FFEAC07"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Los límites de cobertura, sea en seguros obligatorios o voluntarios, constituyen un elementos esencial en la estructura técnica del seguro y su falta de consideración puede perjudicar la solvencia de las aseguradoras, la relación de estas con su reaseguro, el respaldo hacia los asegurados y, por consiguiente, al mercado asegurador en general. </w:t>
      </w:r>
    </w:p>
    <w:p w14:paraId="281A5160"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w:t>
      </w:r>
      <w:r w:rsidRPr="007C220E">
        <w:rPr>
          <w:rFonts w:ascii="Arial" w:hAnsi="Arial" w:cs="Arial"/>
        </w:rPr>
        <w:lastRenderedPageBreak/>
        <w:t xml:space="preserve">indemnización —limitada o tasada—, en la medida que el sistema en cuestión sea razonable. </w:t>
      </w:r>
    </w:p>
    <w:p w14:paraId="14B098A2"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55DC40A3" w14:textId="160EC1CD"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Tampoco sirve que como fundamento invocar la Ley de Defensa del Consumidor (texto, según la ley 26.361), ya que la misma no condiciona en modo alguno lo expuesto en los anteriores </w:t>
      </w:r>
      <w:r w:rsidR="005E6BFF" w:rsidRPr="007C220E">
        <w:rPr>
          <w:rFonts w:ascii="Arial" w:hAnsi="Arial" w:cs="Arial"/>
        </w:rPr>
        <w:t>párrafos</w:t>
      </w:r>
      <w:r w:rsidRPr="007C220E">
        <w:rPr>
          <w:rFonts w:ascii="Arial" w:hAnsi="Arial" w:cs="Arial"/>
        </w:rPr>
        <w:t xml:space="preserve">, puesto que se trata de una ley general posterior que no deroga ni modifica una ley especial anterior, cuando dicha ley regula un régimen singular tal como ocurre en el caso de los contratos de seguro. Y si bien prevé que </w:t>
      </w:r>
      <w:r w:rsidRPr="007C220E">
        <w:rPr>
          <w:rFonts w:ascii="Arial" w:hAnsi="Arial" w:cs="Arial"/>
          <w:i/>
          <w:iCs/>
        </w:rPr>
        <w:t>“Las relaciones de consumo se rigen por el régimen establecido en esta ley y sus reglamentaciones sin perjuicio de que el proveedor, por la actividad que desarrolle, esté alcanzado asimismo por otra normativa específica”</w:t>
      </w:r>
      <w:r w:rsidRPr="007C220E">
        <w:rPr>
          <w:rFonts w:ascii="Arial" w:hAnsi="Arial" w:cs="Arial"/>
        </w:rPr>
        <w:t xml:space="preserve"> (artículo 3), esa disposición no puede ser interpretada con un alcance tal que deje sin efecto las estipulaciones contractuales de terceros ajustadas a normas regulatorias de la actividad aseguradora de acuerdo con la </w:t>
      </w:r>
      <w:r w:rsidRPr="00914A14">
        <w:rPr>
          <w:rFonts w:ascii="Arial" w:hAnsi="Arial" w:cs="Arial"/>
        </w:rPr>
        <w:t>Ley Nacional de Tránsito, régimen que compatibiliza los distintos intereses en juego. (CSJ 1319/2008 (44-M) /CS1 "Martínez de Costa, María Esther c/ Vallejos, Hugo Manuel y otros s/ daños y perjuicios", fallada el 9 de diciembre</w:t>
      </w:r>
      <w:r w:rsidR="00AB4210" w:rsidRPr="00914A14">
        <w:rPr>
          <w:rFonts w:ascii="Arial" w:hAnsi="Arial" w:cs="Arial"/>
        </w:rPr>
        <w:t xml:space="preserve">  </w:t>
      </w:r>
      <w:r w:rsidRPr="00914A14">
        <w:rPr>
          <w:rFonts w:ascii="Arial" w:hAnsi="Arial" w:cs="Arial"/>
        </w:rPr>
        <w:t>de 2009 y "Buffoni"(Fa-llos:337:329).</w:t>
      </w:r>
      <w:r w:rsidRPr="007C220E">
        <w:rPr>
          <w:rFonts w:ascii="Arial" w:hAnsi="Arial" w:cs="Arial"/>
        </w:rPr>
        <w:t xml:space="preserve"> </w:t>
      </w:r>
    </w:p>
    <w:p w14:paraId="7DA8997C" w14:textId="77777777" w:rsidR="00971E95" w:rsidRPr="00D124DA" w:rsidRDefault="00971E95" w:rsidP="004B2076">
      <w:pPr>
        <w:spacing w:line="360" w:lineRule="auto"/>
        <w:ind w:left="708" w:firstLine="709"/>
        <w:jc w:val="both"/>
        <w:rPr>
          <w:rFonts w:ascii="Arial" w:hAnsi="Arial" w:cs="Arial"/>
        </w:rPr>
      </w:pPr>
      <w:r w:rsidRPr="00D124DA">
        <w:rPr>
          <w:rFonts w:ascii="Arial" w:hAnsi="Arial" w:cs="Arial"/>
        </w:rPr>
        <w:t xml:space="preserve">Tal como se pronunciara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w:t>
      </w:r>
      <w:r w:rsidRPr="00A244BE">
        <w:rPr>
          <w:rFonts w:ascii="Arial" w:hAnsi="Arial" w:cs="Arial"/>
        </w:rPr>
        <w:t>(CSJ 678/2013 (49-F)/CS1 “Flores, Lorena Romina c/ Gimenez, Marcelino Osvaldo y otro s/ Daños y perjuicios – acc. Tran. c/ les. O muerte). Ratificado el 24/04/2018 mediante causa 31171/2012 “Aimar, Maria Cristina y otro c/ Molina, Jose Alfredo y otros s/ Daños y Perjuicios”.</w:t>
      </w:r>
      <w:r w:rsidRPr="00D124DA">
        <w:rPr>
          <w:rFonts w:ascii="Arial" w:hAnsi="Arial" w:cs="Arial"/>
        </w:rPr>
        <w:t xml:space="preserve"> </w:t>
      </w:r>
    </w:p>
    <w:p w14:paraId="481515F2" w14:textId="77777777" w:rsidR="00971E95" w:rsidRPr="00D124DA" w:rsidRDefault="00971E95" w:rsidP="004B2076">
      <w:pPr>
        <w:spacing w:line="360" w:lineRule="auto"/>
        <w:ind w:left="708" w:firstLine="709"/>
        <w:jc w:val="both"/>
        <w:rPr>
          <w:rFonts w:ascii="Arial" w:hAnsi="Arial" w:cs="Arial"/>
        </w:rPr>
      </w:pPr>
      <w:r w:rsidRPr="00AE1606">
        <w:rPr>
          <w:rFonts w:ascii="Arial" w:hAnsi="Arial" w:cs="Arial"/>
        </w:rPr>
        <w:lastRenderedPageBreak/>
        <w:t>En fecha el 14/12/2023 en los autos CIV 1728/2017/CS1 "Álvarez, Martín Lucero c/ Moscatelli, Emanuel Guillermo y otro s/ Daños y Perjuicios", la CSJN ha ratificado su doctrina, despejando nuevamente toda opinión en contrario.</w:t>
      </w:r>
      <w:r w:rsidRPr="00D124DA">
        <w:rPr>
          <w:rFonts w:ascii="Arial" w:hAnsi="Arial" w:cs="Arial"/>
        </w:rPr>
        <w:t xml:space="preserve"> </w:t>
      </w:r>
    </w:p>
    <w:p w14:paraId="6BF7ADF7"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En consecuencia, para el supuesto caso de prosperar la demanda entablada por la parte actora, solicito que la sentencia se haga extensiva a mi representada sólo hasta el límite de cobertura invocado.</w:t>
      </w:r>
    </w:p>
    <w:p w14:paraId="17D9E0C2"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DEFENSA EN JUICIO DEL ASEGURADO:</w:t>
      </w:r>
      <w:r w:rsidRPr="007C220E">
        <w:rPr>
          <w:rFonts w:ascii="Arial" w:hAnsi="Arial" w:cs="Arial"/>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14:paraId="1C90280E" w14:textId="30161051" w:rsidR="00971E95" w:rsidRPr="00831834" w:rsidRDefault="00CC6E8C" w:rsidP="711FC840">
      <w:pPr>
        <w:spacing w:line="360" w:lineRule="auto"/>
        <w:ind w:left="708" w:firstLine="709"/>
        <w:jc w:val="both"/>
        <w:rPr>
          <w:rFonts w:ascii="Arial" w:hAnsi="Arial" w:cs="Arial"/>
          <w:b/>
          <w:bCs/>
        </w:rPr>
      </w:pPr>
      <w:r>
        <w:rPr>
          <w:rFonts w:ascii="Arial" w:hAnsi="Arial" w:cs="Arial"/>
          <w:b/>
          <w:bCs/>
        </w:rPr>
        <w:t>I</w:t>
      </w:r>
      <w:r w:rsidR="00971E95" w:rsidRPr="00831834">
        <w:rPr>
          <w:rFonts w:ascii="Arial" w:hAnsi="Arial" w:cs="Arial"/>
          <w:b/>
          <w:bCs/>
        </w:rPr>
        <w:t>V.- CONTESTA DEMANDA. NEGATIVAS GENERALES Y PARTICULARES.</w:t>
      </w:r>
    </w:p>
    <w:p w14:paraId="615D4FB1" w14:textId="3E80848D" w:rsidR="00971E95" w:rsidRPr="00831834" w:rsidRDefault="00971E95" w:rsidP="711FC840">
      <w:pPr>
        <w:spacing w:line="360" w:lineRule="auto"/>
        <w:ind w:left="708" w:firstLine="709"/>
        <w:jc w:val="both"/>
        <w:rPr>
          <w:rFonts w:ascii="Arial" w:hAnsi="Arial" w:cs="Arial"/>
          <w:b/>
          <w:bCs/>
        </w:rPr>
      </w:pPr>
      <w:r w:rsidRPr="00831834">
        <w:rPr>
          <w:rFonts w:ascii="Arial" w:hAnsi="Arial" w:cs="Arial"/>
          <w:b/>
          <w:bCs/>
        </w:rPr>
        <w:t>A) NEGATIVA</w:t>
      </w:r>
      <w:r w:rsidR="74292C62" w:rsidRPr="00831834">
        <w:rPr>
          <w:rFonts w:ascii="Arial" w:hAnsi="Arial" w:cs="Arial"/>
          <w:b/>
          <w:bCs/>
        </w:rPr>
        <w:t>S:</w:t>
      </w:r>
    </w:p>
    <w:p w14:paraId="55B59946" w14:textId="7FC6941B" w:rsidR="00971E95" w:rsidRPr="007C220E" w:rsidRDefault="00971E95" w:rsidP="004B2076">
      <w:pPr>
        <w:spacing w:line="360" w:lineRule="auto"/>
        <w:ind w:left="708" w:firstLine="709"/>
        <w:jc w:val="both"/>
        <w:rPr>
          <w:rFonts w:ascii="Arial" w:hAnsi="Arial" w:cs="Arial"/>
        </w:rPr>
      </w:pPr>
      <w:r w:rsidRPr="007C220E">
        <w:rPr>
          <w:rFonts w:ascii="Arial" w:hAnsi="Arial" w:cs="Arial"/>
        </w:rPr>
        <w:t>De manera específica, se niegan las siguientes afirmaciones de</w:t>
      </w:r>
      <w:r w:rsidR="005F0331">
        <w:rPr>
          <w:rFonts w:ascii="Arial" w:hAnsi="Arial" w:cs="Arial"/>
        </w:rPr>
        <w:t>l</w:t>
      </w:r>
      <w:r w:rsidRPr="007C220E">
        <w:rPr>
          <w:rFonts w:ascii="Arial" w:hAnsi="Arial" w:cs="Arial"/>
        </w:rPr>
        <w:t xml:space="preserve"> actor:</w:t>
      </w:r>
    </w:p>
    <w:p w14:paraId="2CF3024B" w14:textId="1A16B28D" w:rsidR="00C10808" w:rsidRPr="00C10808" w:rsidRDefault="00C10808" w:rsidP="004B2076">
      <w:pPr>
        <w:spacing w:line="360" w:lineRule="auto"/>
        <w:ind w:left="708" w:firstLine="709"/>
        <w:jc w:val="both"/>
      </w:pPr>
      <w:r w:rsidRPr="711FC840">
        <w:rPr>
          <w:rFonts w:ascii="Arial" w:hAnsi="Arial" w:cs="Arial"/>
        </w:rPr>
        <w:t>1. Niego que el siniestro haya ocurrido el día 27 de agosto de 2025 a las 08:15 hs.</w:t>
      </w:r>
    </w:p>
    <w:p w14:paraId="771C27F0" w14:textId="4CC816A9" w:rsidR="00C10808" w:rsidRPr="00C10808" w:rsidRDefault="22D7CB8C" w:rsidP="004B2076">
      <w:pPr>
        <w:spacing w:line="360" w:lineRule="auto"/>
        <w:ind w:left="708" w:firstLine="709"/>
        <w:jc w:val="both"/>
        <w:rPr>
          <w:rFonts w:ascii="Arial" w:hAnsi="Arial" w:cs="Arial"/>
        </w:rPr>
      </w:pPr>
      <w:r w:rsidRPr="711FC840">
        <w:rPr>
          <w:rFonts w:ascii="Arial" w:hAnsi="Arial" w:cs="Arial"/>
        </w:rPr>
        <w:t>2</w:t>
      </w:r>
      <w:r w:rsidR="00C10808" w:rsidRPr="711FC840">
        <w:rPr>
          <w:rFonts w:ascii="Arial" w:hAnsi="Arial" w:cs="Arial"/>
        </w:rPr>
        <w:t>. Niego que la parte actora circula</w:t>
      </w:r>
      <w:r w:rsidR="25F374F5" w:rsidRPr="711FC840">
        <w:rPr>
          <w:rFonts w:ascii="Arial" w:hAnsi="Arial" w:cs="Arial"/>
        </w:rPr>
        <w:t>ra</w:t>
      </w:r>
      <w:r w:rsidR="00C10808" w:rsidRPr="711FC840">
        <w:rPr>
          <w:rFonts w:ascii="Arial" w:hAnsi="Arial" w:cs="Arial"/>
        </w:rPr>
        <w:t xml:space="preserve"> por la Av. Las Heras a velocidad reglamentaria </w:t>
      </w:r>
      <w:r w:rsidR="5AAD759C" w:rsidRPr="711FC840">
        <w:rPr>
          <w:rFonts w:ascii="Arial" w:hAnsi="Arial" w:cs="Arial"/>
        </w:rPr>
        <w:t>ni</w:t>
      </w:r>
      <w:r w:rsidR="00C10808" w:rsidRPr="711FC840">
        <w:rPr>
          <w:rFonts w:ascii="Arial" w:hAnsi="Arial" w:cs="Arial"/>
        </w:rPr>
        <w:t xml:space="preserve"> respetando las normas de tránsito.</w:t>
      </w:r>
    </w:p>
    <w:p w14:paraId="0E3511FC" w14:textId="2684BBF8" w:rsidR="00C10808" w:rsidRDefault="00C10808" w:rsidP="004B2076">
      <w:pPr>
        <w:spacing w:line="360" w:lineRule="auto"/>
        <w:ind w:left="708" w:firstLine="709"/>
        <w:jc w:val="both"/>
        <w:rPr>
          <w:rFonts w:ascii="Arial" w:hAnsi="Arial" w:cs="Arial"/>
        </w:rPr>
      </w:pPr>
      <w:r w:rsidRPr="00C10808">
        <w:rPr>
          <w:rFonts w:ascii="Arial" w:hAnsi="Arial" w:cs="Arial"/>
        </w:rPr>
        <w:t xml:space="preserve">3. Niego que </w:t>
      </w:r>
      <w:r w:rsidR="00AF099E">
        <w:rPr>
          <w:rFonts w:ascii="Arial" w:hAnsi="Arial" w:cs="Arial"/>
        </w:rPr>
        <w:t xml:space="preserve">el </w:t>
      </w:r>
      <w:r w:rsidRPr="00C10808">
        <w:rPr>
          <w:rFonts w:ascii="Arial" w:hAnsi="Arial" w:cs="Arial"/>
        </w:rPr>
        <w:t>Sr. Sergio Stival</w:t>
      </w:r>
      <w:r w:rsidR="00595CF4">
        <w:rPr>
          <w:rFonts w:ascii="Arial" w:hAnsi="Arial" w:cs="Arial"/>
        </w:rPr>
        <w:t>a</w:t>
      </w:r>
      <w:r w:rsidRPr="00C10808">
        <w:rPr>
          <w:rFonts w:ascii="Arial" w:hAnsi="Arial" w:cs="Arial"/>
        </w:rPr>
        <w:t xml:space="preserve"> condujera de manera distraída </w:t>
      </w:r>
    </w:p>
    <w:p w14:paraId="48F6DA90" w14:textId="7AC75B89" w:rsidR="00D47734" w:rsidRPr="00C10808" w:rsidRDefault="00D47734" w:rsidP="004B2076">
      <w:pPr>
        <w:spacing w:line="360" w:lineRule="auto"/>
        <w:ind w:left="708" w:firstLine="709"/>
        <w:jc w:val="both"/>
        <w:rPr>
          <w:rFonts w:ascii="Arial" w:hAnsi="Arial" w:cs="Arial"/>
        </w:rPr>
      </w:pPr>
      <w:r>
        <w:rPr>
          <w:rFonts w:ascii="Arial" w:hAnsi="Arial" w:cs="Arial"/>
        </w:rPr>
        <w:t xml:space="preserve">4. </w:t>
      </w:r>
      <w:r w:rsidR="00946A22">
        <w:rPr>
          <w:rFonts w:ascii="Arial" w:hAnsi="Arial" w:cs="Arial"/>
        </w:rPr>
        <w:t>Niego que el asegurado condujera a gran velocidad</w:t>
      </w:r>
    </w:p>
    <w:p w14:paraId="7469529D" w14:textId="562BC60A" w:rsidR="00C10808" w:rsidRPr="002F41C3" w:rsidRDefault="00436D3D" w:rsidP="711FC840">
      <w:pPr>
        <w:spacing w:line="360" w:lineRule="auto"/>
        <w:ind w:left="708" w:firstLine="709"/>
        <w:jc w:val="both"/>
        <w:rPr>
          <w:rFonts w:ascii="Arial" w:hAnsi="Arial" w:cs="Arial"/>
        </w:rPr>
      </w:pPr>
      <w:r>
        <w:rPr>
          <w:rFonts w:ascii="Arial" w:hAnsi="Arial" w:cs="Arial"/>
        </w:rPr>
        <w:t>5</w:t>
      </w:r>
      <w:r w:rsidR="00C10808" w:rsidRPr="002F41C3">
        <w:rPr>
          <w:rFonts w:ascii="Arial" w:hAnsi="Arial" w:cs="Arial"/>
        </w:rPr>
        <w:t xml:space="preserve">. Niego que el Sr. Stivala haya provocado el accidente al </w:t>
      </w:r>
      <w:r w:rsidR="5D33FBFB" w:rsidRPr="002F41C3">
        <w:rPr>
          <w:rFonts w:ascii="Arial" w:hAnsi="Arial" w:cs="Arial"/>
        </w:rPr>
        <w:t>incorporarse a la Av</w:t>
      </w:r>
      <w:r w:rsidR="002F41C3" w:rsidRPr="002F41C3">
        <w:rPr>
          <w:rFonts w:ascii="Arial" w:hAnsi="Arial" w:cs="Arial"/>
        </w:rPr>
        <w:t>. Las Heras.</w:t>
      </w:r>
    </w:p>
    <w:p w14:paraId="24FFA453" w14:textId="0DE25DF9" w:rsidR="00C10808" w:rsidRPr="002F41C3" w:rsidRDefault="00436D3D" w:rsidP="711FC840">
      <w:pPr>
        <w:spacing w:line="360" w:lineRule="auto"/>
        <w:ind w:left="708" w:firstLine="709"/>
        <w:jc w:val="both"/>
        <w:rPr>
          <w:rFonts w:ascii="Arial" w:hAnsi="Arial" w:cs="Arial"/>
        </w:rPr>
      </w:pPr>
      <w:r>
        <w:rPr>
          <w:rFonts w:ascii="Arial" w:hAnsi="Arial" w:cs="Arial"/>
        </w:rPr>
        <w:t>6</w:t>
      </w:r>
      <w:r w:rsidR="002F41C3" w:rsidRPr="002F41C3">
        <w:rPr>
          <w:rFonts w:ascii="Arial" w:hAnsi="Arial" w:cs="Arial"/>
        </w:rPr>
        <w:t xml:space="preserve">. </w:t>
      </w:r>
      <w:r w:rsidR="001F0BE7" w:rsidRPr="002F41C3">
        <w:rPr>
          <w:rFonts w:ascii="Arial" w:hAnsi="Arial" w:cs="Arial"/>
        </w:rPr>
        <w:t>Niego</w:t>
      </w:r>
      <w:r w:rsidR="5D33FBFB" w:rsidRPr="002F41C3">
        <w:rPr>
          <w:rFonts w:ascii="Arial" w:hAnsi="Arial" w:cs="Arial"/>
        </w:rPr>
        <w:t xml:space="preserve"> que el Sr. </w:t>
      </w:r>
      <w:r w:rsidR="002F41C3">
        <w:rPr>
          <w:rFonts w:ascii="Arial" w:hAnsi="Arial" w:cs="Arial"/>
        </w:rPr>
        <w:t>Stivala</w:t>
      </w:r>
      <w:r w:rsidR="5D33FBFB" w:rsidRPr="002F41C3">
        <w:rPr>
          <w:rFonts w:ascii="Arial" w:hAnsi="Arial" w:cs="Arial"/>
        </w:rPr>
        <w:t xml:space="preserve"> </w:t>
      </w:r>
      <w:r w:rsidR="00C10808" w:rsidRPr="002F41C3">
        <w:rPr>
          <w:rFonts w:ascii="Arial" w:hAnsi="Arial" w:cs="Arial"/>
        </w:rPr>
        <w:t>haya violado la prioridad de paso de</w:t>
      </w:r>
      <w:r w:rsidR="005F0331">
        <w:rPr>
          <w:rFonts w:ascii="Arial" w:hAnsi="Arial" w:cs="Arial"/>
        </w:rPr>
        <w:t xml:space="preserve">l </w:t>
      </w:r>
      <w:r w:rsidR="00C10808" w:rsidRPr="002F41C3">
        <w:rPr>
          <w:rFonts w:ascii="Arial" w:hAnsi="Arial" w:cs="Arial"/>
        </w:rPr>
        <w:t>actor.</w:t>
      </w:r>
    </w:p>
    <w:p w14:paraId="7E4FCB55" w14:textId="2C7E951A" w:rsidR="00C10808" w:rsidRPr="00C10808" w:rsidRDefault="00436D3D" w:rsidP="004B2076">
      <w:pPr>
        <w:spacing w:line="360" w:lineRule="auto"/>
        <w:ind w:left="708" w:firstLine="709"/>
        <w:jc w:val="both"/>
        <w:rPr>
          <w:rFonts w:ascii="Arial" w:hAnsi="Arial" w:cs="Arial"/>
        </w:rPr>
      </w:pPr>
      <w:r>
        <w:rPr>
          <w:rFonts w:ascii="Arial" w:hAnsi="Arial" w:cs="Arial"/>
        </w:rPr>
        <w:t>7</w:t>
      </w:r>
      <w:r w:rsidR="00C10808" w:rsidRPr="00C10808">
        <w:rPr>
          <w:rFonts w:ascii="Arial" w:hAnsi="Arial" w:cs="Arial"/>
        </w:rPr>
        <w:t>. Niego que la prioridad de paso asistiera a la</w:t>
      </w:r>
      <w:r w:rsidR="005F0331">
        <w:rPr>
          <w:rFonts w:ascii="Arial" w:hAnsi="Arial" w:cs="Arial"/>
        </w:rPr>
        <w:t xml:space="preserve"> parte</w:t>
      </w:r>
      <w:r w:rsidR="00C10808" w:rsidRPr="00C10808">
        <w:rPr>
          <w:rFonts w:ascii="Arial" w:hAnsi="Arial" w:cs="Arial"/>
        </w:rPr>
        <w:t xml:space="preserve"> </w:t>
      </w:r>
      <w:r w:rsidR="00EF6F2C">
        <w:rPr>
          <w:rFonts w:ascii="Arial" w:hAnsi="Arial" w:cs="Arial"/>
        </w:rPr>
        <w:tab/>
      </w:r>
      <w:r w:rsidR="00EE732F">
        <w:rPr>
          <w:rFonts w:ascii="Arial" w:hAnsi="Arial" w:cs="Arial"/>
        </w:rPr>
        <w:t>.</w:t>
      </w:r>
    </w:p>
    <w:p w14:paraId="56386B25" w14:textId="0F8B60E1" w:rsidR="00C10808" w:rsidRPr="00C10808" w:rsidRDefault="00436D3D" w:rsidP="004B2076">
      <w:pPr>
        <w:spacing w:line="360" w:lineRule="auto"/>
        <w:ind w:left="708" w:firstLine="709"/>
        <w:jc w:val="both"/>
        <w:rPr>
          <w:rFonts w:ascii="Arial" w:hAnsi="Arial" w:cs="Arial"/>
        </w:rPr>
      </w:pPr>
      <w:r>
        <w:rPr>
          <w:rFonts w:ascii="Arial" w:hAnsi="Arial" w:cs="Arial"/>
        </w:rPr>
        <w:t>8</w:t>
      </w:r>
      <w:r w:rsidR="00C10808" w:rsidRPr="711FC840">
        <w:rPr>
          <w:rFonts w:ascii="Arial" w:hAnsi="Arial" w:cs="Arial"/>
        </w:rPr>
        <w:t xml:space="preserve">. Niego que el asegurado sea el causante </w:t>
      </w:r>
      <w:r w:rsidR="02A119D0" w:rsidRPr="711FC840">
        <w:rPr>
          <w:rFonts w:ascii="Arial" w:hAnsi="Arial" w:cs="Arial"/>
        </w:rPr>
        <w:t>d</w:t>
      </w:r>
      <w:r w:rsidR="00C10808" w:rsidRPr="711FC840">
        <w:rPr>
          <w:rFonts w:ascii="Arial" w:hAnsi="Arial" w:cs="Arial"/>
        </w:rPr>
        <w:t>e la producción del evento dañoso.</w:t>
      </w:r>
    </w:p>
    <w:p w14:paraId="42CBAD5D" w14:textId="32A8FDA9" w:rsidR="00C10808" w:rsidRPr="00C10808" w:rsidRDefault="00436D3D" w:rsidP="004B2076">
      <w:pPr>
        <w:spacing w:line="360" w:lineRule="auto"/>
        <w:ind w:left="708" w:firstLine="709"/>
        <w:jc w:val="both"/>
      </w:pPr>
      <w:r>
        <w:rPr>
          <w:rFonts w:ascii="Arial" w:hAnsi="Arial" w:cs="Arial"/>
        </w:rPr>
        <w:t>9</w:t>
      </w:r>
      <w:r w:rsidR="00C10808" w:rsidRPr="711FC840">
        <w:rPr>
          <w:rFonts w:ascii="Arial" w:hAnsi="Arial" w:cs="Arial"/>
        </w:rPr>
        <w:t>. Niego que el Sr. Stivala haya avanzado sin advertir la presencia de</w:t>
      </w:r>
      <w:r w:rsidR="00D61B3F">
        <w:rPr>
          <w:rFonts w:ascii="Arial" w:hAnsi="Arial" w:cs="Arial"/>
        </w:rPr>
        <w:t>l actor</w:t>
      </w:r>
    </w:p>
    <w:p w14:paraId="4D73609A" w14:textId="296DC799" w:rsidR="00C10808" w:rsidRPr="00C10808" w:rsidRDefault="00436D3D" w:rsidP="004B2076">
      <w:pPr>
        <w:spacing w:line="360" w:lineRule="auto"/>
        <w:ind w:left="708" w:firstLine="709"/>
        <w:jc w:val="both"/>
        <w:rPr>
          <w:rFonts w:ascii="Arial" w:hAnsi="Arial" w:cs="Arial"/>
        </w:rPr>
      </w:pPr>
      <w:r>
        <w:rPr>
          <w:rFonts w:ascii="Arial" w:hAnsi="Arial" w:cs="Arial"/>
        </w:rPr>
        <w:lastRenderedPageBreak/>
        <w:t>10</w:t>
      </w:r>
      <w:r w:rsidR="002F41C3">
        <w:rPr>
          <w:rFonts w:ascii="Arial" w:hAnsi="Arial" w:cs="Arial"/>
        </w:rPr>
        <w:t>. Nieg</w:t>
      </w:r>
      <w:r w:rsidR="00C10808" w:rsidRPr="711FC840">
        <w:rPr>
          <w:rFonts w:ascii="Arial" w:hAnsi="Arial" w:cs="Arial"/>
        </w:rPr>
        <w:t xml:space="preserve">o que </w:t>
      </w:r>
      <w:r w:rsidR="002F41C3">
        <w:rPr>
          <w:rFonts w:ascii="Arial" w:hAnsi="Arial" w:cs="Arial"/>
        </w:rPr>
        <w:t xml:space="preserve">el demandado </w:t>
      </w:r>
      <w:r w:rsidR="00C10808" w:rsidRPr="711FC840">
        <w:rPr>
          <w:rFonts w:ascii="Arial" w:hAnsi="Arial" w:cs="Arial"/>
        </w:rPr>
        <w:t>haya perdido el control del vehículo.</w:t>
      </w:r>
    </w:p>
    <w:p w14:paraId="02588D5F" w14:textId="52F92873" w:rsidR="00C10808" w:rsidRPr="00C10808" w:rsidRDefault="002F41C3" w:rsidP="004B2076">
      <w:pPr>
        <w:spacing w:line="360" w:lineRule="auto"/>
        <w:ind w:left="708" w:firstLine="709"/>
        <w:jc w:val="both"/>
      </w:pPr>
      <w:r>
        <w:rPr>
          <w:rFonts w:ascii="Arial" w:hAnsi="Arial" w:cs="Arial"/>
        </w:rPr>
        <w:t>1</w:t>
      </w:r>
      <w:r w:rsidR="00436D3D">
        <w:rPr>
          <w:rFonts w:ascii="Arial" w:hAnsi="Arial" w:cs="Arial"/>
        </w:rPr>
        <w:t>1</w:t>
      </w:r>
      <w:r w:rsidR="00C10808" w:rsidRPr="711FC840">
        <w:rPr>
          <w:rFonts w:ascii="Arial" w:hAnsi="Arial" w:cs="Arial"/>
        </w:rPr>
        <w:t>. Niego que el asegurado haya desplegado una conducta temeraria</w:t>
      </w:r>
    </w:p>
    <w:p w14:paraId="5E4DDEF1" w14:textId="5C0DCB6E" w:rsidR="00C10808" w:rsidRPr="00C10808" w:rsidRDefault="002F41C3" w:rsidP="004B2076">
      <w:pPr>
        <w:spacing w:line="360" w:lineRule="auto"/>
        <w:ind w:left="708" w:firstLine="709"/>
        <w:jc w:val="both"/>
        <w:rPr>
          <w:rFonts w:ascii="Arial" w:hAnsi="Arial" w:cs="Arial"/>
        </w:rPr>
      </w:pPr>
      <w:r>
        <w:rPr>
          <w:rFonts w:ascii="Arial" w:hAnsi="Arial" w:cs="Arial"/>
        </w:rPr>
        <w:t>1</w:t>
      </w:r>
      <w:r w:rsidR="00436D3D">
        <w:rPr>
          <w:rFonts w:ascii="Arial" w:hAnsi="Arial" w:cs="Arial"/>
        </w:rPr>
        <w:t>2</w:t>
      </w:r>
      <w:r>
        <w:rPr>
          <w:rFonts w:ascii="Arial" w:hAnsi="Arial" w:cs="Arial"/>
        </w:rPr>
        <w:t>. Nieg</w:t>
      </w:r>
      <w:r w:rsidR="00C10808" w:rsidRPr="711FC840">
        <w:rPr>
          <w:rFonts w:ascii="Arial" w:hAnsi="Arial" w:cs="Arial"/>
        </w:rPr>
        <w:t xml:space="preserve">o </w:t>
      </w:r>
      <w:r>
        <w:rPr>
          <w:rFonts w:ascii="Arial" w:hAnsi="Arial" w:cs="Arial"/>
        </w:rPr>
        <w:t xml:space="preserve">que el Sr. Stivala haya circulado de manera </w:t>
      </w:r>
      <w:r w:rsidR="00C10808" w:rsidRPr="711FC840">
        <w:rPr>
          <w:rFonts w:ascii="Arial" w:hAnsi="Arial" w:cs="Arial"/>
        </w:rPr>
        <w:t>imprudente.</w:t>
      </w:r>
    </w:p>
    <w:p w14:paraId="6C6EAC13" w14:textId="3EA29A6A" w:rsidR="00C10808" w:rsidRPr="00C10808" w:rsidRDefault="00E96272" w:rsidP="004B2076">
      <w:pPr>
        <w:spacing w:line="360" w:lineRule="auto"/>
        <w:ind w:left="708" w:firstLine="709"/>
        <w:jc w:val="both"/>
        <w:rPr>
          <w:rFonts w:ascii="Arial" w:hAnsi="Arial" w:cs="Arial"/>
        </w:rPr>
      </w:pPr>
      <w:r>
        <w:rPr>
          <w:rFonts w:ascii="Arial" w:hAnsi="Arial" w:cs="Arial"/>
        </w:rPr>
        <w:t>1</w:t>
      </w:r>
      <w:r w:rsidR="00436D3D">
        <w:rPr>
          <w:rFonts w:ascii="Arial" w:hAnsi="Arial" w:cs="Arial"/>
        </w:rPr>
        <w:t>3</w:t>
      </w:r>
      <w:r w:rsidR="00C10808" w:rsidRPr="00C10808">
        <w:rPr>
          <w:rFonts w:ascii="Arial" w:hAnsi="Arial" w:cs="Arial"/>
        </w:rPr>
        <w:t>. Niego que el accionar de</w:t>
      </w:r>
      <w:r w:rsidR="009445E0">
        <w:rPr>
          <w:rFonts w:ascii="Arial" w:hAnsi="Arial" w:cs="Arial"/>
        </w:rPr>
        <w:t xml:space="preserve">l </w:t>
      </w:r>
      <w:r w:rsidR="00C10808" w:rsidRPr="00C10808">
        <w:rPr>
          <w:rFonts w:ascii="Arial" w:hAnsi="Arial" w:cs="Arial"/>
        </w:rPr>
        <w:t>asegurado haya sido antijurídic</w:t>
      </w:r>
      <w:r w:rsidR="00B8710B">
        <w:rPr>
          <w:rFonts w:ascii="Arial" w:hAnsi="Arial" w:cs="Arial"/>
        </w:rPr>
        <w:t xml:space="preserve">o. </w:t>
      </w:r>
    </w:p>
    <w:p w14:paraId="6CCC3DA6" w14:textId="365D6C89" w:rsidR="00C10808" w:rsidRPr="00436D3D" w:rsidRDefault="00C10808" w:rsidP="004B2076">
      <w:pPr>
        <w:spacing w:line="360" w:lineRule="auto"/>
        <w:ind w:left="708" w:firstLine="709"/>
        <w:jc w:val="both"/>
        <w:rPr>
          <w:rFonts w:ascii="Arial" w:hAnsi="Arial" w:cs="Arial"/>
        </w:rPr>
      </w:pPr>
      <w:r w:rsidRPr="00436D3D">
        <w:rPr>
          <w:rFonts w:ascii="Arial" w:hAnsi="Arial" w:cs="Arial"/>
        </w:rPr>
        <w:t>1</w:t>
      </w:r>
      <w:r w:rsidR="00436D3D">
        <w:rPr>
          <w:rFonts w:ascii="Arial" w:hAnsi="Arial" w:cs="Arial"/>
        </w:rPr>
        <w:t>4</w:t>
      </w:r>
      <w:r w:rsidRPr="00436D3D">
        <w:rPr>
          <w:rFonts w:ascii="Arial" w:hAnsi="Arial" w:cs="Arial"/>
        </w:rPr>
        <w:t>. Niego que concurra un factor de atribución subjetivo en cabeza de</w:t>
      </w:r>
      <w:r w:rsidR="6B3453D3" w:rsidRPr="00436D3D">
        <w:rPr>
          <w:rFonts w:ascii="Arial" w:hAnsi="Arial" w:cs="Arial"/>
        </w:rPr>
        <w:t>l</w:t>
      </w:r>
      <w:r w:rsidRPr="00436D3D">
        <w:rPr>
          <w:rFonts w:ascii="Arial" w:hAnsi="Arial" w:cs="Arial"/>
        </w:rPr>
        <w:t xml:space="preserve"> asegurado.</w:t>
      </w:r>
    </w:p>
    <w:p w14:paraId="361ADE0D" w14:textId="25394CEF" w:rsidR="00436D3D" w:rsidRPr="00C10808" w:rsidRDefault="00436D3D" w:rsidP="00436D3D">
      <w:pPr>
        <w:spacing w:line="360" w:lineRule="auto"/>
        <w:ind w:left="708" w:firstLine="709"/>
        <w:jc w:val="both"/>
        <w:rPr>
          <w:rFonts w:ascii="Arial" w:hAnsi="Arial" w:cs="Arial"/>
        </w:rPr>
      </w:pPr>
      <w:r w:rsidRPr="00436D3D">
        <w:rPr>
          <w:rFonts w:ascii="Arial" w:hAnsi="Arial" w:cs="Arial"/>
        </w:rPr>
        <w:t>1</w:t>
      </w:r>
      <w:r>
        <w:rPr>
          <w:rFonts w:ascii="Arial" w:hAnsi="Arial" w:cs="Arial"/>
        </w:rPr>
        <w:t>5</w:t>
      </w:r>
      <w:r w:rsidRPr="00436D3D">
        <w:rPr>
          <w:rFonts w:ascii="Arial" w:hAnsi="Arial" w:cs="Arial"/>
        </w:rPr>
        <w:t>. Niego que concurra un factor de atribución objetivo en cabeza del demandado.</w:t>
      </w:r>
    </w:p>
    <w:p w14:paraId="7266071B" w14:textId="6DD89411" w:rsidR="00C10808" w:rsidRPr="00C10808" w:rsidRDefault="00C10808" w:rsidP="004B2076">
      <w:pPr>
        <w:spacing w:line="360" w:lineRule="auto"/>
        <w:ind w:left="708" w:firstLine="709"/>
        <w:jc w:val="both"/>
        <w:rPr>
          <w:rFonts w:ascii="Arial" w:hAnsi="Arial" w:cs="Arial"/>
        </w:rPr>
      </w:pPr>
      <w:r w:rsidRPr="00C10808">
        <w:rPr>
          <w:rFonts w:ascii="Arial" w:hAnsi="Arial" w:cs="Arial"/>
        </w:rPr>
        <w:t>1</w:t>
      </w:r>
      <w:r w:rsidR="00436D3D">
        <w:rPr>
          <w:rFonts w:ascii="Arial" w:hAnsi="Arial" w:cs="Arial"/>
        </w:rPr>
        <w:t>6</w:t>
      </w:r>
      <w:r w:rsidRPr="00C10808">
        <w:rPr>
          <w:rFonts w:ascii="Arial" w:hAnsi="Arial" w:cs="Arial"/>
        </w:rPr>
        <w:t>. Niego que el vehículo VW Suran patente NPU799 haya actuado como un factor generador de riesgo injustificado.</w:t>
      </w:r>
    </w:p>
    <w:p w14:paraId="4F2B961C" w14:textId="4F85E33A" w:rsidR="00C10808" w:rsidRDefault="00C10808" w:rsidP="004B2076">
      <w:pPr>
        <w:spacing w:line="360" w:lineRule="auto"/>
        <w:ind w:left="708" w:firstLine="709"/>
        <w:jc w:val="both"/>
        <w:rPr>
          <w:rFonts w:ascii="Arial" w:hAnsi="Arial" w:cs="Arial"/>
        </w:rPr>
      </w:pPr>
      <w:r w:rsidRPr="711FC840">
        <w:rPr>
          <w:rFonts w:ascii="Arial" w:hAnsi="Arial" w:cs="Arial"/>
        </w:rPr>
        <w:t>1</w:t>
      </w:r>
      <w:r w:rsidR="00436D3D">
        <w:rPr>
          <w:rFonts w:ascii="Arial" w:hAnsi="Arial" w:cs="Arial"/>
        </w:rPr>
        <w:t>7</w:t>
      </w:r>
      <w:r w:rsidRPr="711FC840">
        <w:rPr>
          <w:rFonts w:ascii="Arial" w:hAnsi="Arial" w:cs="Arial"/>
        </w:rPr>
        <w:t>. Niego la procedencia de la responsabilidad objetiva.</w:t>
      </w:r>
    </w:p>
    <w:p w14:paraId="6F656FAB" w14:textId="78AE1FD2" w:rsidR="00AD1200" w:rsidRPr="00C10808" w:rsidRDefault="00AD1200" w:rsidP="004B2076">
      <w:pPr>
        <w:spacing w:line="360" w:lineRule="auto"/>
        <w:ind w:left="708" w:firstLine="709"/>
        <w:jc w:val="both"/>
        <w:rPr>
          <w:rFonts w:ascii="Arial" w:hAnsi="Arial" w:cs="Arial"/>
        </w:rPr>
      </w:pPr>
      <w:r>
        <w:rPr>
          <w:rFonts w:ascii="Arial" w:hAnsi="Arial" w:cs="Arial"/>
        </w:rPr>
        <w:t>18. Niego la procedencia de la responsabilidad subjetiva.</w:t>
      </w:r>
    </w:p>
    <w:p w14:paraId="562AA163" w14:textId="7F7A8781" w:rsidR="00C10808" w:rsidRPr="00C10808" w:rsidRDefault="00C10808" w:rsidP="004B2076">
      <w:pPr>
        <w:spacing w:line="360" w:lineRule="auto"/>
        <w:ind w:left="708" w:firstLine="709"/>
        <w:jc w:val="both"/>
        <w:rPr>
          <w:rFonts w:ascii="Arial" w:hAnsi="Arial" w:cs="Arial"/>
        </w:rPr>
      </w:pPr>
      <w:r w:rsidRPr="00C10808">
        <w:rPr>
          <w:rFonts w:ascii="Arial" w:hAnsi="Arial" w:cs="Arial"/>
        </w:rPr>
        <w:t>1</w:t>
      </w:r>
      <w:r w:rsidR="00AD1200">
        <w:rPr>
          <w:rFonts w:ascii="Arial" w:hAnsi="Arial" w:cs="Arial"/>
        </w:rPr>
        <w:t>9</w:t>
      </w:r>
      <w:r w:rsidRPr="00C10808">
        <w:rPr>
          <w:rFonts w:ascii="Arial" w:hAnsi="Arial" w:cs="Arial"/>
        </w:rPr>
        <w:t>. Niego la existencia de una relación de causalidad adecuada entre el contacto físico de las unidades y los daños reclamados.</w:t>
      </w:r>
    </w:p>
    <w:p w14:paraId="3C7E3E6A" w14:textId="133B28C8" w:rsidR="00C10808" w:rsidRPr="0041501E" w:rsidRDefault="00AD1200" w:rsidP="0041501E">
      <w:pPr>
        <w:spacing w:line="360" w:lineRule="auto"/>
        <w:ind w:left="708" w:firstLine="709"/>
        <w:jc w:val="both"/>
      </w:pPr>
      <w:r>
        <w:rPr>
          <w:rFonts w:ascii="Arial" w:hAnsi="Arial" w:cs="Arial"/>
        </w:rPr>
        <w:t>20</w:t>
      </w:r>
      <w:r w:rsidR="00C10808" w:rsidRPr="711FC840">
        <w:rPr>
          <w:rFonts w:ascii="Arial" w:hAnsi="Arial" w:cs="Arial"/>
        </w:rPr>
        <w:t>. Niego que el vehículo Renault Sandero haya sufrido daños de importancia que afecten su estructura resistente o partes vitales.</w:t>
      </w:r>
    </w:p>
    <w:p w14:paraId="522D2E1E" w14:textId="282EF16A" w:rsidR="00C10808" w:rsidRPr="00C10808" w:rsidRDefault="00AD1200" w:rsidP="004B2076">
      <w:pPr>
        <w:spacing w:line="360" w:lineRule="auto"/>
        <w:ind w:left="708" w:firstLine="709"/>
        <w:jc w:val="both"/>
        <w:rPr>
          <w:rFonts w:ascii="Arial" w:hAnsi="Arial" w:cs="Arial"/>
        </w:rPr>
      </w:pPr>
      <w:r>
        <w:rPr>
          <w:rFonts w:ascii="Arial" w:hAnsi="Arial" w:cs="Arial"/>
        </w:rPr>
        <w:t>21</w:t>
      </w:r>
      <w:r w:rsidR="00C10808" w:rsidRPr="00C10808">
        <w:rPr>
          <w:rFonts w:ascii="Arial" w:hAnsi="Arial" w:cs="Arial"/>
        </w:rPr>
        <w:t>. Niego la autenticidad, contenido y validez del presupuesto del "Taller Lucanto SA" por la suma de $7.640.000.</w:t>
      </w:r>
    </w:p>
    <w:p w14:paraId="2A4F04EC" w14:textId="449F3A9C" w:rsidR="00C10808" w:rsidRPr="00C10808" w:rsidRDefault="00AD1200" w:rsidP="004B2076">
      <w:pPr>
        <w:spacing w:line="360" w:lineRule="auto"/>
        <w:ind w:left="708" w:firstLine="709"/>
        <w:jc w:val="both"/>
        <w:rPr>
          <w:rFonts w:ascii="Arial" w:hAnsi="Arial" w:cs="Arial"/>
        </w:rPr>
      </w:pPr>
      <w:r>
        <w:rPr>
          <w:rFonts w:ascii="Arial" w:hAnsi="Arial" w:cs="Arial"/>
        </w:rPr>
        <w:t>22</w:t>
      </w:r>
      <w:r w:rsidR="00C10808" w:rsidRPr="00C10808">
        <w:rPr>
          <w:rFonts w:ascii="Arial" w:hAnsi="Arial" w:cs="Arial"/>
        </w:rPr>
        <w:t>. Niego que la accionante tenga derecho a percibir la suma detallada en concepto de daños materiales.</w:t>
      </w:r>
    </w:p>
    <w:p w14:paraId="347CAB46" w14:textId="7E040B0F" w:rsidR="00C10808" w:rsidRPr="00C10808" w:rsidRDefault="00AD1200" w:rsidP="004B2076">
      <w:pPr>
        <w:spacing w:line="360" w:lineRule="auto"/>
        <w:ind w:left="708" w:firstLine="709"/>
        <w:jc w:val="both"/>
        <w:rPr>
          <w:rFonts w:ascii="Arial" w:hAnsi="Arial" w:cs="Arial"/>
        </w:rPr>
      </w:pPr>
      <w:r>
        <w:rPr>
          <w:rFonts w:ascii="Arial" w:hAnsi="Arial" w:cs="Arial"/>
        </w:rPr>
        <w:t>23</w:t>
      </w:r>
      <w:r w:rsidR="00C10808" w:rsidRPr="00C10808">
        <w:rPr>
          <w:rFonts w:ascii="Arial" w:hAnsi="Arial" w:cs="Arial"/>
        </w:rPr>
        <w:t>. Niego que todas las piezas detalladas en la liquidación requieran ser reemplazadas por repuestos nuevos.</w:t>
      </w:r>
    </w:p>
    <w:p w14:paraId="2DC37898" w14:textId="6B4BCC4A" w:rsidR="00C10808" w:rsidRPr="00C10808" w:rsidRDefault="00AD1200" w:rsidP="004B2076">
      <w:pPr>
        <w:spacing w:line="360" w:lineRule="auto"/>
        <w:ind w:left="708" w:firstLine="709"/>
        <w:jc w:val="both"/>
        <w:rPr>
          <w:rFonts w:ascii="Arial" w:hAnsi="Arial" w:cs="Arial"/>
        </w:rPr>
      </w:pPr>
      <w:r>
        <w:rPr>
          <w:rFonts w:ascii="Arial" w:hAnsi="Arial" w:cs="Arial"/>
        </w:rPr>
        <w:t>24</w:t>
      </w:r>
      <w:r w:rsidR="00C10808" w:rsidRPr="00C10808">
        <w:rPr>
          <w:rFonts w:ascii="Arial" w:hAnsi="Arial" w:cs="Arial"/>
        </w:rPr>
        <w:t xml:space="preserve">. Niego que el vehículo de la </w:t>
      </w:r>
      <w:r w:rsidR="00D61B3F">
        <w:rPr>
          <w:rFonts w:ascii="Arial" w:hAnsi="Arial" w:cs="Arial"/>
        </w:rPr>
        <w:t xml:space="preserve">parte </w:t>
      </w:r>
      <w:r w:rsidR="00C10808" w:rsidRPr="00C10808">
        <w:rPr>
          <w:rFonts w:ascii="Arial" w:hAnsi="Arial" w:cs="Arial"/>
        </w:rPr>
        <w:t>actora deba permanecer inmovilizado en un taller durante el lapso de veinte días.</w:t>
      </w:r>
    </w:p>
    <w:p w14:paraId="3EF622BB" w14:textId="645B209E" w:rsidR="00C10808" w:rsidRPr="00C10808" w:rsidRDefault="00BD09DD" w:rsidP="004B2076">
      <w:pPr>
        <w:spacing w:line="360" w:lineRule="auto"/>
        <w:ind w:left="708" w:firstLine="709"/>
        <w:jc w:val="both"/>
        <w:rPr>
          <w:rFonts w:ascii="Arial" w:hAnsi="Arial" w:cs="Arial"/>
        </w:rPr>
      </w:pPr>
      <w:r>
        <w:rPr>
          <w:rFonts w:ascii="Arial" w:hAnsi="Arial" w:cs="Arial"/>
        </w:rPr>
        <w:t>2</w:t>
      </w:r>
      <w:r w:rsidR="00AD1200">
        <w:rPr>
          <w:rFonts w:ascii="Arial" w:hAnsi="Arial" w:cs="Arial"/>
        </w:rPr>
        <w:t>5</w:t>
      </w:r>
      <w:r w:rsidR="00C10808" w:rsidRPr="00C10808">
        <w:rPr>
          <w:rFonts w:ascii="Arial" w:hAnsi="Arial" w:cs="Arial"/>
        </w:rPr>
        <w:t xml:space="preserve">. Niego que </w:t>
      </w:r>
      <w:r w:rsidR="001E3902">
        <w:rPr>
          <w:rFonts w:ascii="Arial" w:hAnsi="Arial" w:cs="Arial"/>
        </w:rPr>
        <w:t>el</w:t>
      </w:r>
      <w:r w:rsidR="00C10808" w:rsidRPr="00C10808">
        <w:rPr>
          <w:rFonts w:ascii="Arial" w:hAnsi="Arial" w:cs="Arial"/>
        </w:rPr>
        <w:t xml:space="preserve"> Sr. Marta Gastón haya sufrido molestias o gastos que ameriten un resarcimiento por privación de uso.</w:t>
      </w:r>
    </w:p>
    <w:p w14:paraId="039F2CAA" w14:textId="07FED00E" w:rsidR="00C10808" w:rsidRPr="00C10808" w:rsidRDefault="00C10808" w:rsidP="004B2076">
      <w:pPr>
        <w:spacing w:line="360" w:lineRule="auto"/>
        <w:ind w:left="708" w:firstLine="709"/>
        <w:jc w:val="both"/>
        <w:rPr>
          <w:rFonts w:ascii="Arial" w:hAnsi="Arial" w:cs="Arial"/>
        </w:rPr>
      </w:pPr>
      <w:r w:rsidRPr="00862881">
        <w:rPr>
          <w:rFonts w:ascii="Arial" w:hAnsi="Arial" w:cs="Arial"/>
        </w:rPr>
        <w:t>2</w:t>
      </w:r>
      <w:r w:rsidR="00C66231" w:rsidRPr="00862881">
        <w:rPr>
          <w:rFonts w:ascii="Arial" w:hAnsi="Arial" w:cs="Arial"/>
        </w:rPr>
        <w:t>3</w:t>
      </w:r>
      <w:r w:rsidRPr="00862881">
        <w:rPr>
          <w:rFonts w:ascii="Arial" w:hAnsi="Arial" w:cs="Arial"/>
        </w:rPr>
        <w:t>. Niego que la accionante tenga derecho a percibir la suma de $500.000 por dicho rubro.</w:t>
      </w:r>
    </w:p>
    <w:p w14:paraId="1CB3A95D" w14:textId="13637C78" w:rsidR="00CB1914" w:rsidRDefault="00C66231" w:rsidP="004B2076">
      <w:pPr>
        <w:spacing w:line="360" w:lineRule="auto"/>
        <w:ind w:left="708" w:firstLine="709"/>
        <w:jc w:val="both"/>
        <w:rPr>
          <w:rFonts w:ascii="Arial" w:hAnsi="Arial" w:cs="Arial"/>
        </w:rPr>
      </w:pPr>
      <w:r>
        <w:rPr>
          <w:rFonts w:ascii="Arial" w:hAnsi="Arial" w:cs="Arial"/>
        </w:rPr>
        <w:t>24</w:t>
      </w:r>
      <w:r w:rsidR="00C10808" w:rsidRPr="00C10808">
        <w:rPr>
          <w:rFonts w:ascii="Arial" w:hAnsi="Arial" w:cs="Arial"/>
        </w:rPr>
        <w:t xml:space="preserve">. Niego que </w:t>
      </w:r>
      <w:r w:rsidR="00D61B3F">
        <w:rPr>
          <w:rFonts w:ascii="Arial" w:hAnsi="Arial" w:cs="Arial"/>
        </w:rPr>
        <w:t>el</w:t>
      </w:r>
      <w:r w:rsidR="00C10808" w:rsidRPr="00C10808">
        <w:rPr>
          <w:rFonts w:ascii="Arial" w:hAnsi="Arial" w:cs="Arial"/>
        </w:rPr>
        <w:t xml:space="preserve"> actor se haya visto obligada a recurrir a otros medios de transporte </w:t>
      </w:r>
    </w:p>
    <w:p w14:paraId="0C81293D" w14:textId="7892415F" w:rsidR="00C10808" w:rsidRPr="00C10808" w:rsidRDefault="00CB1914" w:rsidP="004B2076">
      <w:pPr>
        <w:spacing w:line="360" w:lineRule="auto"/>
        <w:ind w:left="708" w:firstLine="709"/>
        <w:jc w:val="both"/>
        <w:rPr>
          <w:rFonts w:ascii="Arial" w:hAnsi="Arial" w:cs="Arial"/>
        </w:rPr>
      </w:pPr>
      <w:r>
        <w:rPr>
          <w:rFonts w:ascii="Arial" w:hAnsi="Arial" w:cs="Arial"/>
        </w:rPr>
        <w:lastRenderedPageBreak/>
        <w:t>25. Nieg</w:t>
      </w:r>
      <w:r w:rsidR="00C10808" w:rsidRPr="00C10808">
        <w:rPr>
          <w:rFonts w:ascii="Arial" w:hAnsi="Arial" w:cs="Arial"/>
        </w:rPr>
        <w:t>o que el rodado estuviera afectado a tareas laborales.</w:t>
      </w:r>
    </w:p>
    <w:p w14:paraId="5217B478" w14:textId="14352A86" w:rsidR="00C10808" w:rsidRPr="00C10808" w:rsidRDefault="00CB1914" w:rsidP="004B2076">
      <w:pPr>
        <w:spacing w:line="360" w:lineRule="auto"/>
        <w:ind w:left="708" w:firstLine="709"/>
        <w:jc w:val="both"/>
        <w:rPr>
          <w:rFonts w:ascii="Arial" w:hAnsi="Arial" w:cs="Arial"/>
        </w:rPr>
      </w:pPr>
      <w:r>
        <w:rPr>
          <w:rFonts w:ascii="Arial" w:hAnsi="Arial" w:cs="Arial"/>
        </w:rPr>
        <w:t>26</w:t>
      </w:r>
      <w:r w:rsidR="00C10808" w:rsidRPr="00C10808">
        <w:rPr>
          <w:rFonts w:ascii="Arial" w:hAnsi="Arial" w:cs="Arial"/>
        </w:rPr>
        <w:t xml:space="preserve">. Niego que el impacto haya generado una desvalorización en el valor de reventa de la unidad </w:t>
      </w:r>
      <w:r w:rsidR="00D61B3F">
        <w:rPr>
          <w:rFonts w:ascii="Arial" w:hAnsi="Arial" w:cs="Arial"/>
        </w:rPr>
        <w:t>del actor</w:t>
      </w:r>
      <w:r w:rsidR="00C10808" w:rsidRPr="00C10808">
        <w:rPr>
          <w:rFonts w:ascii="Arial" w:hAnsi="Arial" w:cs="Arial"/>
        </w:rPr>
        <w:t xml:space="preserve"> por la suma de $2.000.000.</w:t>
      </w:r>
    </w:p>
    <w:p w14:paraId="727338FB" w14:textId="70D05271" w:rsidR="00C10808" w:rsidRPr="00C10808" w:rsidRDefault="00C10808" w:rsidP="004B2076">
      <w:pPr>
        <w:spacing w:line="360" w:lineRule="auto"/>
        <w:ind w:left="708" w:firstLine="709"/>
        <w:jc w:val="both"/>
        <w:rPr>
          <w:rFonts w:ascii="Arial" w:hAnsi="Arial" w:cs="Arial"/>
        </w:rPr>
      </w:pPr>
      <w:r w:rsidRPr="00C10808">
        <w:rPr>
          <w:rFonts w:ascii="Arial" w:hAnsi="Arial" w:cs="Arial"/>
        </w:rPr>
        <w:t>2</w:t>
      </w:r>
      <w:r w:rsidR="000F28AE">
        <w:rPr>
          <w:rFonts w:ascii="Arial" w:hAnsi="Arial" w:cs="Arial"/>
        </w:rPr>
        <w:t>7</w:t>
      </w:r>
      <w:r w:rsidRPr="00C10808">
        <w:rPr>
          <w:rFonts w:ascii="Arial" w:hAnsi="Arial" w:cs="Arial"/>
        </w:rPr>
        <w:t>. Niego que el Renault Sandero presente secuelas visibles o invisibles que afecten su valor venal tras una reparación adecuada.</w:t>
      </w:r>
    </w:p>
    <w:p w14:paraId="495DE9C6" w14:textId="57E1BE19" w:rsidR="00C10808" w:rsidRPr="00C10808" w:rsidRDefault="00C10808" w:rsidP="004B2076">
      <w:pPr>
        <w:spacing w:line="360" w:lineRule="auto"/>
        <w:ind w:left="708" w:firstLine="709"/>
        <w:jc w:val="both"/>
        <w:rPr>
          <w:rFonts w:ascii="Arial" w:hAnsi="Arial" w:cs="Arial"/>
        </w:rPr>
      </w:pPr>
      <w:r w:rsidRPr="00C10808">
        <w:rPr>
          <w:rFonts w:ascii="Arial" w:hAnsi="Arial" w:cs="Arial"/>
        </w:rPr>
        <w:t>2</w:t>
      </w:r>
      <w:r w:rsidR="000F28AE">
        <w:rPr>
          <w:rFonts w:ascii="Arial" w:hAnsi="Arial" w:cs="Arial"/>
        </w:rPr>
        <w:t>8</w:t>
      </w:r>
      <w:r w:rsidRPr="00C10808">
        <w:rPr>
          <w:rFonts w:ascii="Arial" w:hAnsi="Arial" w:cs="Arial"/>
        </w:rPr>
        <w:t xml:space="preserve">. Niego que la unidad </w:t>
      </w:r>
      <w:r w:rsidR="00D61B3F">
        <w:rPr>
          <w:rFonts w:ascii="Arial" w:hAnsi="Arial" w:cs="Arial"/>
        </w:rPr>
        <w:t xml:space="preserve">de la parte </w:t>
      </w:r>
      <w:r w:rsidRPr="00C10808">
        <w:rPr>
          <w:rFonts w:ascii="Arial" w:hAnsi="Arial" w:cs="Arial"/>
        </w:rPr>
        <w:t>actora se encontrara en el "muy buen estado" que se alega en el libelo de inicio.</w:t>
      </w:r>
    </w:p>
    <w:p w14:paraId="32DE1CAF" w14:textId="62369139" w:rsidR="00C10808" w:rsidRPr="00C10808" w:rsidRDefault="00C10808" w:rsidP="004B2076">
      <w:pPr>
        <w:spacing w:line="360" w:lineRule="auto"/>
        <w:ind w:left="708" w:firstLine="709"/>
        <w:jc w:val="both"/>
        <w:rPr>
          <w:rFonts w:ascii="Arial" w:hAnsi="Arial" w:cs="Arial"/>
        </w:rPr>
      </w:pPr>
      <w:r w:rsidRPr="00C10808">
        <w:rPr>
          <w:rFonts w:ascii="Arial" w:hAnsi="Arial" w:cs="Arial"/>
        </w:rPr>
        <w:t>2</w:t>
      </w:r>
      <w:r w:rsidR="000F28AE">
        <w:rPr>
          <w:rFonts w:ascii="Arial" w:hAnsi="Arial" w:cs="Arial"/>
        </w:rPr>
        <w:t>9</w:t>
      </w:r>
      <w:r w:rsidRPr="00C10808">
        <w:rPr>
          <w:rFonts w:ascii="Arial" w:hAnsi="Arial" w:cs="Arial"/>
        </w:rPr>
        <w:t>. Niego que la accionante tenga derecho a percibir la suma total de $10.140.000.</w:t>
      </w:r>
    </w:p>
    <w:p w14:paraId="0DFF318E" w14:textId="73391CA1" w:rsidR="00C10808" w:rsidRPr="00C10808" w:rsidRDefault="000F28AE" w:rsidP="004B2076">
      <w:pPr>
        <w:spacing w:line="360" w:lineRule="auto"/>
        <w:ind w:left="708" w:firstLine="709"/>
        <w:jc w:val="both"/>
        <w:rPr>
          <w:rFonts w:ascii="Arial" w:hAnsi="Arial" w:cs="Arial"/>
        </w:rPr>
      </w:pPr>
      <w:r>
        <w:rPr>
          <w:rFonts w:ascii="Arial" w:hAnsi="Arial" w:cs="Arial"/>
        </w:rPr>
        <w:t xml:space="preserve">30. </w:t>
      </w:r>
      <w:r w:rsidR="00C10808" w:rsidRPr="00C10808">
        <w:rPr>
          <w:rFonts w:ascii="Arial" w:hAnsi="Arial" w:cs="Arial"/>
        </w:rPr>
        <w:t>Niego la procedencia de la reserva de derecho para acompañar comprobantes de gastos médico</w:t>
      </w:r>
      <w:r w:rsidR="007F0448">
        <w:rPr>
          <w:rFonts w:ascii="Arial" w:hAnsi="Arial" w:cs="Arial"/>
        </w:rPr>
        <w:t>s.</w:t>
      </w:r>
    </w:p>
    <w:p w14:paraId="121CCF1C" w14:textId="09AC92C7" w:rsidR="00C10808" w:rsidRPr="00C10808" w:rsidRDefault="00C66231" w:rsidP="004B2076">
      <w:pPr>
        <w:spacing w:line="360" w:lineRule="auto"/>
        <w:ind w:left="708" w:firstLine="709"/>
        <w:jc w:val="both"/>
        <w:rPr>
          <w:rFonts w:ascii="Arial" w:hAnsi="Arial" w:cs="Arial"/>
        </w:rPr>
      </w:pPr>
      <w:r>
        <w:rPr>
          <w:rFonts w:ascii="Arial" w:hAnsi="Arial" w:cs="Arial"/>
        </w:rPr>
        <w:t>3</w:t>
      </w:r>
      <w:r w:rsidR="000F28AE">
        <w:rPr>
          <w:rFonts w:ascii="Arial" w:hAnsi="Arial" w:cs="Arial"/>
        </w:rPr>
        <w:t>1</w:t>
      </w:r>
      <w:r w:rsidR="00C10808" w:rsidRPr="00C10808">
        <w:rPr>
          <w:rFonts w:ascii="Arial" w:hAnsi="Arial" w:cs="Arial"/>
        </w:rPr>
        <w:t xml:space="preserve">. Niego que la </w:t>
      </w:r>
      <w:r w:rsidR="00D61B3F">
        <w:rPr>
          <w:rFonts w:ascii="Arial" w:hAnsi="Arial" w:cs="Arial"/>
        </w:rPr>
        <w:t xml:space="preserve">parte </w:t>
      </w:r>
      <w:r w:rsidR="00C10808" w:rsidRPr="00C10808">
        <w:rPr>
          <w:rFonts w:ascii="Arial" w:hAnsi="Arial" w:cs="Arial"/>
        </w:rPr>
        <w:t>actora haya sufrido traumatismos, lesiones o secuelas de cualquier índole deriva</w:t>
      </w:r>
      <w:r w:rsidR="007F0448">
        <w:rPr>
          <w:rFonts w:ascii="Arial" w:hAnsi="Arial" w:cs="Arial"/>
        </w:rPr>
        <w:t>da</w:t>
      </w:r>
      <w:r w:rsidR="00C10808" w:rsidRPr="00C10808">
        <w:rPr>
          <w:rFonts w:ascii="Arial" w:hAnsi="Arial" w:cs="Arial"/>
        </w:rPr>
        <w:t>s del hecho.</w:t>
      </w:r>
    </w:p>
    <w:p w14:paraId="76421353" w14:textId="2F62EEE3" w:rsidR="00C10808" w:rsidRPr="00C10808" w:rsidRDefault="00C66231" w:rsidP="004B2076">
      <w:pPr>
        <w:spacing w:line="360" w:lineRule="auto"/>
        <w:ind w:left="708" w:firstLine="709"/>
        <w:jc w:val="both"/>
        <w:rPr>
          <w:rFonts w:ascii="Arial" w:hAnsi="Arial" w:cs="Arial"/>
        </w:rPr>
      </w:pPr>
      <w:r>
        <w:rPr>
          <w:rFonts w:ascii="Arial" w:hAnsi="Arial" w:cs="Arial"/>
        </w:rPr>
        <w:t>3</w:t>
      </w:r>
      <w:r w:rsidR="000F28AE">
        <w:rPr>
          <w:rFonts w:ascii="Arial" w:hAnsi="Arial" w:cs="Arial"/>
        </w:rPr>
        <w:t>2</w:t>
      </w:r>
      <w:r w:rsidR="00C10808" w:rsidRPr="00C10808">
        <w:rPr>
          <w:rFonts w:ascii="Arial" w:hAnsi="Arial" w:cs="Arial"/>
        </w:rPr>
        <w:t>. Niego que sea procedente la capitalización de intereses (anatocismo) solicitada en la demanda.</w:t>
      </w:r>
    </w:p>
    <w:p w14:paraId="5FEC5328" w14:textId="7BFB95F9" w:rsidR="00C10808" w:rsidRPr="00C10808" w:rsidRDefault="00C66231" w:rsidP="004B2076">
      <w:pPr>
        <w:spacing w:line="360" w:lineRule="auto"/>
        <w:ind w:left="708" w:firstLine="709"/>
        <w:jc w:val="both"/>
        <w:rPr>
          <w:rFonts w:ascii="Arial" w:hAnsi="Arial" w:cs="Arial"/>
        </w:rPr>
      </w:pPr>
      <w:r>
        <w:rPr>
          <w:rFonts w:ascii="Arial" w:hAnsi="Arial" w:cs="Arial"/>
        </w:rPr>
        <w:t>3</w:t>
      </w:r>
      <w:r w:rsidR="005E2ABE">
        <w:rPr>
          <w:rFonts w:ascii="Arial" w:hAnsi="Arial" w:cs="Arial"/>
        </w:rPr>
        <w:t>3</w:t>
      </w:r>
      <w:r w:rsidR="00C10808" w:rsidRPr="00C10808">
        <w:rPr>
          <w:rFonts w:ascii="Arial" w:hAnsi="Arial" w:cs="Arial"/>
        </w:rPr>
        <w:t>. Niego que el Art. 730 del Código Civil y Comercial de la Nación sea inconstitucional</w:t>
      </w:r>
      <w:r w:rsidR="005E2ABE">
        <w:rPr>
          <w:rFonts w:ascii="Arial" w:hAnsi="Arial" w:cs="Arial"/>
        </w:rPr>
        <w:t>.</w:t>
      </w:r>
    </w:p>
    <w:p w14:paraId="083F170D" w14:textId="04E62ADE"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5E2ABE">
        <w:rPr>
          <w:rFonts w:ascii="Arial" w:hAnsi="Arial" w:cs="Arial"/>
        </w:rPr>
        <w:t>4</w:t>
      </w:r>
      <w:r w:rsidRPr="00C10808">
        <w:rPr>
          <w:rFonts w:ascii="Arial" w:hAnsi="Arial" w:cs="Arial"/>
        </w:rPr>
        <w:t xml:space="preserve">. Niego la autenticidad y validez de las supuestas conversaciones de WhatsApp </w:t>
      </w:r>
      <w:r w:rsidR="005E2ABE">
        <w:rPr>
          <w:rFonts w:ascii="Arial" w:hAnsi="Arial" w:cs="Arial"/>
        </w:rPr>
        <w:t>acompañadas.</w:t>
      </w:r>
    </w:p>
    <w:p w14:paraId="77640850" w14:textId="6CC7B17F"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097AA6">
        <w:rPr>
          <w:rFonts w:ascii="Arial" w:hAnsi="Arial" w:cs="Arial"/>
        </w:rPr>
        <w:t>5</w:t>
      </w:r>
      <w:r w:rsidRPr="00C10808">
        <w:rPr>
          <w:rFonts w:ascii="Arial" w:hAnsi="Arial" w:cs="Arial"/>
        </w:rPr>
        <w:t>. Niego que resulte aplicable al caso la sanción prevista en el Art. 45 del CPCCN.</w:t>
      </w:r>
    </w:p>
    <w:p w14:paraId="539FE6EA" w14:textId="1CA8B940"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097AA6">
        <w:rPr>
          <w:rFonts w:ascii="Arial" w:hAnsi="Arial" w:cs="Arial"/>
        </w:rPr>
        <w:t>6</w:t>
      </w:r>
      <w:r w:rsidRPr="00C10808">
        <w:rPr>
          <w:rFonts w:ascii="Arial" w:hAnsi="Arial" w:cs="Arial"/>
        </w:rPr>
        <w:t>. Niego que el daño fuera causado por el impulso del VW Suran</w:t>
      </w:r>
      <w:r w:rsidR="007F0448">
        <w:rPr>
          <w:rFonts w:ascii="Arial" w:hAnsi="Arial" w:cs="Arial"/>
        </w:rPr>
        <w:t>.</w:t>
      </w:r>
    </w:p>
    <w:p w14:paraId="386A709B" w14:textId="7475203F" w:rsidR="00C10808" w:rsidRPr="00C10808" w:rsidRDefault="00097AA6" w:rsidP="004B2076">
      <w:pPr>
        <w:spacing w:line="360" w:lineRule="auto"/>
        <w:ind w:left="708" w:firstLine="709"/>
        <w:jc w:val="both"/>
        <w:rPr>
          <w:rFonts w:ascii="Arial" w:hAnsi="Arial" w:cs="Arial"/>
        </w:rPr>
      </w:pPr>
      <w:r>
        <w:rPr>
          <w:rFonts w:ascii="Arial" w:hAnsi="Arial" w:cs="Arial"/>
        </w:rPr>
        <w:t>37</w:t>
      </w:r>
      <w:r w:rsidR="00C10808" w:rsidRPr="00C10808">
        <w:rPr>
          <w:rFonts w:ascii="Arial" w:hAnsi="Arial" w:cs="Arial"/>
        </w:rPr>
        <w:t xml:space="preserve">. Niego que </w:t>
      </w:r>
      <w:r w:rsidR="00C22481">
        <w:rPr>
          <w:rFonts w:ascii="Arial" w:hAnsi="Arial" w:cs="Arial"/>
        </w:rPr>
        <w:t>el</w:t>
      </w:r>
      <w:r w:rsidR="00C10808" w:rsidRPr="00C10808">
        <w:rPr>
          <w:rFonts w:ascii="Arial" w:hAnsi="Arial" w:cs="Arial"/>
        </w:rPr>
        <w:t xml:space="preserve"> Sr. Marta Gastón haya mantenido el pleno dominio de su unidad </w:t>
      </w:r>
    </w:p>
    <w:p w14:paraId="666EBCBA" w14:textId="68DF0DDC"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097AA6">
        <w:rPr>
          <w:rFonts w:ascii="Arial" w:hAnsi="Arial" w:cs="Arial"/>
        </w:rPr>
        <w:t>8</w:t>
      </w:r>
      <w:r w:rsidRPr="00C10808">
        <w:rPr>
          <w:rFonts w:ascii="Arial" w:hAnsi="Arial" w:cs="Arial"/>
        </w:rPr>
        <w:t>. Niego que la configuración en "T" de la bocacalle dispense a</w:t>
      </w:r>
      <w:r w:rsidR="00D61B3F">
        <w:rPr>
          <w:rFonts w:ascii="Arial" w:hAnsi="Arial" w:cs="Arial"/>
        </w:rPr>
        <w:t xml:space="preserve">l actor </w:t>
      </w:r>
      <w:r w:rsidRPr="00C10808">
        <w:rPr>
          <w:rFonts w:ascii="Arial" w:hAnsi="Arial" w:cs="Arial"/>
        </w:rPr>
        <w:t>de reducir la velocidad al llegar a la misma.</w:t>
      </w:r>
    </w:p>
    <w:p w14:paraId="414B2448" w14:textId="25B5563E"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097AA6">
        <w:rPr>
          <w:rFonts w:ascii="Arial" w:hAnsi="Arial" w:cs="Arial"/>
        </w:rPr>
        <w:t>9</w:t>
      </w:r>
      <w:r w:rsidRPr="00C10808">
        <w:rPr>
          <w:rFonts w:ascii="Arial" w:hAnsi="Arial" w:cs="Arial"/>
        </w:rPr>
        <w:t>. Niego que los intereses deban calcularse a tasas que no sean las establecidas por la jurisprudencia vigente.</w:t>
      </w:r>
    </w:p>
    <w:p w14:paraId="7ABBA988" w14:textId="610F470E" w:rsidR="00C10808" w:rsidRPr="00C10808" w:rsidRDefault="00097AA6" w:rsidP="004B2076">
      <w:pPr>
        <w:spacing w:line="360" w:lineRule="auto"/>
        <w:ind w:left="708" w:firstLine="709"/>
        <w:jc w:val="both"/>
        <w:rPr>
          <w:rFonts w:ascii="Arial" w:hAnsi="Arial" w:cs="Arial"/>
        </w:rPr>
      </w:pPr>
      <w:r>
        <w:rPr>
          <w:rFonts w:ascii="Arial" w:hAnsi="Arial" w:cs="Arial"/>
        </w:rPr>
        <w:lastRenderedPageBreak/>
        <w:t>40</w:t>
      </w:r>
      <w:r w:rsidR="00C10808" w:rsidRPr="00C10808">
        <w:rPr>
          <w:rFonts w:ascii="Arial" w:hAnsi="Arial" w:cs="Arial"/>
        </w:rPr>
        <w:t xml:space="preserve">. Desconozco la autenticidad, contenido y validez de toda la documentación acompañada por la </w:t>
      </w:r>
      <w:r w:rsidR="00D61B3F">
        <w:rPr>
          <w:rFonts w:ascii="Arial" w:hAnsi="Arial" w:cs="Arial"/>
        </w:rPr>
        <w:t xml:space="preserve">parte </w:t>
      </w:r>
      <w:r w:rsidR="00C10808" w:rsidRPr="00C10808">
        <w:rPr>
          <w:rFonts w:ascii="Arial" w:hAnsi="Arial" w:cs="Arial"/>
        </w:rPr>
        <w:t>actora que no sea objeto de expreso reconocimiento.</w:t>
      </w:r>
    </w:p>
    <w:p w14:paraId="0C63BC46" w14:textId="25A892B5" w:rsidR="00C10808" w:rsidRPr="00C10808" w:rsidRDefault="00F97E2C" w:rsidP="004B2076">
      <w:pPr>
        <w:spacing w:line="360" w:lineRule="auto"/>
        <w:ind w:left="708" w:firstLine="709"/>
        <w:jc w:val="both"/>
        <w:rPr>
          <w:rFonts w:ascii="Arial" w:hAnsi="Arial" w:cs="Arial"/>
        </w:rPr>
      </w:pPr>
      <w:r>
        <w:rPr>
          <w:rFonts w:ascii="Arial" w:hAnsi="Arial" w:cs="Arial"/>
        </w:rPr>
        <w:t>4</w:t>
      </w:r>
      <w:r w:rsidR="00097AA6">
        <w:rPr>
          <w:rFonts w:ascii="Arial" w:hAnsi="Arial" w:cs="Arial"/>
        </w:rPr>
        <w:t>1</w:t>
      </w:r>
      <w:r w:rsidR="00C10808" w:rsidRPr="00C10808">
        <w:rPr>
          <w:rFonts w:ascii="Arial" w:hAnsi="Arial" w:cs="Arial"/>
        </w:rPr>
        <w:t>. Desconozco la autenticidad de todas las fotografías adjuntas</w:t>
      </w:r>
      <w:r w:rsidR="00097AA6">
        <w:rPr>
          <w:rFonts w:ascii="Arial" w:hAnsi="Arial" w:cs="Arial"/>
        </w:rPr>
        <w:t>.</w:t>
      </w:r>
    </w:p>
    <w:p w14:paraId="693A7243" w14:textId="440986EA" w:rsidR="00C10808" w:rsidRPr="00C10808" w:rsidRDefault="00253FD5" w:rsidP="004B2076">
      <w:pPr>
        <w:spacing w:line="360" w:lineRule="auto"/>
        <w:ind w:left="708" w:firstLine="709"/>
        <w:jc w:val="both"/>
        <w:rPr>
          <w:rFonts w:ascii="Arial" w:hAnsi="Arial" w:cs="Arial"/>
        </w:rPr>
      </w:pPr>
      <w:r>
        <w:rPr>
          <w:rFonts w:ascii="Arial" w:hAnsi="Arial" w:cs="Arial"/>
        </w:rPr>
        <w:t>4</w:t>
      </w:r>
      <w:r w:rsidR="00CC788F">
        <w:rPr>
          <w:rFonts w:ascii="Arial" w:hAnsi="Arial" w:cs="Arial"/>
        </w:rPr>
        <w:t>2</w:t>
      </w:r>
      <w:r w:rsidR="00C10808" w:rsidRPr="00C10808">
        <w:rPr>
          <w:rFonts w:ascii="Arial" w:hAnsi="Arial" w:cs="Arial"/>
        </w:rPr>
        <w:t>. Desconozco las fotocopias simples del DNI, licencia de conducir y cédula verde</w:t>
      </w:r>
      <w:r w:rsidR="00097AA6">
        <w:rPr>
          <w:rFonts w:ascii="Arial" w:hAnsi="Arial" w:cs="Arial"/>
        </w:rPr>
        <w:t>.</w:t>
      </w:r>
    </w:p>
    <w:p w14:paraId="585F4C42" w14:textId="77777777" w:rsidR="00196396" w:rsidRDefault="00B110DA" w:rsidP="004B2076">
      <w:pPr>
        <w:spacing w:line="360" w:lineRule="auto"/>
        <w:ind w:left="708" w:firstLine="709"/>
        <w:jc w:val="both"/>
        <w:rPr>
          <w:rFonts w:ascii="Arial" w:hAnsi="Arial" w:cs="Arial"/>
        </w:rPr>
      </w:pPr>
      <w:r>
        <w:rPr>
          <w:rFonts w:ascii="Arial" w:hAnsi="Arial" w:cs="Arial"/>
        </w:rPr>
        <w:t>4</w:t>
      </w:r>
      <w:r w:rsidR="00196396">
        <w:rPr>
          <w:rFonts w:ascii="Arial" w:hAnsi="Arial" w:cs="Arial"/>
        </w:rPr>
        <w:t>3</w:t>
      </w:r>
      <w:r w:rsidR="00C10808" w:rsidRPr="00C10808">
        <w:rPr>
          <w:rFonts w:ascii="Arial" w:hAnsi="Arial" w:cs="Arial"/>
        </w:rPr>
        <w:t>. Desconozco el certificado de cobertura</w:t>
      </w:r>
      <w:r w:rsidR="00196396">
        <w:rPr>
          <w:rFonts w:ascii="Arial" w:hAnsi="Arial" w:cs="Arial"/>
        </w:rPr>
        <w:t>.</w:t>
      </w:r>
    </w:p>
    <w:p w14:paraId="023E7452" w14:textId="4B220B99" w:rsidR="00C10808" w:rsidRPr="00C10808" w:rsidRDefault="00196396" w:rsidP="004B2076">
      <w:pPr>
        <w:spacing w:line="360" w:lineRule="auto"/>
        <w:ind w:left="708" w:firstLine="709"/>
        <w:jc w:val="both"/>
        <w:rPr>
          <w:rFonts w:ascii="Arial" w:hAnsi="Arial" w:cs="Arial"/>
        </w:rPr>
      </w:pPr>
      <w:r>
        <w:rPr>
          <w:rFonts w:ascii="Arial" w:hAnsi="Arial" w:cs="Arial"/>
        </w:rPr>
        <w:t xml:space="preserve">44. Desconozco </w:t>
      </w:r>
      <w:r w:rsidR="00C10808" w:rsidRPr="00C10808">
        <w:rPr>
          <w:rFonts w:ascii="Arial" w:hAnsi="Arial" w:cs="Arial"/>
        </w:rPr>
        <w:t>la denuncia de siniestro ante la aseguradora Rivadavia</w:t>
      </w:r>
      <w:r w:rsidR="00870BF7">
        <w:rPr>
          <w:rFonts w:ascii="Arial" w:hAnsi="Arial" w:cs="Arial"/>
        </w:rPr>
        <w:t>.</w:t>
      </w:r>
    </w:p>
    <w:p w14:paraId="31012A8F" w14:textId="1DC774A8"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196396">
        <w:rPr>
          <w:rFonts w:ascii="Arial" w:hAnsi="Arial" w:cs="Arial"/>
        </w:rPr>
        <w:t>5</w:t>
      </w:r>
      <w:r w:rsidRPr="00C10808">
        <w:rPr>
          <w:rFonts w:ascii="Arial" w:hAnsi="Arial" w:cs="Arial"/>
        </w:rPr>
        <w:t>. Desconozco la validez del acta de mediación para acreditar hechos vinculados a la mecánica del accidente o cuantificación de daños.</w:t>
      </w:r>
    </w:p>
    <w:p w14:paraId="351E40B6" w14:textId="524FF99B"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BC2B48">
        <w:rPr>
          <w:rFonts w:ascii="Arial" w:hAnsi="Arial" w:cs="Arial"/>
        </w:rPr>
        <w:t>6</w:t>
      </w:r>
      <w:r w:rsidRPr="00C10808">
        <w:rPr>
          <w:rFonts w:ascii="Arial" w:hAnsi="Arial" w:cs="Arial"/>
        </w:rPr>
        <w:t>. Niego que mi representada deba responder por consecuencias mediatas previsibles en los términos del Art. 1726 del CCyC.</w:t>
      </w:r>
    </w:p>
    <w:p w14:paraId="64A5535E" w14:textId="43F371EB"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BC2B48">
        <w:rPr>
          <w:rFonts w:ascii="Arial" w:hAnsi="Arial" w:cs="Arial"/>
        </w:rPr>
        <w:t>7</w:t>
      </w:r>
      <w:r w:rsidRPr="00C10808">
        <w:rPr>
          <w:rFonts w:ascii="Arial" w:hAnsi="Arial" w:cs="Arial"/>
        </w:rPr>
        <w:t>. Niego la titularidad de los daños reclamados y la legitimación para obrar en cuanto a los montos.</w:t>
      </w:r>
    </w:p>
    <w:p w14:paraId="357C2167" w14:textId="00A7BA8B"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BC2B48">
        <w:rPr>
          <w:rFonts w:ascii="Arial" w:hAnsi="Arial" w:cs="Arial"/>
        </w:rPr>
        <w:t>8</w:t>
      </w:r>
      <w:r w:rsidRPr="00C10808">
        <w:rPr>
          <w:rFonts w:ascii="Arial" w:hAnsi="Arial" w:cs="Arial"/>
        </w:rPr>
        <w:t>. Niego que el presupuesto acompañado esté debidamente asentado en los libros contables del taller emisor.</w:t>
      </w:r>
    </w:p>
    <w:p w14:paraId="761A479A" w14:textId="2637F70A" w:rsidR="00C10808" w:rsidRPr="00C10808" w:rsidRDefault="00BC2B48" w:rsidP="004B2076">
      <w:pPr>
        <w:spacing w:line="360" w:lineRule="auto"/>
        <w:ind w:left="708" w:firstLine="709"/>
        <w:jc w:val="both"/>
        <w:rPr>
          <w:rFonts w:ascii="Arial" w:hAnsi="Arial" w:cs="Arial"/>
        </w:rPr>
      </w:pPr>
      <w:r>
        <w:rPr>
          <w:rFonts w:ascii="Arial" w:hAnsi="Arial" w:cs="Arial"/>
        </w:rPr>
        <w:t>49</w:t>
      </w:r>
      <w:r w:rsidR="00C10808" w:rsidRPr="00C10808">
        <w:rPr>
          <w:rFonts w:ascii="Arial" w:hAnsi="Arial" w:cs="Arial"/>
        </w:rPr>
        <w:t>. Niego que existan piezas a reemplazar por roturas vitales que impidan el normal funcionamiento del automotor.</w:t>
      </w:r>
    </w:p>
    <w:p w14:paraId="6939E151" w14:textId="5651BF74" w:rsidR="00C10808" w:rsidRPr="00C10808" w:rsidRDefault="00BC2B48" w:rsidP="004B2076">
      <w:pPr>
        <w:spacing w:line="360" w:lineRule="auto"/>
        <w:ind w:left="708" w:firstLine="709"/>
        <w:jc w:val="both"/>
        <w:rPr>
          <w:rFonts w:ascii="Arial" w:hAnsi="Arial" w:cs="Arial"/>
        </w:rPr>
      </w:pPr>
      <w:r>
        <w:rPr>
          <w:rFonts w:ascii="Arial" w:hAnsi="Arial" w:cs="Arial"/>
        </w:rPr>
        <w:t>50</w:t>
      </w:r>
      <w:r w:rsidR="00C10808" w:rsidRPr="00C10808">
        <w:rPr>
          <w:rFonts w:ascii="Arial" w:hAnsi="Arial" w:cs="Arial"/>
        </w:rPr>
        <w:t>. Niego que el siniestro haya sido la causa eficiente de los perjuicios invocados por la contraria.</w:t>
      </w:r>
    </w:p>
    <w:p w14:paraId="6C85E2B9" w14:textId="09936EE2" w:rsidR="00C10808" w:rsidRPr="00C10808" w:rsidRDefault="00BC2B48" w:rsidP="004B2076">
      <w:pPr>
        <w:spacing w:line="360" w:lineRule="auto"/>
        <w:ind w:left="708" w:firstLine="709"/>
        <w:jc w:val="both"/>
        <w:rPr>
          <w:rFonts w:ascii="Arial" w:hAnsi="Arial" w:cs="Arial"/>
        </w:rPr>
      </w:pPr>
      <w:r>
        <w:rPr>
          <w:rFonts w:ascii="Arial" w:hAnsi="Arial" w:cs="Arial"/>
        </w:rPr>
        <w:t>51</w:t>
      </w:r>
      <w:r w:rsidR="00C10808" w:rsidRPr="00C10808">
        <w:rPr>
          <w:rFonts w:ascii="Arial" w:hAnsi="Arial" w:cs="Arial"/>
        </w:rPr>
        <w:t>. Niego la veracidad del relato de los hechos expuesto en el Punto V "HECHOS" de la demanda.</w:t>
      </w:r>
    </w:p>
    <w:p w14:paraId="6757CE89" w14:textId="23109EB6" w:rsidR="00C10808" w:rsidRPr="00C10808" w:rsidRDefault="00BC2B48" w:rsidP="004B2076">
      <w:pPr>
        <w:spacing w:line="360" w:lineRule="auto"/>
        <w:ind w:left="708" w:firstLine="709"/>
        <w:jc w:val="both"/>
        <w:rPr>
          <w:rFonts w:ascii="Arial" w:hAnsi="Arial" w:cs="Arial"/>
        </w:rPr>
      </w:pPr>
      <w:r>
        <w:rPr>
          <w:rFonts w:ascii="Arial" w:hAnsi="Arial" w:cs="Arial"/>
        </w:rPr>
        <w:t>52</w:t>
      </w:r>
      <w:r w:rsidR="00C10808" w:rsidRPr="00C10808">
        <w:rPr>
          <w:rFonts w:ascii="Arial" w:hAnsi="Arial" w:cs="Arial"/>
        </w:rPr>
        <w:t xml:space="preserve">. Niego que </w:t>
      </w:r>
      <w:r w:rsidR="00C22481">
        <w:rPr>
          <w:rFonts w:ascii="Arial" w:hAnsi="Arial" w:cs="Arial"/>
        </w:rPr>
        <w:t>el</w:t>
      </w:r>
      <w:r w:rsidR="00C10808" w:rsidRPr="00C10808">
        <w:rPr>
          <w:rFonts w:ascii="Arial" w:hAnsi="Arial" w:cs="Arial"/>
        </w:rPr>
        <w:t xml:space="preserve"> </w:t>
      </w:r>
      <w:r w:rsidR="00C22481">
        <w:rPr>
          <w:rFonts w:ascii="Arial" w:hAnsi="Arial" w:cs="Arial"/>
        </w:rPr>
        <w:t>actor</w:t>
      </w:r>
      <w:r w:rsidR="00C10808" w:rsidRPr="00C10808">
        <w:rPr>
          <w:rFonts w:ascii="Arial" w:hAnsi="Arial" w:cs="Arial"/>
        </w:rPr>
        <w:t xml:space="preserve"> Gastón haya acreditado perjuicio patrimonial real</w:t>
      </w:r>
      <w:r w:rsidR="00E96600">
        <w:rPr>
          <w:rFonts w:ascii="Arial" w:hAnsi="Arial" w:cs="Arial"/>
        </w:rPr>
        <w:t>.</w:t>
      </w:r>
    </w:p>
    <w:p w14:paraId="2E9B5D60" w14:textId="14A30317" w:rsidR="00C10808" w:rsidRPr="00C10808" w:rsidRDefault="00BC2B48" w:rsidP="004B2076">
      <w:pPr>
        <w:spacing w:line="360" w:lineRule="auto"/>
        <w:ind w:left="708" w:firstLine="709"/>
        <w:jc w:val="both"/>
        <w:rPr>
          <w:rFonts w:ascii="Arial" w:hAnsi="Arial" w:cs="Arial"/>
        </w:rPr>
      </w:pPr>
      <w:r>
        <w:rPr>
          <w:rFonts w:ascii="Arial" w:hAnsi="Arial" w:cs="Arial"/>
        </w:rPr>
        <w:t>53</w:t>
      </w:r>
      <w:r w:rsidR="00C10808" w:rsidRPr="00C10808">
        <w:rPr>
          <w:rFonts w:ascii="Arial" w:hAnsi="Arial" w:cs="Arial"/>
        </w:rPr>
        <w:t>. Niego que el impacto haya tenido la entidad suficiente para afectar partes no intercambiables del chasis.</w:t>
      </w:r>
    </w:p>
    <w:p w14:paraId="5BEFDDC7" w14:textId="77777777" w:rsidR="00BC2B48" w:rsidRDefault="00BC2B48" w:rsidP="00BC2B48">
      <w:pPr>
        <w:spacing w:line="360" w:lineRule="auto"/>
        <w:ind w:left="708" w:firstLine="709"/>
        <w:jc w:val="both"/>
        <w:rPr>
          <w:rFonts w:ascii="Arial" w:hAnsi="Arial" w:cs="Arial"/>
        </w:rPr>
      </w:pPr>
      <w:r>
        <w:rPr>
          <w:rFonts w:ascii="Arial" w:hAnsi="Arial" w:cs="Arial"/>
        </w:rPr>
        <w:t>54</w:t>
      </w:r>
      <w:r w:rsidR="00C10808" w:rsidRPr="00C10808">
        <w:rPr>
          <w:rFonts w:ascii="Arial" w:hAnsi="Arial" w:cs="Arial"/>
        </w:rPr>
        <w:t>. Niego cada uno de los hechos y derechos invocados por la contraparte que no sean objeto de expreso reconocimiento en esta contestación</w:t>
      </w:r>
    </w:p>
    <w:p w14:paraId="380624C9" w14:textId="34CDF2FF" w:rsidR="00971E95" w:rsidRDefault="00971E95" w:rsidP="00BC2B48">
      <w:pPr>
        <w:spacing w:line="360" w:lineRule="auto"/>
        <w:ind w:left="708" w:firstLine="709"/>
        <w:jc w:val="both"/>
        <w:rPr>
          <w:rFonts w:ascii="Arial" w:hAnsi="Arial" w:cs="Arial"/>
        </w:rPr>
      </w:pPr>
      <w:r w:rsidRPr="007C220E">
        <w:rPr>
          <w:rFonts w:ascii="Arial" w:hAnsi="Arial" w:cs="Arial"/>
        </w:rPr>
        <w:t xml:space="preserve">Por todo lo expuesto, mi mandante rechaza la totalidad de la demanda, fundamentado en que el siniestro se produjo por la exclusiva culpa de la víctima </w:t>
      </w:r>
      <w:r w:rsidRPr="007C220E">
        <w:rPr>
          <w:rFonts w:ascii="Arial" w:hAnsi="Arial" w:cs="Arial"/>
        </w:rPr>
        <w:lastRenderedPageBreak/>
        <w:t xml:space="preserve">(Art. 1729 CCCN), </w:t>
      </w:r>
      <w:r w:rsidR="00EA00A2" w:rsidRPr="00EA00A2">
        <w:rPr>
          <w:rFonts w:ascii="Arial" w:hAnsi="Arial" w:cs="Arial"/>
        </w:rPr>
        <w:t>quien circulaba por la Av. Las Heras a una velocidad excesiva e imprudente</w:t>
      </w:r>
      <w:r w:rsidR="00EA00A2">
        <w:rPr>
          <w:rFonts w:ascii="Arial" w:hAnsi="Arial" w:cs="Arial"/>
        </w:rPr>
        <w:t>.</w:t>
      </w:r>
    </w:p>
    <w:p w14:paraId="5B2E410D" w14:textId="77777777" w:rsidR="003E71F3" w:rsidRDefault="003E71F3" w:rsidP="003E71F3">
      <w:pPr>
        <w:spacing w:line="360" w:lineRule="auto"/>
        <w:ind w:left="708" w:firstLine="709"/>
        <w:jc w:val="both"/>
        <w:rPr>
          <w:rFonts w:ascii="Arial" w:hAnsi="Arial" w:cs="Arial"/>
          <w:b/>
          <w:bCs/>
        </w:rPr>
      </w:pPr>
      <w:r w:rsidRPr="00831834">
        <w:rPr>
          <w:rFonts w:ascii="Arial" w:hAnsi="Arial" w:cs="Arial"/>
          <w:b/>
          <w:bCs/>
        </w:rPr>
        <w:t xml:space="preserve">V.- </w:t>
      </w:r>
      <w:r>
        <w:rPr>
          <w:rFonts w:ascii="Arial" w:hAnsi="Arial" w:cs="Arial"/>
          <w:b/>
          <w:bCs/>
        </w:rPr>
        <w:t>DESCONOCE DOCUMENTAL</w:t>
      </w:r>
    </w:p>
    <w:p w14:paraId="18828045" w14:textId="77777777" w:rsidR="003E71F3" w:rsidRPr="00B355CF" w:rsidRDefault="003E71F3" w:rsidP="003E71F3">
      <w:pPr>
        <w:spacing w:line="360" w:lineRule="auto"/>
        <w:ind w:left="708" w:firstLine="709"/>
        <w:jc w:val="both"/>
        <w:rPr>
          <w:rFonts w:ascii="Arial" w:hAnsi="Arial" w:cs="Arial"/>
        </w:rPr>
      </w:pPr>
      <w:r w:rsidRPr="00B355CF">
        <w:rPr>
          <w:rFonts w:ascii="Arial" w:hAnsi="Arial" w:cs="Arial"/>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así como aquella que eventualmente se incorpore en el futuro sin los recaudos legales pertinentes.</w:t>
      </w:r>
    </w:p>
    <w:p w14:paraId="617F83CC" w14:textId="13D7EB42" w:rsidR="003E71F3" w:rsidRPr="00B355CF" w:rsidRDefault="003E71F3" w:rsidP="003E71F3">
      <w:pPr>
        <w:spacing w:line="360" w:lineRule="auto"/>
        <w:ind w:left="708" w:firstLine="709"/>
        <w:jc w:val="both"/>
        <w:rPr>
          <w:rFonts w:ascii="Arial" w:hAnsi="Arial" w:cs="Arial"/>
        </w:rPr>
      </w:pPr>
      <w:r w:rsidRPr="00B355CF">
        <w:rPr>
          <w:rFonts w:ascii="Arial" w:hAnsi="Arial" w:cs="Arial"/>
        </w:rPr>
        <w:t>En tal sentido, niego expresamente la documental acompañada por parte actora que haya sido emitida por esta parte o no se encuentre en copia certificada o instrumento público, por no constarme su origen ni autenticidad.</w:t>
      </w:r>
      <w:r>
        <w:rPr>
          <w:rFonts w:ascii="Arial" w:hAnsi="Arial" w:cs="Arial"/>
        </w:rPr>
        <w:t xml:space="preserve"> A saber:  </w:t>
      </w:r>
      <w:r w:rsidR="00397908">
        <w:rPr>
          <w:rFonts w:ascii="Arial" w:hAnsi="Arial" w:cs="Arial"/>
        </w:rPr>
        <w:t xml:space="preserve">DNI del actor, copia de la licencia </w:t>
      </w:r>
      <w:r w:rsidR="001726E4">
        <w:rPr>
          <w:rFonts w:ascii="Arial" w:hAnsi="Arial" w:cs="Arial"/>
        </w:rPr>
        <w:t xml:space="preserve">de conducir, copia de la cedula verde, acta de mediación, certifica de cobertura, denuncia de siniestro, </w:t>
      </w:r>
      <w:r w:rsidR="009A3D81">
        <w:rPr>
          <w:rFonts w:ascii="Arial" w:hAnsi="Arial" w:cs="Arial"/>
        </w:rPr>
        <w:t xml:space="preserve">fotos de los rodados, presupuesto de reparación y copia de conversación de whatsapp con el demandado. </w:t>
      </w:r>
    </w:p>
    <w:p w14:paraId="0607254A" w14:textId="77777777" w:rsidR="003E71F3" w:rsidRPr="007C220E" w:rsidRDefault="003E71F3" w:rsidP="00BC2B48">
      <w:pPr>
        <w:spacing w:line="360" w:lineRule="auto"/>
        <w:ind w:left="708" w:firstLine="709"/>
        <w:jc w:val="both"/>
        <w:rPr>
          <w:rFonts w:ascii="Arial" w:hAnsi="Arial" w:cs="Arial"/>
        </w:rPr>
      </w:pPr>
    </w:p>
    <w:p w14:paraId="5EBE13C0" w14:textId="36DB65E8" w:rsidR="00971E95" w:rsidRDefault="00971E95" w:rsidP="004B2076">
      <w:pPr>
        <w:spacing w:line="360" w:lineRule="auto"/>
        <w:ind w:left="708" w:firstLine="709"/>
        <w:jc w:val="both"/>
        <w:rPr>
          <w:rFonts w:ascii="Arial" w:hAnsi="Arial" w:cs="Arial"/>
          <w:b/>
          <w:bCs/>
        </w:rPr>
      </w:pPr>
      <w:r w:rsidRPr="007C220E">
        <w:rPr>
          <w:rFonts w:ascii="Arial" w:hAnsi="Arial" w:cs="Arial"/>
          <w:b/>
          <w:bCs/>
        </w:rPr>
        <w:t>V</w:t>
      </w:r>
      <w:r w:rsidR="003E71F3">
        <w:rPr>
          <w:rFonts w:ascii="Arial" w:hAnsi="Arial" w:cs="Arial"/>
          <w:b/>
          <w:bCs/>
        </w:rPr>
        <w:t>I</w:t>
      </w:r>
      <w:r w:rsidRPr="007C220E">
        <w:rPr>
          <w:rFonts w:ascii="Arial" w:hAnsi="Arial" w:cs="Arial"/>
          <w:b/>
          <w:bCs/>
        </w:rPr>
        <w:t xml:space="preserve">.- LA VERDAD DE LOS HECHOS. </w:t>
      </w:r>
    </w:p>
    <w:p w14:paraId="6E26CC9D" w14:textId="02722587" w:rsidR="00D74117" w:rsidRPr="00B7553A" w:rsidRDefault="00D74117" w:rsidP="711FC840">
      <w:pPr>
        <w:spacing w:line="360" w:lineRule="auto"/>
        <w:ind w:left="708" w:firstLine="709"/>
        <w:jc w:val="both"/>
        <w:rPr>
          <w:rFonts w:ascii="Arial" w:hAnsi="Arial" w:cs="Arial"/>
        </w:rPr>
      </w:pPr>
      <w:r w:rsidRPr="00B7553A">
        <w:rPr>
          <w:rFonts w:ascii="Arial" w:hAnsi="Arial" w:cs="Arial"/>
        </w:rPr>
        <w:t xml:space="preserve">Contrariamente a lo sostenido por la parte actora, mi representado circulaba por la Avenida Mitre con total dominio de su unidad y respetando las normas de tránsito vigentes. </w:t>
      </w:r>
      <w:r w:rsidR="00DC7B79" w:rsidRPr="00B7553A">
        <w:rPr>
          <w:rFonts w:ascii="Arial" w:hAnsi="Arial" w:cs="Arial"/>
        </w:rPr>
        <w:t>Así</w:t>
      </w:r>
      <w:r w:rsidR="00BF1935" w:rsidRPr="00B7553A">
        <w:rPr>
          <w:rFonts w:ascii="Arial" w:hAnsi="Arial" w:cs="Arial"/>
        </w:rPr>
        <w:t xml:space="preserve"> las cosas, a</w:t>
      </w:r>
      <w:r w:rsidRPr="00B7553A">
        <w:rPr>
          <w:rFonts w:ascii="Arial" w:hAnsi="Arial" w:cs="Arial"/>
        </w:rPr>
        <w:t>l llegar a la encrucijada con la Av. Las Heras, el Sr. Stivala</w:t>
      </w:r>
      <w:r w:rsidR="56041D65" w:rsidRPr="00B7553A">
        <w:rPr>
          <w:rFonts w:ascii="Arial" w:hAnsi="Arial" w:cs="Arial"/>
        </w:rPr>
        <w:t xml:space="preserve">, </w:t>
      </w:r>
      <w:r w:rsidR="178AC560" w:rsidRPr="00B7553A">
        <w:rPr>
          <w:rFonts w:ascii="Arial" w:hAnsi="Arial" w:cs="Arial"/>
        </w:rPr>
        <w:t xml:space="preserve">se detiene y </w:t>
      </w:r>
      <w:r w:rsidR="56041D65" w:rsidRPr="00B7553A">
        <w:rPr>
          <w:rFonts w:ascii="Arial" w:hAnsi="Arial" w:cs="Arial"/>
        </w:rPr>
        <w:t>encontrando paso libre</w:t>
      </w:r>
      <w:r w:rsidR="42747B89" w:rsidRPr="00B7553A">
        <w:rPr>
          <w:rFonts w:ascii="Arial" w:hAnsi="Arial" w:cs="Arial"/>
        </w:rPr>
        <w:t xml:space="preserve"> para el</w:t>
      </w:r>
      <w:r w:rsidR="56041D65" w:rsidRPr="00B7553A">
        <w:rPr>
          <w:rFonts w:ascii="Arial" w:hAnsi="Arial" w:cs="Arial"/>
        </w:rPr>
        <w:t xml:space="preserve"> ingreso en la arteria que iba a tomar, </w:t>
      </w:r>
      <w:r w:rsidR="0368D735" w:rsidRPr="00B7553A">
        <w:rPr>
          <w:rFonts w:ascii="Arial" w:hAnsi="Arial" w:cs="Arial"/>
        </w:rPr>
        <w:t>comienza a incorporarse</w:t>
      </w:r>
      <w:r w:rsidR="3D0A3FC0" w:rsidRPr="00B7553A">
        <w:rPr>
          <w:rFonts w:ascii="Arial" w:hAnsi="Arial" w:cs="Arial"/>
        </w:rPr>
        <w:t>,</w:t>
      </w:r>
      <w:r w:rsidR="0368D735" w:rsidRPr="00B7553A">
        <w:rPr>
          <w:rFonts w:ascii="Arial" w:hAnsi="Arial" w:cs="Arial"/>
        </w:rPr>
        <w:t xml:space="preserve"> y es en ese </w:t>
      </w:r>
      <w:r w:rsidR="56041D65" w:rsidRPr="00B7553A">
        <w:rPr>
          <w:rFonts w:ascii="Arial" w:hAnsi="Arial" w:cs="Arial"/>
        </w:rPr>
        <w:t>momento en el cual apareció de improvisto y a alta velocidad e</w:t>
      </w:r>
      <w:r w:rsidRPr="00B7553A">
        <w:rPr>
          <w:rFonts w:ascii="Arial" w:hAnsi="Arial" w:cs="Arial"/>
        </w:rPr>
        <w:t>l vehículo d</w:t>
      </w:r>
      <w:r w:rsidR="00917EFF">
        <w:rPr>
          <w:rFonts w:ascii="Arial" w:hAnsi="Arial" w:cs="Arial"/>
        </w:rPr>
        <w:t>el actor</w:t>
      </w:r>
      <w:r w:rsidRPr="00B7553A">
        <w:rPr>
          <w:rFonts w:ascii="Arial" w:hAnsi="Arial" w:cs="Arial"/>
        </w:rPr>
        <w:t xml:space="preserve">, un Renault Sandero, dominio AC520PK, </w:t>
      </w:r>
      <w:r w:rsidR="51D870E4" w:rsidRPr="00B7553A">
        <w:rPr>
          <w:rFonts w:ascii="Arial" w:hAnsi="Arial" w:cs="Arial"/>
        </w:rPr>
        <w:t xml:space="preserve">el cual se convierte súbitamente en un obstáculo insalvable </w:t>
      </w:r>
      <w:r w:rsidR="507D3B78" w:rsidRPr="00B7553A">
        <w:rPr>
          <w:rFonts w:ascii="Arial" w:hAnsi="Arial" w:cs="Arial"/>
        </w:rPr>
        <w:t>con el cual se genera el contacto que deviene en el siniestro que nos ocupa</w:t>
      </w:r>
      <w:r w:rsidRPr="00B7553A">
        <w:rPr>
          <w:rFonts w:ascii="Arial" w:hAnsi="Arial" w:cs="Arial"/>
        </w:rPr>
        <w:t>.</w:t>
      </w:r>
    </w:p>
    <w:p w14:paraId="58095D97" w14:textId="759785CD" w:rsidR="00202AA3" w:rsidRDefault="00202AA3" w:rsidP="004B2076">
      <w:pPr>
        <w:spacing w:line="360" w:lineRule="auto"/>
        <w:ind w:left="708" w:firstLine="709"/>
        <w:jc w:val="both"/>
        <w:rPr>
          <w:rFonts w:ascii="Arial" w:hAnsi="Arial" w:cs="Arial"/>
        </w:rPr>
      </w:pPr>
      <w:r>
        <w:rPr>
          <w:rFonts w:ascii="Arial" w:hAnsi="Arial" w:cs="Arial"/>
        </w:rPr>
        <w:t>Por tanto, en el</w:t>
      </w:r>
      <w:r w:rsidR="00F90AD6">
        <w:rPr>
          <w:rFonts w:ascii="Arial" w:hAnsi="Arial" w:cs="Arial"/>
        </w:rPr>
        <w:t xml:space="preserve"> caso de marras concurren dos circunstancias que permiten concluir la falta de responsabilidad del demandado:</w:t>
      </w:r>
    </w:p>
    <w:p w14:paraId="637B43DA" w14:textId="5E0671C0" w:rsidR="00F90AD6" w:rsidRPr="009C25AE" w:rsidRDefault="00387F8E" w:rsidP="009413AD">
      <w:pPr>
        <w:numPr>
          <w:ilvl w:val="0"/>
          <w:numId w:val="3"/>
        </w:numPr>
        <w:spacing w:line="360" w:lineRule="auto"/>
        <w:ind w:left="1777"/>
        <w:jc w:val="both"/>
        <w:rPr>
          <w:rFonts w:ascii="Arial" w:hAnsi="Arial" w:cs="Arial"/>
          <w:u w:val="single"/>
        </w:rPr>
      </w:pPr>
      <w:r w:rsidRPr="009C25AE">
        <w:rPr>
          <w:rFonts w:ascii="Arial" w:hAnsi="Arial" w:cs="Arial"/>
          <w:u w:val="single"/>
        </w:rPr>
        <w:t>Interrupción de nexo de causalidad:</w:t>
      </w:r>
    </w:p>
    <w:p w14:paraId="15E0EBD6" w14:textId="2D9683B8" w:rsidR="0087530A" w:rsidRPr="00F65F8B" w:rsidRDefault="00FC1B2F" w:rsidP="004B2076">
      <w:pPr>
        <w:spacing w:line="360" w:lineRule="auto"/>
        <w:ind w:left="1777"/>
        <w:jc w:val="both"/>
        <w:rPr>
          <w:rFonts w:ascii="Arial" w:hAnsi="Arial" w:cs="Arial"/>
          <w:i/>
          <w:iCs/>
        </w:rPr>
      </w:pPr>
      <w:commentRangeStart w:id="2"/>
      <w:commentRangeStart w:id="3"/>
      <w:r>
        <w:rPr>
          <w:rFonts w:ascii="Arial" w:hAnsi="Arial" w:cs="Arial"/>
        </w:rPr>
        <w:t>Tal como señalan los autores Caramelo</w:t>
      </w:r>
      <w:r w:rsidR="00E00A7A">
        <w:rPr>
          <w:rFonts w:ascii="Arial" w:hAnsi="Arial" w:cs="Arial"/>
        </w:rPr>
        <w:t xml:space="preserve">, Herrera y Picasso en la obra “Código Civil y Comercial de la Nación Comentado”, </w:t>
      </w:r>
      <w:r w:rsidR="00E00A7A" w:rsidRPr="00F65F8B">
        <w:rPr>
          <w:rFonts w:ascii="Arial" w:hAnsi="Arial" w:cs="Arial"/>
          <w:i/>
          <w:iCs/>
        </w:rPr>
        <w:t xml:space="preserve">“(…) </w:t>
      </w:r>
      <w:r w:rsidR="004C420A" w:rsidRPr="00F65F8B">
        <w:rPr>
          <w:rFonts w:ascii="Arial" w:hAnsi="Arial" w:cs="Arial"/>
          <w:i/>
          <w:iCs/>
        </w:rPr>
        <w:t xml:space="preserve">la llamada “causalidad jurídica” es un juicio de imputación en virtud del cual el </w:t>
      </w:r>
      <w:r w:rsidR="004C420A" w:rsidRPr="00F65F8B">
        <w:rPr>
          <w:rFonts w:ascii="Arial" w:hAnsi="Arial" w:cs="Arial"/>
          <w:i/>
          <w:iCs/>
        </w:rPr>
        <w:lastRenderedPageBreak/>
        <w:t>intérprete —siguiendo criterios predefinidos por la ley— eleva una o algunas de las condiciones de un resultado a la categoría de “causa</w:t>
      </w:r>
      <w:r w:rsidR="00E00A7A" w:rsidRPr="00F65F8B">
        <w:rPr>
          <w:rFonts w:ascii="Arial" w:hAnsi="Arial" w:cs="Arial"/>
          <w:i/>
          <w:iCs/>
        </w:rPr>
        <w:t xml:space="preserve"> (…)”</w:t>
      </w:r>
      <w:r w:rsidR="00E51F05" w:rsidRPr="00F65F8B">
        <w:rPr>
          <w:rFonts w:ascii="Arial" w:hAnsi="Arial" w:cs="Arial"/>
          <w:i/>
          <w:iCs/>
        </w:rPr>
        <w:t>.</w:t>
      </w:r>
      <w:commentRangeEnd w:id="2"/>
      <w:r w:rsidR="0098174F" w:rsidRPr="00F65F8B">
        <w:rPr>
          <w:rStyle w:val="Refdecomentario"/>
          <w:rFonts w:ascii="Arial" w:hAnsi="Arial" w:cs="Arial"/>
          <w:i/>
          <w:iCs/>
          <w:sz w:val="22"/>
          <w:szCs w:val="22"/>
        </w:rPr>
        <w:commentReference w:id="2"/>
      </w:r>
      <w:commentRangeEnd w:id="3"/>
      <w:r w:rsidR="00DC7B79" w:rsidRPr="00F65F8B">
        <w:rPr>
          <w:rStyle w:val="Refdecomentario"/>
          <w:rFonts w:ascii="Arial" w:hAnsi="Arial" w:cs="Arial"/>
          <w:i/>
          <w:iCs/>
          <w:sz w:val="22"/>
          <w:szCs w:val="22"/>
        </w:rPr>
        <w:commentReference w:id="3"/>
      </w:r>
    </w:p>
    <w:p w14:paraId="1D160107" w14:textId="6BDA5C96" w:rsidR="00E51F05" w:rsidRDefault="00A0130F" w:rsidP="004B2076">
      <w:pPr>
        <w:spacing w:line="360" w:lineRule="auto"/>
        <w:ind w:left="1777"/>
        <w:jc w:val="both"/>
        <w:rPr>
          <w:rFonts w:ascii="Arial" w:hAnsi="Arial" w:cs="Arial"/>
        </w:rPr>
      </w:pPr>
      <w:r>
        <w:rPr>
          <w:rFonts w:ascii="Arial" w:hAnsi="Arial" w:cs="Arial"/>
        </w:rPr>
        <w:t>Dicha causalidad juridica</w:t>
      </w:r>
      <w:r w:rsidR="00D56D31">
        <w:rPr>
          <w:rFonts w:ascii="Arial" w:hAnsi="Arial" w:cs="Arial"/>
        </w:rPr>
        <w:t xml:space="preserve">, sostiene la doctrina, puede interrumpirse por factores extraños a la voluntad del agente. Situación que concurre en el </w:t>
      </w:r>
      <w:r w:rsidR="002A2182">
        <w:rPr>
          <w:rFonts w:ascii="Arial" w:hAnsi="Arial" w:cs="Arial"/>
        </w:rPr>
        <w:t xml:space="preserve">presente caso, constituyendo la misma el hecho de que la accionante circulaba a extrema </w:t>
      </w:r>
      <w:r w:rsidR="00E625E9">
        <w:rPr>
          <w:rFonts w:ascii="Arial" w:hAnsi="Arial" w:cs="Arial"/>
        </w:rPr>
        <w:t xml:space="preserve">velocidad, en incumplimiento a los límites normados la ley de tránsito. </w:t>
      </w:r>
    </w:p>
    <w:p w14:paraId="57896D34" w14:textId="14196F1F" w:rsidR="00E625E9" w:rsidRDefault="00F07358" w:rsidP="004B2076">
      <w:pPr>
        <w:spacing w:line="360" w:lineRule="auto"/>
        <w:ind w:left="1777"/>
        <w:jc w:val="both"/>
        <w:rPr>
          <w:rFonts w:ascii="Arial" w:hAnsi="Arial" w:cs="Arial"/>
        </w:rPr>
      </w:pPr>
      <w:r>
        <w:rPr>
          <w:rFonts w:ascii="Arial" w:hAnsi="Arial" w:cs="Arial"/>
        </w:rPr>
        <w:t xml:space="preserve">No debemos soslayar que el artículo 1729 del CCyCN prevé </w:t>
      </w:r>
      <w:r w:rsidR="00C02526">
        <w:rPr>
          <w:rFonts w:ascii="Arial" w:hAnsi="Arial" w:cs="Arial"/>
        </w:rPr>
        <w:t>el hecho del damnificado como figura de exclusión de responsabilidad</w:t>
      </w:r>
      <w:r w:rsidR="00435C97">
        <w:rPr>
          <w:rFonts w:ascii="Arial" w:hAnsi="Arial" w:cs="Arial"/>
        </w:rPr>
        <w:t xml:space="preserve">. </w:t>
      </w:r>
      <w:r w:rsidR="00251BBE">
        <w:rPr>
          <w:rFonts w:ascii="Arial" w:hAnsi="Arial" w:cs="Arial"/>
        </w:rPr>
        <w:t xml:space="preserve">En tal sentido, establece que: </w:t>
      </w:r>
      <w:r w:rsidR="00E53734" w:rsidRPr="00F65F8B">
        <w:rPr>
          <w:rFonts w:ascii="Arial" w:hAnsi="Arial" w:cs="Arial"/>
          <w:i/>
          <w:iCs/>
        </w:rPr>
        <w:t>“La responsabilidad puede ser excluida o limitada por la incidencia del hecho del damnificado en la producción del daño, excepto que la ley o el contrato dispongan que debe tratarse de su culpa, de su dolo, o de cualquier otra circunstancia especial</w:t>
      </w:r>
      <w:r w:rsidR="00803DE2" w:rsidRPr="00F65F8B">
        <w:rPr>
          <w:rFonts w:ascii="Arial" w:hAnsi="Arial" w:cs="Arial"/>
          <w:i/>
          <w:iCs/>
        </w:rPr>
        <w:t>”.</w:t>
      </w:r>
    </w:p>
    <w:p w14:paraId="65234FCD" w14:textId="39BD2E6F" w:rsidR="00803DE2" w:rsidRDefault="00803DE2" w:rsidP="004B2076">
      <w:pPr>
        <w:spacing w:line="360" w:lineRule="auto"/>
        <w:ind w:left="1777"/>
        <w:jc w:val="both"/>
        <w:rPr>
          <w:rFonts w:ascii="Arial" w:hAnsi="Arial" w:cs="Arial"/>
        </w:rPr>
      </w:pPr>
      <w:r>
        <w:rPr>
          <w:rFonts w:ascii="Arial" w:hAnsi="Arial" w:cs="Arial"/>
        </w:rPr>
        <w:t xml:space="preserve">Es menester destacar que, </w:t>
      </w:r>
      <w:r w:rsidR="00641754">
        <w:rPr>
          <w:rFonts w:ascii="Arial" w:hAnsi="Arial" w:cs="Arial"/>
        </w:rPr>
        <w:t>p</w:t>
      </w:r>
      <w:r w:rsidR="00641754" w:rsidRPr="00641754">
        <w:rPr>
          <w:rFonts w:ascii="Arial" w:hAnsi="Arial" w:cs="Arial"/>
        </w:rPr>
        <w:t>ara que pueda configurarse la eximente del hecho del damnificado, deben configurarse dos requisitos esenciales</w:t>
      </w:r>
      <w:r w:rsidR="00641754">
        <w:rPr>
          <w:rFonts w:ascii="Arial" w:hAnsi="Arial" w:cs="Arial"/>
        </w:rPr>
        <w:t>:</w:t>
      </w:r>
    </w:p>
    <w:p w14:paraId="23DC1308" w14:textId="31D15AC7" w:rsidR="00641754" w:rsidRPr="009C25AE" w:rsidRDefault="00641754" w:rsidP="009413AD">
      <w:pPr>
        <w:numPr>
          <w:ilvl w:val="0"/>
          <w:numId w:val="2"/>
        </w:numPr>
        <w:spacing w:line="360" w:lineRule="auto"/>
        <w:ind w:left="2137"/>
        <w:jc w:val="both"/>
        <w:rPr>
          <w:rFonts w:ascii="Arial" w:hAnsi="Arial" w:cs="Arial"/>
        </w:rPr>
      </w:pPr>
      <w:commentRangeStart w:id="4"/>
      <w:commentRangeStart w:id="5"/>
      <w:r w:rsidRPr="00F65F8B">
        <w:rPr>
          <w:rFonts w:ascii="Arial" w:hAnsi="Arial" w:cs="Arial"/>
          <w:u w:val="single"/>
        </w:rPr>
        <w:t xml:space="preserve">Conducta de la </w:t>
      </w:r>
      <w:r w:rsidR="00A0463C" w:rsidRPr="00F65F8B">
        <w:rPr>
          <w:rFonts w:ascii="Arial" w:hAnsi="Arial" w:cs="Arial"/>
          <w:u w:val="single"/>
        </w:rPr>
        <w:t>víctima:</w:t>
      </w:r>
      <w:r w:rsidR="00A0463C" w:rsidRPr="711FC840">
        <w:rPr>
          <w:rFonts w:ascii="Arial" w:hAnsi="Arial" w:cs="Arial"/>
        </w:rPr>
        <w:t xml:space="preserve"> El auto</w:t>
      </w:r>
      <w:r w:rsidR="271C466B" w:rsidRPr="711FC840">
        <w:rPr>
          <w:rFonts w:ascii="Arial" w:hAnsi="Arial" w:cs="Arial"/>
        </w:rPr>
        <w:t>r</w:t>
      </w:r>
      <w:r w:rsidR="00A0463C" w:rsidRPr="711FC840">
        <w:rPr>
          <w:rFonts w:ascii="Arial" w:hAnsi="Arial" w:cs="Arial"/>
        </w:rPr>
        <w:t xml:space="preserve"> Calvo Costa explica en su obra</w:t>
      </w:r>
      <w:r w:rsidR="00533872" w:rsidRPr="711FC840">
        <w:rPr>
          <w:rFonts w:ascii="Arial" w:hAnsi="Arial" w:cs="Arial"/>
        </w:rPr>
        <w:t xml:space="preserve"> </w:t>
      </w:r>
      <w:r w:rsidR="009C25AE" w:rsidRPr="711FC840">
        <w:rPr>
          <w:rFonts w:ascii="Arial" w:hAnsi="Arial" w:cs="Arial"/>
        </w:rPr>
        <w:t>“Derecho de las obligaciones”</w:t>
      </w:r>
      <w:r w:rsidR="00A0463C" w:rsidRPr="711FC840">
        <w:rPr>
          <w:rFonts w:ascii="Arial" w:hAnsi="Arial" w:cs="Arial"/>
        </w:rPr>
        <w:t xml:space="preserve">, </w:t>
      </w:r>
      <w:r w:rsidR="000A77E8" w:rsidRPr="711FC840">
        <w:rPr>
          <w:rFonts w:ascii="Arial" w:hAnsi="Arial" w:cs="Arial"/>
        </w:rPr>
        <w:t>que la</w:t>
      </w:r>
      <w:r w:rsidR="006B71FB" w:rsidRPr="711FC840">
        <w:rPr>
          <w:rFonts w:ascii="Arial" w:hAnsi="Arial" w:cs="Arial"/>
        </w:rPr>
        <w:t xml:space="preserve"> conducta “(…) </w:t>
      </w:r>
      <w:r w:rsidR="006B71FB" w:rsidRPr="711FC840">
        <w:rPr>
          <w:rFonts w:ascii="Arial" w:hAnsi="Arial" w:cs="Arial"/>
          <w:i/>
          <w:iCs/>
        </w:rPr>
        <w:t>D</w:t>
      </w:r>
      <w:r w:rsidR="00A0463C" w:rsidRPr="711FC840">
        <w:rPr>
          <w:rFonts w:ascii="Arial" w:hAnsi="Arial" w:cs="Arial"/>
          <w:i/>
          <w:iCs/>
        </w:rPr>
        <w:t xml:space="preserve">ebe tener incidencia causal adecuada en la producción del daño que ella terminará </w:t>
      </w:r>
      <w:r w:rsidR="007629AB" w:rsidRPr="711FC840">
        <w:rPr>
          <w:rFonts w:ascii="Arial" w:hAnsi="Arial" w:cs="Arial"/>
          <w:i/>
          <w:iCs/>
        </w:rPr>
        <w:t>padeciendo (</w:t>
      </w:r>
      <w:r w:rsidR="00A0463C" w:rsidRPr="711FC840">
        <w:rPr>
          <w:rFonts w:ascii="Arial" w:hAnsi="Arial" w:cs="Arial"/>
          <w:i/>
          <w:iCs/>
        </w:rPr>
        <w:t>ya  sea  en  forma  exclusiva  o  concurrente  con  la  conducta  del  agente —concausalidad—)</w:t>
      </w:r>
      <w:r w:rsidR="00533872" w:rsidRPr="711FC840">
        <w:rPr>
          <w:rFonts w:ascii="Arial" w:hAnsi="Arial" w:cs="Arial"/>
          <w:i/>
          <w:iCs/>
        </w:rPr>
        <w:t xml:space="preserve"> (…)”.</w:t>
      </w:r>
      <w:commentRangeEnd w:id="4"/>
      <w:r w:rsidRPr="009C25AE">
        <w:rPr>
          <w:rStyle w:val="Refdecomentario"/>
          <w:rFonts w:ascii="Arial" w:hAnsi="Arial" w:cs="Arial"/>
          <w:sz w:val="22"/>
          <w:szCs w:val="22"/>
        </w:rPr>
        <w:commentReference w:id="4"/>
      </w:r>
      <w:commentRangeEnd w:id="5"/>
      <w:r w:rsidRPr="009C25AE">
        <w:rPr>
          <w:rStyle w:val="Refdecomentario"/>
          <w:rFonts w:ascii="Arial" w:hAnsi="Arial" w:cs="Arial"/>
          <w:sz w:val="22"/>
          <w:szCs w:val="22"/>
        </w:rPr>
        <w:commentReference w:id="5"/>
      </w:r>
    </w:p>
    <w:p w14:paraId="0AAB2D77" w14:textId="77777777" w:rsidR="009C25AE" w:rsidRDefault="009C25AE" w:rsidP="004B2076">
      <w:pPr>
        <w:spacing w:line="360" w:lineRule="auto"/>
        <w:ind w:left="2137"/>
        <w:jc w:val="both"/>
        <w:rPr>
          <w:rFonts w:ascii="Arial" w:hAnsi="Arial" w:cs="Arial"/>
        </w:rPr>
      </w:pPr>
    </w:p>
    <w:p w14:paraId="2E02D8D3" w14:textId="15E9123E" w:rsidR="005E02D9" w:rsidRPr="00F65F8B" w:rsidRDefault="00AF42CE" w:rsidP="711FC840">
      <w:pPr>
        <w:numPr>
          <w:ilvl w:val="0"/>
          <w:numId w:val="2"/>
        </w:numPr>
        <w:spacing w:line="360" w:lineRule="auto"/>
        <w:ind w:left="2137"/>
        <w:jc w:val="both"/>
        <w:rPr>
          <w:rFonts w:ascii="Arial" w:hAnsi="Arial" w:cs="Arial"/>
          <w:u w:val="single"/>
        </w:rPr>
      </w:pPr>
      <w:r w:rsidRPr="00F65F8B">
        <w:rPr>
          <w:rFonts w:ascii="Arial" w:hAnsi="Arial" w:cs="Arial"/>
          <w:u w:val="single"/>
        </w:rPr>
        <w:t xml:space="preserve">El hecho de la </w:t>
      </w:r>
      <w:r w:rsidR="007629AB" w:rsidRPr="00F65F8B">
        <w:rPr>
          <w:rFonts w:ascii="Arial" w:hAnsi="Arial" w:cs="Arial"/>
          <w:u w:val="single"/>
        </w:rPr>
        <w:t>víctima</w:t>
      </w:r>
      <w:r w:rsidRPr="00F65F8B">
        <w:rPr>
          <w:rFonts w:ascii="Arial" w:hAnsi="Arial" w:cs="Arial"/>
          <w:u w:val="single"/>
        </w:rPr>
        <w:t xml:space="preserve"> no debe ser imputable al demandado</w:t>
      </w:r>
    </w:p>
    <w:p w14:paraId="010A626A" w14:textId="16A20C16" w:rsidR="00AB338F" w:rsidRPr="00D67BFF" w:rsidRDefault="00AB338F" w:rsidP="007629AB">
      <w:pPr>
        <w:spacing w:line="360" w:lineRule="auto"/>
        <w:ind w:left="1777"/>
        <w:jc w:val="both"/>
        <w:rPr>
          <w:rFonts w:ascii="Arial" w:hAnsi="Arial" w:cs="Arial"/>
        </w:rPr>
      </w:pPr>
      <w:r w:rsidRPr="00AB338F">
        <w:rPr>
          <w:rFonts w:ascii="Arial" w:hAnsi="Arial" w:cs="Arial"/>
        </w:rPr>
        <w:t>Ambos extremos se encuentran plenamente configurados en autos, toda vez que la conducta de la víctima consistió en circular a una velocidad excesiva e imprudente, y dicha circunstancia no resulta —bajo ningún aspecto— imputable al demandado ni a mi mandante. En consecuencia, el obrar desaprensivo de</w:t>
      </w:r>
      <w:r w:rsidR="00917EFF">
        <w:rPr>
          <w:rFonts w:ascii="Arial" w:hAnsi="Arial" w:cs="Arial"/>
        </w:rPr>
        <w:t xml:space="preserve">l actor </w:t>
      </w:r>
      <w:r w:rsidRPr="00AB338F">
        <w:rPr>
          <w:rFonts w:ascii="Arial" w:hAnsi="Arial" w:cs="Arial"/>
        </w:rPr>
        <w:t>constituye una causa ajena que interrumpe el nexo causal, desplazando el factor de atribución y liberando de responsabilidad tanto al asegurado como a esta parte</w:t>
      </w:r>
      <w:r>
        <w:rPr>
          <w:rFonts w:ascii="Arial" w:hAnsi="Arial" w:cs="Arial"/>
        </w:rPr>
        <w:t>.</w:t>
      </w:r>
    </w:p>
    <w:p w14:paraId="6FA18FC0" w14:textId="31AB186C" w:rsidR="00E00A7A" w:rsidRDefault="007D054D" w:rsidP="004B2076">
      <w:pPr>
        <w:spacing w:line="360" w:lineRule="auto"/>
        <w:ind w:left="1777"/>
        <w:jc w:val="both"/>
        <w:rPr>
          <w:rFonts w:ascii="Arial" w:hAnsi="Arial" w:cs="Arial"/>
        </w:rPr>
      </w:pPr>
      <w:r>
        <w:rPr>
          <w:rFonts w:ascii="Arial" w:hAnsi="Arial" w:cs="Arial"/>
        </w:rPr>
        <w:lastRenderedPageBreak/>
        <w:t xml:space="preserve">En </w:t>
      </w:r>
      <w:r w:rsidR="004F4707">
        <w:rPr>
          <w:rFonts w:ascii="Arial" w:hAnsi="Arial" w:cs="Arial"/>
        </w:rPr>
        <w:t>conclusión,</w:t>
      </w:r>
      <w:r>
        <w:rPr>
          <w:rFonts w:ascii="Arial" w:hAnsi="Arial" w:cs="Arial"/>
        </w:rPr>
        <w:t xml:space="preserve"> sobre este punto, l</w:t>
      </w:r>
      <w:r w:rsidRPr="007D054D">
        <w:rPr>
          <w:rFonts w:ascii="Arial" w:hAnsi="Arial" w:cs="Arial"/>
        </w:rPr>
        <w:t>a conducta de</w:t>
      </w:r>
      <w:r w:rsidR="008A3A67">
        <w:rPr>
          <w:rFonts w:ascii="Arial" w:hAnsi="Arial" w:cs="Arial"/>
        </w:rPr>
        <w:t xml:space="preserve">l </w:t>
      </w:r>
      <w:r w:rsidRPr="007D054D">
        <w:rPr>
          <w:rFonts w:ascii="Arial" w:hAnsi="Arial" w:cs="Arial"/>
        </w:rPr>
        <w:t>Sr. Gastón, al circular a una velocidad excesiva e imprudente, constituye la causa ajena que interrumpe el nexo de causalidad.</w:t>
      </w:r>
      <w:r w:rsidR="00922345" w:rsidRPr="00922345">
        <w:t xml:space="preserve"> </w:t>
      </w:r>
      <w:r w:rsidR="00922345">
        <w:rPr>
          <w:rFonts w:ascii="Arial" w:hAnsi="Arial" w:cs="Arial"/>
        </w:rPr>
        <w:t>S</w:t>
      </w:r>
      <w:r w:rsidR="00922345" w:rsidRPr="00922345">
        <w:rPr>
          <w:rFonts w:ascii="Arial" w:hAnsi="Arial" w:cs="Arial"/>
        </w:rPr>
        <w:t>u actuar desaprensivo desplaza el factor de atribución, liberando de responsabilidad a</w:t>
      </w:r>
      <w:r w:rsidR="00922345">
        <w:rPr>
          <w:rFonts w:ascii="Arial" w:hAnsi="Arial" w:cs="Arial"/>
        </w:rPr>
        <w:t xml:space="preserve"> la demandada y a mi mandante.</w:t>
      </w:r>
    </w:p>
    <w:p w14:paraId="1EAFC623" w14:textId="77777777" w:rsidR="0045539F" w:rsidRPr="0045539F" w:rsidRDefault="0045539F" w:rsidP="004B2076">
      <w:pPr>
        <w:spacing w:line="360" w:lineRule="auto"/>
        <w:ind w:left="1777"/>
        <w:jc w:val="both"/>
        <w:rPr>
          <w:rFonts w:ascii="Arial" w:hAnsi="Arial" w:cs="Arial"/>
        </w:rPr>
      </w:pPr>
    </w:p>
    <w:p w14:paraId="0A18B160" w14:textId="23938B8A" w:rsidR="00387F8E" w:rsidRPr="0045539F" w:rsidRDefault="000862C4" w:rsidP="009413AD">
      <w:pPr>
        <w:numPr>
          <w:ilvl w:val="0"/>
          <w:numId w:val="3"/>
        </w:numPr>
        <w:spacing w:line="360" w:lineRule="auto"/>
        <w:ind w:left="1777"/>
        <w:jc w:val="both"/>
        <w:rPr>
          <w:rFonts w:ascii="Arial" w:hAnsi="Arial" w:cs="Arial"/>
          <w:u w:val="single"/>
        </w:rPr>
      </w:pPr>
      <w:r w:rsidRPr="0045539F">
        <w:rPr>
          <w:rFonts w:ascii="Arial" w:hAnsi="Arial" w:cs="Arial"/>
          <w:u w:val="single"/>
        </w:rPr>
        <w:t>Inexistencia de factor de atribución subjetivo</w:t>
      </w:r>
    </w:p>
    <w:p w14:paraId="3AFB2157" w14:textId="77777777" w:rsidR="004F4707" w:rsidRDefault="004F4707" w:rsidP="004B2076">
      <w:pPr>
        <w:spacing w:line="360" w:lineRule="auto"/>
        <w:ind w:left="1777"/>
        <w:jc w:val="both"/>
        <w:rPr>
          <w:rFonts w:ascii="Arial" w:hAnsi="Arial" w:cs="Arial"/>
        </w:rPr>
      </w:pPr>
      <w:r>
        <w:rPr>
          <w:rFonts w:ascii="Arial" w:hAnsi="Arial" w:cs="Arial"/>
        </w:rPr>
        <w:t>N</w:t>
      </w:r>
      <w:r w:rsidRPr="004F4707">
        <w:rPr>
          <w:rFonts w:ascii="Arial" w:hAnsi="Arial" w:cs="Arial"/>
        </w:rPr>
        <w:t xml:space="preserve">o concurre en el presente caso un factor de atribución subjetivo que permita responsabilizar </w:t>
      </w:r>
      <w:r>
        <w:rPr>
          <w:rFonts w:ascii="Arial" w:hAnsi="Arial" w:cs="Arial"/>
        </w:rPr>
        <w:t>al</w:t>
      </w:r>
      <w:r w:rsidRPr="004F4707">
        <w:rPr>
          <w:rFonts w:ascii="Arial" w:hAnsi="Arial" w:cs="Arial"/>
        </w:rPr>
        <w:t xml:space="preserve"> Sr. Sergio Stivala, toda vez que su conducta fue plenamente diligente y ajustada a las normas de tránsito. Al aproximarse a la encrucijada en "T" formada por la Av. Mitre y la Av. Las Heras, el demandado frenó su marcha para verificar el paso de otros vehículos, descartando cualquier tipo de negligencia o imprudencia en su accionar. </w:t>
      </w:r>
    </w:p>
    <w:p w14:paraId="3910ED2F" w14:textId="5108AD1E" w:rsidR="004F4707" w:rsidRDefault="004F4707" w:rsidP="004B2076">
      <w:pPr>
        <w:spacing w:line="360" w:lineRule="auto"/>
        <w:ind w:left="1777"/>
        <w:jc w:val="both"/>
        <w:rPr>
          <w:rFonts w:ascii="Arial" w:hAnsi="Arial" w:cs="Arial"/>
        </w:rPr>
      </w:pPr>
      <w:r w:rsidRPr="004F4707">
        <w:rPr>
          <w:rFonts w:ascii="Arial" w:hAnsi="Arial" w:cs="Arial"/>
        </w:rPr>
        <w:t>Fue en ese instante de detención precautoria cuando visualizó a</w:t>
      </w:r>
      <w:r w:rsidR="00917EFF">
        <w:rPr>
          <w:rFonts w:ascii="Arial" w:hAnsi="Arial" w:cs="Arial"/>
        </w:rPr>
        <w:t xml:space="preserve">l actor </w:t>
      </w:r>
      <w:r w:rsidRPr="004F4707">
        <w:rPr>
          <w:rFonts w:ascii="Arial" w:hAnsi="Arial" w:cs="Arial"/>
        </w:rPr>
        <w:t>circulando a una "alta velocidad", lo que tornó el evento en un hecho inevitable para quien, como mi mandante, mantenía el pleno dominio de su unidad. Por lo tanto, al no existir culpa ni temeridad por parte del asegurado, la responsabilidad pretendida carece de sustento subjetivo, debiendo desplazarse el análisis hacia la exclusiva culpa de la víctima conforme al Art. 1729 del CCCN</w:t>
      </w:r>
      <w:r>
        <w:rPr>
          <w:rFonts w:ascii="Arial" w:hAnsi="Arial" w:cs="Arial"/>
        </w:rPr>
        <w:t>.</w:t>
      </w:r>
    </w:p>
    <w:p w14:paraId="747332D6" w14:textId="77777777" w:rsidR="00F34E75" w:rsidRDefault="00F34E75" w:rsidP="004B2076">
      <w:pPr>
        <w:spacing w:line="360" w:lineRule="auto"/>
        <w:ind w:left="708" w:firstLine="709"/>
        <w:jc w:val="both"/>
        <w:rPr>
          <w:rFonts w:ascii="Arial" w:hAnsi="Arial" w:cs="Arial"/>
        </w:rPr>
      </w:pPr>
    </w:p>
    <w:p w14:paraId="43009E8F" w14:textId="23EB2F4A" w:rsidR="007629AB" w:rsidRDefault="00D74117" w:rsidP="007629AB">
      <w:pPr>
        <w:spacing w:line="360" w:lineRule="auto"/>
        <w:ind w:left="708" w:firstLine="709"/>
        <w:jc w:val="both"/>
        <w:rPr>
          <w:rFonts w:ascii="Arial" w:hAnsi="Arial" w:cs="Arial"/>
        </w:rPr>
      </w:pPr>
      <w:r w:rsidRPr="006E747E">
        <w:rPr>
          <w:rFonts w:ascii="Arial" w:hAnsi="Arial" w:cs="Arial"/>
        </w:rPr>
        <w:t xml:space="preserve">Es fundamental destacar que, conforme surge de la propia denuncia del asegurado y de lo reconocido tácitamente por la </w:t>
      </w:r>
      <w:r w:rsidR="00917EFF">
        <w:rPr>
          <w:rFonts w:ascii="Arial" w:hAnsi="Arial" w:cs="Arial"/>
        </w:rPr>
        <w:t xml:space="preserve">parte </w:t>
      </w:r>
      <w:r w:rsidRPr="006E747E">
        <w:rPr>
          <w:rFonts w:ascii="Arial" w:hAnsi="Arial" w:cs="Arial"/>
        </w:rPr>
        <w:t>actora al no haber intervención policial, no se registraron lesionados en el evento, limitándose el reclamo exclusivamente a daños materiales.</w:t>
      </w:r>
    </w:p>
    <w:p w14:paraId="13A6C850" w14:textId="77777777" w:rsidR="00CA3FE3" w:rsidRPr="00CA3FE3" w:rsidRDefault="00CA3FE3" w:rsidP="00CA3FE3">
      <w:pPr>
        <w:spacing w:line="360" w:lineRule="auto"/>
        <w:ind w:left="708" w:firstLine="709"/>
        <w:jc w:val="both"/>
        <w:rPr>
          <w:rFonts w:ascii="Arial" w:hAnsi="Arial" w:cs="Arial"/>
        </w:rPr>
      </w:pPr>
      <w:r w:rsidRPr="00CA3FE3">
        <w:rPr>
          <w:rFonts w:ascii="Arial" w:hAnsi="Arial" w:cs="Arial"/>
        </w:rPr>
        <w:t>En mérito a todo lo expuesto, resulta palmario que el siniestro cuya reparación se pretende no es jurídicamente imputable al Sr. Sergio Stivala ni, por derivación, a esta citada en garantía. La mecánica del hecho, debidamente descripta y fundada, demuestra que el demandado circulaba con pleno dominio de su unidad, observando las normas de tránsito vigentes y adoptando una conducta prudente y diligente al arribar a la encrucijada.</w:t>
      </w:r>
    </w:p>
    <w:p w14:paraId="0CE1AE1C" w14:textId="02657ECD" w:rsidR="007629AB" w:rsidRDefault="00CA3FE3" w:rsidP="00CA3FE3">
      <w:pPr>
        <w:spacing w:line="360" w:lineRule="auto"/>
        <w:ind w:left="708" w:firstLine="709"/>
        <w:jc w:val="both"/>
        <w:rPr>
          <w:rFonts w:ascii="Arial" w:hAnsi="Arial" w:cs="Arial"/>
        </w:rPr>
      </w:pPr>
      <w:r w:rsidRPr="00CA3FE3">
        <w:rPr>
          <w:rFonts w:ascii="Arial" w:hAnsi="Arial" w:cs="Arial"/>
        </w:rPr>
        <w:lastRenderedPageBreak/>
        <w:t>Por el contrario, fue la conducta exclusiva, imprudente y antirreglamentaria d</w:t>
      </w:r>
      <w:r w:rsidR="00631421">
        <w:rPr>
          <w:rFonts w:ascii="Arial" w:hAnsi="Arial" w:cs="Arial"/>
        </w:rPr>
        <w:t>el actor</w:t>
      </w:r>
      <w:r w:rsidRPr="00CA3FE3">
        <w:rPr>
          <w:rFonts w:ascii="Arial" w:hAnsi="Arial" w:cs="Arial"/>
        </w:rPr>
        <w:t>, quien circulaba a una velocidad excesiva e inapropiada para las circunstancias de tiempo y lugar, la que se erigió como causa adecuada del evento dañoso, configurando una causa ajena que interrumpe el nexo de causalidad en los términos del artículo 1729 del Código Civil y Comercial de la Nación.</w:t>
      </w:r>
    </w:p>
    <w:p w14:paraId="53C11972" w14:textId="53282EB6" w:rsidR="00CA3FE3" w:rsidRPr="00D74117" w:rsidRDefault="00CA3FE3" w:rsidP="00CA3FE3">
      <w:pPr>
        <w:spacing w:line="360" w:lineRule="auto"/>
        <w:ind w:left="708" w:firstLine="709"/>
        <w:jc w:val="both"/>
        <w:rPr>
          <w:rFonts w:ascii="Arial" w:hAnsi="Arial" w:cs="Arial"/>
        </w:rPr>
      </w:pPr>
      <w:r w:rsidRPr="00CA3FE3">
        <w:rPr>
          <w:rFonts w:ascii="Arial" w:hAnsi="Arial" w:cs="Arial"/>
        </w:rPr>
        <w:t>Por todo ello, y en virtud de la ruptura del nexo causal por el hecho exclusivo de la víctima, corresponde el rechazo íntegro de la demanda, con expresa imposición de costas a la parte actora, por no existir fundamento fáctico ni jurídico que sustente la responsabilidad que pretende endilgarse.</w:t>
      </w:r>
    </w:p>
    <w:p w14:paraId="10961818" w14:textId="4FF1570B"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VI</w:t>
      </w:r>
      <w:r w:rsidR="00E54B94">
        <w:rPr>
          <w:rFonts w:ascii="Arial" w:hAnsi="Arial" w:cs="Arial"/>
          <w:b/>
          <w:bCs/>
        </w:rPr>
        <w:t>I</w:t>
      </w:r>
      <w:r w:rsidRPr="007C220E">
        <w:rPr>
          <w:rFonts w:ascii="Arial" w:hAnsi="Arial" w:cs="Arial"/>
          <w:b/>
          <w:bCs/>
        </w:rPr>
        <w:t>.- DERECHO</w:t>
      </w:r>
    </w:p>
    <w:p w14:paraId="6927041E" w14:textId="77777777" w:rsidR="00971E95" w:rsidRDefault="00971E95" w:rsidP="004B2076">
      <w:pPr>
        <w:spacing w:line="360" w:lineRule="auto"/>
        <w:ind w:left="708" w:firstLine="709"/>
        <w:jc w:val="both"/>
        <w:rPr>
          <w:rFonts w:ascii="Arial" w:hAnsi="Arial" w:cs="Arial"/>
        </w:rPr>
      </w:pPr>
      <w:r w:rsidRPr="004E067F">
        <w:rPr>
          <w:rFonts w:ascii="Arial" w:hAnsi="Arial" w:cs="Arial"/>
        </w:rPr>
        <w:t>Fundo el derecho de mi parte en los términos de los arts. 730, 1719, 1722, 1729, 1757, 1758 y disposiciones concordantes del Código Civil y Comercial de la Nación (ley 26.994), como así las leyes 17.418 y 23.928.</w:t>
      </w:r>
    </w:p>
    <w:p w14:paraId="4E927393" w14:textId="77777777" w:rsidR="004E067F" w:rsidRDefault="004E067F" w:rsidP="004B2076">
      <w:pPr>
        <w:spacing w:line="360" w:lineRule="auto"/>
        <w:ind w:left="708" w:firstLine="709"/>
        <w:jc w:val="both"/>
        <w:rPr>
          <w:rFonts w:ascii="Arial" w:hAnsi="Arial" w:cs="Arial"/>
        </w:rPr>
      </w:pPr>
    </w:p>
    <w:p w14:paraId="1667C129" w14:textId="78A52FBD" w:rsidR="00EA00A2" w:rsidRPr="009466F1" w:rsidRDefault="00EA00A2" w:rsidP="004B2076">
      <w:pPr>
        <w:spacing w:line="360" w:lineRule="auto"/>
        <w:ind w:left="708" w:firstLine="709"/>
        <w:jc w:val="both"/>
        <w:rPr>
          <w:rFonts w:ascii="Arial" w:hAnsi="Arial" w:cs="Arial"/>
          <w:b/>
          <w:bCs/>
        </w:rPr>
      </w:pPr>
      <w:r w:rsidRPr="009466F1">
        <w:rPr>
          <w:rFonts w:ascii="Arial" w:hAnsi="Arial" w:cs="Arial"/>
          <w:b/>
          <w:bCs/>
        </w:rPr>
        <w:t>V</w:t>
      </w:r>
      <w:r w:rsidR="00E54B94">
        <w:rPr>
          <w:rFonts w:ascii="Arial" w:hAnsi="Arial" w:cs="Arial"/>
          <w:b/>
          <w:bCs/>
        </w:rPr>
        <w:t>I</w:t>
      </w:r>
      <w:r w:rsidRPr="009466F1">
        <w:rPr>
          <w:rFonts w:ascii="Arial" w:hAnsi="Arial" w:cs="Arial"/>
          <w:b/>
          <w:bCs/>
        </w:rPr>
        <w:t>II. CONSTITUCIONALIDAD DEL ART 730 DEL CCyCN</w:t>
      </w:r>
    </w:p>
    <w:p w14:paraId="71B2E252" w14:textId="555B6549" w:rsidR="00EA00A2" w:rsidRDefault="00631421" w:rsidP="004B2076">
      <w:pPr>
        <w:spacing w:line="360" w:lineRule="auto"/>
        <w:ind w:left="708" w:firstLine="709"/>
        <w:jc w:val="both"/>
        <w:rPr>
          <w:rFonts w:ascii="Arial" w:hAnsi="Arial" w:cs="Arial"/>
        </w:rPr>
      </w:pPr>
      <w:r>
        <w:rPr>
          <w:rFonts w:ascii="Arial" w:hAnsi="Arial" w:cs="Arial"/>
        </w:rPr>
        <w:t xml:space="preserve">El actor </w:t>
      </w:r>
      <w:r w:rsidR="00EA00A2" w:rsidRPr="00EA00A2">
        <w:rPr>
          <w:rFonts w:ascii="Arial" w:hAnsi="Arial" w:cs="Arial"/>
        </w:rPr>
        <w:t xml:space="preserve">plantea la inconstitucionalidad del Art. 730 del CCyC (límite de costas al 25%). Esta representación rechaza dicho planteo, sosteniendo que la norma busca evitar que las regulaciones de honorarios absorban la mayor parte de la indemnización, protegiendo tanto el derecho de propiedad de la aseguradora como el principio de reparación del damnificado. La validez constitucional de este límite ha sido ratificada por la Corte Suprema de Justicia de la Nación en autos </w:t>
      </w:r>
      <w:r w:rsidR="00EA00A2" w:rsidRPr="0098458A">
        <w:rPr>
          <w:rFonts w:ascii="Arial" w:hAnsi="Arial" w:cs="Arial"/>
        </w:rPr>
        <w:t>"Villalba" y "Mamaní",</w:t>
      </w:r>
      <w:r w:rsidR="00EA00A2" w:rsidRPr="00EA00A2">
        <w:rPr>
          <w:rFonts w:ascii="Arial" w:hAnsi="Arial" w:cs="Arial"/>
        </w:rPr>
        <w:t xml:space="preserve"> por lo que debe aplicarse plenamente en el presente proceso.</w:t>
      </w:r>
    </w:p>
    <w:p w14:paraId="0EDA3898" w14:textId="77777777" w:rsidR="004F4707" w:rsidRDefault="004F4707" w:rsidP="004B2076">
      <w:pPr>
        <w:spacing w:line="360" w:lineRule="auto"/>
        <w:ind w:left="708" w:firstLine="709"/>
        <w:jc w:val="both"/>
        <w:rPr>
          <w:rFonts w:ascii="Arial" w:hAnsi="Arial" w:cs="Arial"/>
        </w:rPr>
      </w:pPr>
    </w:p>
    <w:p w14:paraId="18D5E3F8" w14:textId="6CEE3A4B" w:rsidR="00971E95" w:rsidRPr="007C220E" w:rsidRDefault="00E54B94" w:rsidP="004B2076">
      <w:pPr>
        <w:spacing w:line="360" w:lineRule="auto"/>
        <w:ind w:left="708" w:firstLine="709"/>
        <w:jc w:val="both"/>
        <w:rPr>
          <w:rFonts w:ascii="Arial" w:hAnsi="Arial" w:cs="Arial"/>
          <w:b/>
          <w:bCs/>
        </w:rPr>
      </w:pPr>
      <w:r>
        <w:rPr>
          <w:rFonts w:ascii="Arial" w:hAnsi="Arial" w:cs="Arial"/>
          <w:b/>
          <w:bCs/>
        </w:rPr>
        <w:t>IX</w:t>
      </w:r>
      <w:r w:rsidR="00971E95" w:rsidRPr="007C220E">
        <w:rPr>
          <w:rFonts w:ascii="Arial" w:hAnsi="Arial" w:cs="Arial"/>
          <w:b/>
          <w:bCs/>
        </w:rPr>
        <w:t>.- IMPUGNA RECLAMO PATRIMONIAL.</w:t>
      </w:r>
    </w:p>
    <w:p w14:paraId="424DC969" w14:textId="4780648D" w:rsidR="009466F1" w:rsidRPr="009466F1" w:rsidRDefault="009466F1" w:rsidP="009413AD">
      <w:pPr>
        <w:numPr>
          <w:ilvl w:val="0"/>
          <w:numId w:val="1"/>
        </w:numPr>
        <w:spacing w:line="360" w:lineRule="auto"/>
        <w:ind w:left="1777"/>
        <w:jc w:val="both"/>
        <w:rPr>
          <w:rFonts w:ascii="Arial" w:hAnsi="Arial" w:cs="Arial"/>
          <w:b/>
          <w:bCs/>
        </w:rPr>
      </w:pPr>
      <w:r>
        <w:rPr>
          <w:rFonts w:ascii="Arial" w:hAnsi="Arial" w:cs="Arial"/>
          <w:b/>
          <w:bCs/>
        </w:rPr>
        <w:t>DAÑOS MATERIALES</w:t>
      </w:r>
      <w:r w:rsidRPr="009466F1">
        <w:rPr>
          <w:rFonts w:ascii="Arial" w:hAnsi="Arial" w:cs="Arial"/>
          <w:b/>
          <w:bCs/>
        </w:rPr>
        <w:t>:</w:t>
      </w:r>
    </w:p>
    <w:p w14:paraId="6097583D" w14:textId="0F0B5F25"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Negada la responsabilidad en el evento, paso a contestar el reclamo patrimonial que se articula, el que desde ya se considera a todas luces excesivo, infundado e irrazonable. </w:t>
      </w:r>
    </w:p>
    <w:p w14:paraId="1F77107D" w14:textId="77777777" w:rsidR="00481B7B" w:rsidRDefault="00971E95" w:rsidP="00B87A1E">
      <w:pPr>
        <w:spacing w:line="360" w:lineRule="auto"/>
        <w:ind w:left="708" w:firstLine="709"/>
        <w:jc w:val="both"/>
        <w:rPr>
          <w:rFonts w:ascii="Arial" w:hAnsi="Arial" w:cs="Arial"/>
        </w:rPr>
      </w:pPr>
      <w:r w:rsidRPr="007C220E">
        <w:rPr>
          <w:rFonts w:ascii="Arial" w:hAnsi="Arial" w:cs="Arial"/>
        </w:rPr>
        <w:t xml:space="preserve">En lo atinente a este punto, esta parte considera necesario realizar algunas consideraciones al respecto. </w:t>
      </w:r>
    </w:p>
    <w:p w14:paraId="1EEA1A9C" w14:textId="423873F3" w:rsidR="009466F1" w:rsidRPr="009466F1" w:rsidRDefault="009466F1" w:rsidP="00B87A1E">
      <w:pPr>
        <w:spacing w:line="360" w:lineRule="auto"/>
        <w:ind w:left="708" w:firstLine="709"/>
        <w:jc w:val="both"/>
        <w:rPr>
          <w:rFonts w:ascii="Arial" w:hAnsi="Arial" w:cs="Arial"/>
        </w:rPr>
      </w:pPr>
      <w:r w:rsidRPr="009466F1">
        <w:rPr>
          <w:rFonts w:ascii="Arial" w:hAnsi="Arial" w:cs="Arial"/>
        </w:rPr>
        <w:lastRenderedPageBreak/>
        <w:t xml:space="preserve">La </w:t>
      </w:r>
      <w:r w:rsidR="00631421">
        <w:rPr>
          <w:rFonts w:ascii="Arial" w:hAnsi="Arial" w:cs="Arial"/>
        </w:rPr>
        <w:t xml:space="preserve">parte </w:t>
      </w:r>
      <w:r w:rsidRPr="009466F1">
        <w:rPr>
          <w:rFonts w:ascii="Arial" w:hAnsi="Arial" w:cs="Arial"/>
        </w:rPr>
        <w:t>actora pretende el resarcimiento de este rubro basándose exclusivamente en un presupuesto del "Taller Avenida Chapa y Pintura Lucanto SA". Esta parte impugna dicho presupuesto por ser una declaración unilateral que no constituye prueba fehaciente del daño real, resultando a todas luces inflado y alejado de los valores de plaza para un rodado de las características del Renault Sandero.</w:t>
      </w:r>
    </w:p>
    <w:p w14:paraId="160B9E47" w14:textId="77777777" w:rsidR="009466F1" w:rsidRPr="009466F1" w:rsidRDefault="009466F1" w:rsidP="004B2076">
      <w:pPr>
        <w:spacing w:line="360" w:lineRule="auto"/>
        <w:ind w:left="708" w:firstLine="709"/>
        <w:jc w:val="both"/>
        <w:rPr>
          <w:rFonts w:ascii="Arial" w:hAnsi="Arial" w:cs="Arial"/>
        </w:rPr>
      </w:pPr>
      <w:r w:rsidRPr="009466F1">
        <w:rPr>
          <w:rFonts w:ascii="Arial" w:hAnsi="Arial" w:cs="Arial"/>
        </w:rPr>
        <w:t>El daño debe ser cierto y actual, y su cuantía debe ser acreditada por quien lo reclama (Art. 1744 CCyC); la mera presentación de un presupuesto no suple la carga de probar la magnitud del perjuicio.</w:t>
      </w:r>
    </w:p>
    <w:p w14:paraId="00C5028B" w14:textId="77777777" w:rsidR="009466F1" w:rsidRDefault="009466F1" w:rsidP="004B2076">
      <w:pPr>
        <w:spacing w:line="360" w:lineRule="auto"/>
        <w:ind w:left="708" w:firstLine="709"/>
        <w:jc w:val="both"/>
        <w:rPr>
          <w:rFonts w:ascii="Arial" w:hAnsi="Arial" w:cs="Arial"/>
        </w:rPr>
      </w:pPr>
      <w:r w:rsidRPr="009466F1">
        <w:rPr>
          <w:rFonts w:ascii="Arial" w:hAnsi="Arial" w:cs="Arial"/>
        </w:rPr>
        <w:t>Niego que la accionante tenga derecho a percibir la suma de $7.640.000 en concepto de daños materiales.</w:t>
      </w:r>
    </w:p>
    <w:p w14:paraId="589EF262" w14:textId="274B726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2. </w:t>
      </w:r>
      <w:r w:rsidR="009466F1">
        <w:rPr>
          <w:rFonts w:ascii="Arial" w:hAnsi="Arial" w:cs="Arial"/>
          <w:b/>
          <w:bCs/>
        </w:rPr>
        <w:t>PRIVACIÓN DE USO</w:t>
      </w:r>
      <w:r w:rsidRPr="007C220E">
        <w:rPr>
          <w:rFonts w:ascii="Arial" w:hAnsi="Arial" w:cs="Arial"/>
          <w:b/>
          <w:bCs/>
        </w:rPr>
        <w:t>:</w:t>
      </w:r>
    </w:p>
    <w:p w14:paraId="18510DD6" w14:textId="08986A4A" w:rsidR="009466F1" w:rsidRPr="009466F1" w:rsidRDefault="00631421" w:rsidP="004B2076">
      <w:pPr>
        <w:spacing w:line="360" w:lineRule="auto"/>
        <w:ind w:left="708" w:firstLine="709"/>
        <w:jc w:val="both"/>
        <w:rPr>
          <w:rFonts w:ascii="Arial" w:hAnsi="Arial" w:cs="Arial"/>
        </w:rPr>
      </w:pPr>
      <w:r>
        <w:rPr>
          <w:rFonts w:ascii="Arial" w:hAnsi="Arial" w:cs="Arial"/>
        </w:rPr>
        <w:t>El actor</w:t>
      </w:r>
      <w:r w:rsidR="009466F1" w:rsidRPr="009466F1">
        <w:rPr>
          <w:rFonts w:ascii="Arial" w:hAnsi="Arial" w:cs="Arial"/>
        </w:rPr>
        <w:t xml:space="preserve"> reclama esta suma alegando que el vehículo debe permanecer 20 días en reparación. Esta parte rechaza el rubro por considerarlo una mera conjetura sin respaldo probatorio. No se ha acompañado constancia de alquiler de vehículo sustituto ni se ha acreditado que la falta del rodado haya generado un perjuicio económico concreto.</w:t>
      </w:r>
    </w:p>
    <w:p w14:paraId="788C8A81" w14:textId="77777777" w:rsidR="009466F1" w:rsidRDefault="009466F1" w:rsidP="004B2076">
      <w:pPr>
        <w:spacing w:line="360" w:lineRule="auto"/>
        <w:ind w:left="708" w:firstLine="709"/>
        <w:jc w:val="both"/>
        <w:rPr>
          <w:rFonts w:ascii="Arial" w:hAnsi="Arial" w:cs="Arial"/>
        </w:rPr>
      </w:pPr>
      <w:r w:rsidRPr="009466F1">
        <w:rPr>
          <w:rFonts w:ascii="Arial" w:hAnsi="Arial" w:cs="Arial"/>
        </w:rPr>
        <w:t>Como sostiene Matilde Zavala de González, la privación de uso no es un daño in re ipsa (que surge del hecho mismo), sino que requiere la acreditación de la imposibilidad de utilización y la necesidad de uso del bien.</w:t>
      </w:r>
    </w:p>
    <w:p w14:paraId="2F6403BC" w14:textId="10141611" w:rsidR="00A704FD" w:rsidRPr="00A704FD" w:rsidRDefault="00A704FD" w:rsidP="00FE588C">
      <w:pPr>
        <w:spacing w:line="360" w:lineRule="auto"/>
        <w:ind w:left="708" w:firstLine="709"/>
        <w:jc w:val="both"/>
        <w:rPr>
          <w:rFonts w:ascii="Arial" w:hAnsi="Arial" w:cs="Arial"/>
        </w:rPr>
      </w:pPr>
      <w:r w:rsidRPr="00A704FD">
        <w:rPr>
          <w:rFonts w:ascii="Arial" w:hAnsi="Arial" w:cs="Arial"/>
        </w:rPr>
        <w:t xml:space="preserve">Tal como surge del precedente invocado por la propia </w:t>
      </w:r>
      <w:r w:rsidR="00631421">
        <w:rPr>
          <w:rFonts w:ascii="Arial" w:hAnsi="Arial" w:cs="Arial"/>
        </w:rPr>
        <w:t xml:space="preserve">parte </w:t>
      </w:r>
      <w:r w:rsidRPr="00A704FD">
        <w:rPr>
          <w:rFonts w:ascii="Arial" w:hAnsi="Arial" w:cs="Arial"/>
        </w:rPr>
        <w:t>actora, la procedencia de la indemnización por privación de uso exige la acreditación fehaciente del perjuicio efectivamente sufrido. Ello, en tanto la indisponibilidad del vehículo no sólo puede generar gastos de movilidad alternativa, sino también ahorros correlativos —tales como combustible, estacionamiento, mantenimiento y otros costos asociados al uso habitual del rodado— que deben ser ponderados a fin de evitar una reparación injustificada.</w:t>
      </w:r>
    </w:p>
    <w:p w14:paraId="594FB13D" w14:textId="6D1C3D2E" w:rsidR="00A704FD" w:rsidRPr="00A704FD" w:rsidRDefault="00A704FD" w:rsidP="00A704FD">
      <w:pPr>
        <w:spacing w:line="360" w:lineRule="auto"/>
        <w:ind w:left="708" w:firstLine="709"/>
        <w:jc w:val="both"/>
        <w:rPr>
          <w:rFonts w:ascii="Arial" w:hAnsi="Arial" w:cs="Arial"/>
        </w:rPr>
      </w:pPr>
      <w:r w:rsidRPr="00A704FD">
        <w:rPr>
          <w:rFonts w:ascii="Arial" w:hAnsi="Arial" w:cs="Arial"/>
        </w:rPr>
        <w:t xml:space="preserve">En el caso, </w:t>
      </w:r>
      <w:r w:rsidR="00631421">
        <w:rPr>
          <w:rFonts w:ascii="Arial" w:hAnsi="Arial" w:cs="Arial"/>
        </w:rPr>
        <w:t>el actor</w:t>
      </w:r>
      <w:r w:rsidRPr="00A704FD">
        <w:rPr>
          <w:rFonts w:ascii="Arial" w:hAnsi="Arial" w:cs="Arial"/>
        </w:rPr>
        <w:t xml:space="preserve"> no ha ofrecido prueba idónea alguna que permita demostrar que los gastos en que habría incurrido como consecuencia de la supuesta privación de uso superen el ahorro derivado de la falta de utilización del vehículo, circunstancia que torna improcedente el rubro reclamado.</w:t>
      </w:r>
    </w:p>
    <w:p w14:paraId="63DBE872" w14:textId="1FD98497" w:rsidR="002043D6" w:rsidRDefault="00A704FD" w:rsidP="00A704FD">
      <w:pPr>
        <w:spacing w:line="360" w:lineRule="auto"/>
        <w:ind w:left="708" w:firstLine="709"/>
        <w:jc w:val="both"/>
        <w:rPr>
          <w:rFonts w:ascii="Arial" w:hAnsi="Arial" w:cs="Arial"/>
        </w:rPr>
      </w:pPr>
      <w:r w:rsidRPr="00A704FD">
        <w:rPr>
          <w:rFonts w:ascii="Arial" w:hAnsi="Arial" w:cs="Arial"/>
        </w:rPr>
        <w:t xml:space="preserve">En este sentido, la Sala A de la Cámara Nacional de Apelaciones en lo Comercial, en autos “Valenza, Fabio Gustavo c/ Provincia Seguros S.A. s/ </w:t>
      </w:r>
      <w:r w:rsidRPr="00A704FD">
        <w:rPr>
          <w:rFonts w:ascii="Arial" w:hAnsi="Arial" w:cs="Arial"/>
        </w:rPr>
        <w:lastRenderedPageBreak/>
        <w:t>ordinario”, sostuvo que:</w:t>
      </w:r>
      <w:r>
        <w:rPr>
          <w:rFonts w:ascii="Arial" w:hAnsi="Arial" w:cs="Arial"/>
        </w:rPr>
        <w:t xml:space="preserve"> </w:t>
      </w:r>
      <w:r w:rsidRPr="00A704FD">
        <w:rPr>
          <w:rFonts w:ascii="Arial" w:hAnsi="Arial" w:cs="Arial"/>
          <w:i/>
          <w:iCs/>
        </w:rPr>
        <w:t>“(…)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w:t>
      </w:r>
      <w:r>
        <w:rPr>
          <w:rFonts w:ascii="Arial" w:hAnsi="Arial" w:cs="Arial"/>
        </w:rPr>
        <w:t xml:space="preserve"> </w:t>
      </w:r>
    </w:p>
    <w:p w14:paraId="38109C01" w14:textId="76CE4FE5" w:rsidR="00971E95" w:rsidRPr="007C220E" w:rsidRDefault="009466F1" w:rsidP="004B2076">
      <w:pPr>
        <w:spacing w:line="360" w:lineRule="auto"/>
        <w:ind w:left="708" w:firstLine="709"/>
        <w:jc w:val="both"/>
        <w:rPr>
          <w:rFonts w:ascii="Arial" w:hAnsi="Arial" w:cs="Arial"/>
        </w:rPr>
      </w:pPr>
      <w:r w:rsidRPr="009466F1">
        <w:rPr>
          <w:rFonts w:ascii="Arial" w:hAnsi="Arial" w:cs="Arial"/>
        </w:rPr>
        <w:t>Niego que la accionante tenga derecho a percibir la suma de $500.000 en concepto de privación de uso.</w:t>
      </w:r>
    </w:p>
    <w:p w14:paraId="703D98DE" w14:textId="241A29A9"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3. </w:t>
      </w:r>
      <w:r w:rsidR="009466F1">
        <w:rPr>
          <w:rFonts w:ascii="Arial" w:hAnsi="Arial" w:cs="Arial"/>
          <w:b/>
          <w:bCs/>
        </w:rPr>
        <w:t>DESVALORIZACIÓN DEL RODADO</w:t>
      </w:r>
      <w:r w:rsidRPr="007C220E">
        <w:rPr>
          <w:rFonts w:ascii="Arial" w:hAnsi="Arial" w:cs="Arial"/>
          <w:b/>
          <w:bCs/>
        </w:rPr>
        <w:t>:</w:t>
      </w:r>
    </w:p>
    <w:p w14:paraId="4E5D543A" w14:textId="4E52AE7F" w:rsidR="00B55DFD" w:rsidRDefault="00B55DFD" w:rsidP="004B2076">
      <w:pPr>
        <w:spacing w:line="360" w:lineRule="auto"/>
        <w:ind w:left="708" w:firstLine="709"/>
        <w:jc w:val="both"/>
        <w:rPr>
          <w:rFonts w:ascii="Arial" w:hAnsi="Arial" w:cs="Arial"/>
        </w:rPr>
      </w:pPr>
      <w:r>
        <w:rPr>
          <w:rFonts w:ascii="Arial" w:hAnsi="Arial" w:cs="Arial"/>
        </w:rPr>
        <w:t xml:space="preserve">Se </w:t>
      </w:r>
      <w:r w:rsidRPr="00B55DFD">
        <w:rPr>
          <w:rFonts w:ascii="Arial" w:hAnsi="Arial" w:cs="Arial"/>
        </w:rPr>
        <w:t>impugna expresamente la procedencia y el quantum del rubro "DESVALORIZACIÓN DEL RODADO" pretendido por la</w:t>
      </w:r>
      <w:r w:rsidR="00631421">
        <w:rPr>
          <w:rFonts w:ascii="Arial" w:hAnsi="Arial" w:cs="Arial"/>
        </w:rPr>
        <w:t xml:space="preserve"> parte</w:t>
      </w:r>
      <w:r w:rsidRPr="00B55DFD">
        <w:rPr>
          <w:rFonts w:ascii="Arial" w:hAnsi="Arial" w:cs="Arial"/>
        </w:rPr>
        <w:t xml:space="preserve"> actora por la suma de $1.000.000,00. El reclamo resulta improcedente, arbitrario y carente de sustento técnico-pericial que demuestre una pérdida efectiva del valor venal del </w:t>
      </w:r>
      <w:r w:rsidR="00C46535">
        <w:rPr>
          <w:rFonts w:ascii="Arial" w:hAnsi="Arial" w:cs="Arial"/>
        </w:rPr>
        <w:t>vehículo del actor</w:t>
      </w:r>
      <w:r w:rsidR="00310983">
        <w:rPr>
          <w:rFonts w:ascii="Arial" w:hAnsi="Arial" w:cs="Arial"/>
        </w:rPr>
        <w:t>.</w:t>
      </w:r>
    </w:p>
    <w:p w14:paraId="2E2AFBB5" w14:textId="0B22B71A" w:rsidR="00310983" w:rsidRDefault="00310983" w:rsidP="004B2076">
      <w:pPr>
        <w:spacing w:line="360" w:lineRule="auto"/>
        <w:ind w:left="708" w:firstLine="709"/>
        <w:jc w:val="both"/>
        <w:rPr>
          <w:rFonts w:ascii="Arial" w:hAnsi="Arial" w:cs="Arial"/>
        </w:rPr>
      </w:pPr>
      <w:r w:rsidRPr="00310983">
        <w:rPr>
          <w:rFonts w:ascii="Arial" w:hAnsi="Arial" w:cs="Arial"/>
        </w:rPr>
        <w:t>La desvalorización de un rodado solo es jurídicamente resarcible cuando, tras la reparación, persisten secuelas de importancia que afectan la simetría, la estructura resistente o el funcionamiento del vehículo</w:t>
      </w:r>
      <w:r>
        <w:rPr>
          <w:rFonts w:ascii="Arial" w:hAnsi="Arial" w:cs="Arial"/>
        </w:rPr>
        <w:t>.</w:t>
      </w:r>
    </w:p>
    <w:p w14:paraId="51DE96FB" w14:textId="77777777" w:rsidR="00310983" w:rsidRDefault="00310983" w:rsidP="004B2076">
      <w:pPr>
        <w:spacing w:line="360" w:lineRule="auto"/>
        <w:ind w:left="708" w:firstLine="709"/>
        <w:jc w:val="both"/>
        <w:rPr>
          <w:rFonts w:ascii="Arial" w:hAnsi="Arial" w:cs="Arial"/>
        </w:rPr>
      </w:pPr>
    </w:p>
    <w:p w14:paraId="59332348" w14:textId="641D2D3C"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4. </w:t>
      </w:r>
      <w:r w:rsidR="009466F1">
        <w:rPr>
          <w:rFonts w:ascii="Arial" w:hAnsi="Arial" w:cs="Arial"/>
          <w:b/>
          <w:bCs/>
        </w:rPr>
        <w:t>RESERVA DE DAÑOS FUTUROS</w:t>
      </w:r>
      <w:r w:rsidRPr="007C220E">
        <w:rPr>
          <w:rFonts w:ascii="Arial" w:hAnsi="Arial" w:cs="Arial"/>
          <w:b/>
          <w:bCs/>
        </w:rPr>
        <w:t>:</w:t>
      </w:r>
    </w:p>
    <w:p w14:paraId="6A9308B4" w14:textId="7B24E13A" w:rsidR="00984B60" w:rsidRDefault="009466F1" w:rsidP="004B2076">
      <w:pPr>
        <w:spacing w:line="360" w:lineRule="auto"/>
        <w:ind w:left="708" w:firstLine="709"/>
        <w:jc w:val="both"/>
        <w:rPr>
          <w:rFonts w:ascii="Arial" w:hAnsi="Arial" w:cs="Arial"/>
        </w:rPr>
      </w:pPr>
      <w:r w:rsidRPr="009466F1">
        <w:rPr>
          <w:rFonts w:ascii="Arial" w:hAnsi="Arial" w:cs="Arial"/>
        </w:rPr>
        <w:t xml:space="preserve">Se impugna la "Reserva de Daño Futuro" para gastos médicos y kinesiológicos formulada por </w:t>
      </w:r>
      <w:r w:rsidR="00631421">
        <w:rPr>
          <w:rFonts w:ascii="Arial" w:hAnsi="Arial" w:cs="Arial"/>
        </w:rPr>
        <w:t>el actor</w:t>
      </w:r>
      <w:r w:rsidRPr="009466F1">
        <w:rPr>
          <w:rFonts w:ascii="Arial" w:hAnsi="Arial" w:cs="Arial"/>
        </w:rPr>
        <w:t xml:space="preserve">. </w:t>
      </w:r>
    </w:p>
    <w:p w14:paraId="12D9C63C" w14:textId="1CB0B1D8" w:rsidR="009466F1" w:rsidRPr="009466F1" w:rsidRDefault="009466F1" w:rsidP="004B2076">
      <w:pPr>
        <w:spacing w:line="360" w:lineRule="auto"/>
        <w:ind w:left="708" w:firstLine="709"/>
        <w:jc w:val="both"/>
        <w:rPr>
          <w:rFonts w:ascii="Arial" w:hAnsi="Arial" w:cs="Arial"/>
        </w:rPr>
      </w:pPr>
      <w:r w:rsidRPr="009466F1">
        <w:rPr>
          <w:rFonts w:ascii="Arial" w:hAnsi="Arial" w:cs="Arial"/>
        </w:rPr>
        <w:t xml:space="preserve">Resulta jurídicamente inaceptable que la </w:t>
      </w:r>
      <w:r w:rsidR="00631421">
        <w:rPr>
          <w:rFonts w:ascii="Arial" w:hAnsi="Arial" w:cs="Arial"/>
        </w:rPr>
        <w:t>Sr. Marta</w:t>
      </w:r>
      <w:r w:rsidRPr="009466F1">
        <w:rPr>
          <w:rFonts w:ascii="Arial" w:hAnsi="Arial" w:cs="Arial"/>
        </w:rPr>
        <w:t xml:space="preserve"> reconozca expresamente en el acápite VI de su demanda que "no hubo lesionados y por tal motivo no hubo intervención policial</w:t>
      </w:r>
      <w:r w:rsidR="0036546A">
        <w:rPr>
          <w:rFonts w:ascii="Arial" w:hAnsi="Arial" w:cs="Arial"/>
        </w:rPr>
        <w:t>”</w:t>
      </w:r>
      <w:r w:rsidRPr="009466F1">
        <w:rPr>
          <w:rFonts w:ascii="Arial" w:hAnsi="Arial" w:cs="Arial"/>
        </w:rPr>
        <w:t>, para luego pretender reservar el cobro de rubros derivados de lesiones inexistentes.</w:t>
      </w:r>
    </w:p>
    <w:p w14:paraId="4796B6A6" w14:textId="1BB5E0E7" w:rsidR="009466F1" w:rsidRPr="009466F1" w:rsidRDefault="009466F1" w:rsidP="004B2076">
      <w:pPr>
        <w:spacing w:line="360" w:lineRule="auto"/>
        <w:ind w:left="708" w:firstLine="709"/>
        <w:jc w:val="both"/>
        <w:rPr>
          <w:rFonts w:ascii="Arial" w:hAnsi="Arial" w:cs="Arial"/>
        </w:rPr>
      </w:pPr>
      <w:r w:rsidRPr="009466F1">
        <w:rPr>
          <w:rFonts w:ascii="Arial" w:hAnsi="Arial" w:cs="Arial"/>
        </w:rPr>
        <w:t>Esta conducta vulnera la Doctrina de los Propios Actos, ya que nadie puede válidamente ir contra sus propias afirmaciones anteriores ("Venire contra factum proprium non valet"). Mi representada solicita que se tenga por inexistente cualquier daño a la integridad física conforme a la confesión de</w:t>
      </w:r>
      <w:r w:rsidR="00631421">
        <w:rPr>
          <w:rFonts w:ascii="Arial" w:hAnsi="Arial" w:cs="Arial"/>
        </w:rPr>
        <w:t>l</w:t>
      </w:r>
      <w:r w:rsidRPr="009466F1">
        <w:rPr>
          <w:rFonts w:ascii="Arial" w:hAnsi="Arial" w:cs="Arial"/>
        </w:rPr>
        <w:t xml:space="preserve"> propia actor</w:t>
      </w:r>
      <w:r w:rsidR="00631421">
        <w:rPr>
          <w:rFonts w:ascii="Arial" w:hAnsi="Arial" w:cs="Arial"/>
        </w:rPr>
        <w:t>.</w:t>
      </w:r>
    </w:p>
    <w:p w14:paraId="7BE9E9C0" w14:textId="77777777" w:rsidR="009466F1" w:rsidRPr="009466F1" w:rsidRDefault="009466F1" w:rsidP="004B2076">
      <w:pPr>
        <w:spacing w:line="360" w:lineRule="auto"/>
        <w:ind w:left="708" w:firstLine="709"/>
        <w:jc w:val="both"/>
        <w:rPr>
          <w:rFonts w:ascii="Arial" w:hAnsi="Arial" w:cs="Arial"/>
        </w:rPr>
      </w:pPr>
      <w:r w:rsidRPr="009466F1">
        <w:rPr>
          <w:rFonts w:ascii="Arial" w:hAnsi="Arial" w:cs="Arial"/>
        </w:rPr>
        <w:t xml:space="preserve">Sin perjuicio de la impugnación de los montos antes realizada, se recuerda que cualquier eventual condena deberá ajustarse al límite máximo de </w:t>
      </w:r>
      <w:r w:rsidRPr="009466F1">
        <w:rPr>
          <w:rFonts w:ascii="Arial" w:hAnsi="Arial" w:cs="Arial"/>
        </w:rPr>
        <w:lastRenderedPageBreak/>
        <w:t>Responsabilidad Civil de $160.000.000 pactado en las Condiciones Particulares de la póliza para el riesgo de daños a cosas.</w:t>
      </w:r>
    </w:p>
    <w:p w14:paraId="5C2ADBD8" w14:textId="361DBD5B" w:rsidR="009466F1" w:rsidRDefault="009466F1" w:rsidP="004B2076">
      <w:pPr>
        <w:spacing w:line="360" w:lineRule="auto"/>
        <w:ind w:left="708" w:firstLine="709"/>
        <w:jc w:val="both"/>
        <w:rPr>
          <w:rFonts w:ascii="Arial" w:hAnsi="Arial" w:cs="Arial"/>
        </w:rPr>
      </w:pPr>
      <w:r w:rsidRPr="009466F1">
        <w:rPr>
          <w:rFonts w:ascii="Arial" w:hAnsi="Arial" w:cs="Arial"/>
        </w:rPr>
        <w:t xml:space="preserve">Por lo expuesto, solicito el rechazo de los montos liquidados por ser meras apreciaciones subjetivas de la </w:t>
      </w:r>
      <w:r w:rsidR="00631421">
        <w:rPr>
          <w:rFonts w:ascii="Arial" w:hAnsi="Arial" w:cs="Arial"/>
        </w:rPr>
        <w:t xml:space="preserve">parte </w:t>
      </w:r>
      <w:r w:rsidRPr="009466F1">
        <w:rPr>
          <w:rFonts w:ascii="Arial" w:hAnsi="Arial" w:cs="Arial"/>
        </w:rPr>
        <w:t>actora sin respaldo en la realidad económica ni en el contrato de seguro que nos vincula.</w:t>
      </w:r>
    </w:p>
    <w:p w14:paraId="4E44DF03" w14:textId="3A649A1D" w:rsidR="00971E95" w:rsidRPr="007C220E" w:rsidRDefault="00E54B94" w:rsidP="004B2076">
      <w:pPr>
        <w:spacing w:line="360" w:lineRule="auto"/>
        <w:ind w:left="708" w:firstLine="709"/>
        <w:jc w:val="both"/>
        <w:rPr>
          <w:rFonts w:ascii="Arial" w:hAnsi="Arial" w:cs="Arial"/>
          <w:b/>
          <w:bCs/>
        </w:rPr>
      </w:pPr>
      <w:r>
        <w:rPr>
          <w:rFonts w:ascii="Arial" w:hAnsi="Arial" w:cs="Arial"/>
          <w:b/>
          <w:bCs/>
        </w:rPr>
        <w:t>X</w:t>
      </w:r>
      <w:r w:rsidR="00971E95" w:rsidRPr="007C220E">
        <w:rPr>
          <w:rFonts w:ascii="Arial" w:hAnsi="Arial" w:cs="Arial"/>
          <w:b/>
          <w:bCs/>
        </w:rPr>
        <w:t>.- IMPUGNA LIQUIDACION.</w:t>
      </w:r>
    </w:p>
    <w:p w14:paraId="432C497C" w14:textId="6C9ED9B6" w:rsidR="00971E95" w:rsidRPr="007C220E" w:rsidRDefault="00971E95" w:rsidP="004B2076">
      <w:pPr>
        <w:spacing w:line="360" w:lineRule="auto"/>
        <w:ind w:left="708" w:firstLine="709"/>
        <w:jc w:val="both"/>
        <w:rPr>
          <w:rFonts w:ascii="Arial" w:hAnsi="Arial" w:cs="Arial"/>
        </w:rPr>
      </w:pPr>
      <w:r w:rsidRPr="00B7553A">
        <w:rPr>
          <w:rFonts w:ascii="Arial" w:hAnsi="Arial" w:cs="Arial"/>
        </w:rPr>
        <w:t xml:space="preserve">No obstante los desconocimientos efectuados precedentemente, se impugna por arbitraria y desmedida la liquidación practicada en autos la que asciende a la suma de </w:t>
      </w:r>
      <w:r w:rsidRPr="00B7553A">
        <w:rPr>
          <w:rFonts w:ascii="Arial" w:hAnsi="Arial" w:cs="Arial"/>
          <w:b/>
          <w:bCs/>
        </w:rPr>
        <w:t>$</w:t>
      </w:r>
      <w:r w:rsidR="0016379D" w:rsidRPr="00B7553A">
        <w:rPr>
          <w:rFonts w:ascii="Arial" w:hAnsi="Arial" w:cs="Arial"/>
          <w:b/>
          <w:bCs/>
        </w:rPr>
        <w:t>10.</w:t>
      </w:r>
      <w:r w:rsidR="00145188">
        <w:rPr>
          <w:rFonts w:ascii="Arial" w:hAnsi="Arial" w:cs="Arial"/>
          <w:b/>
          <w:bCs/>
        </w:rPr>
        <w:t>140</w:t>
      </w:r>
      <w:r w:rsidR="0093446C" w:rsidRPr="00B7553A">
        <w:rPr>
          <w:rFonts w:ascii="Arial" w:hAnsi="Arial" w:cs="Arial"/>
          <w:b/>
          <w:bCs/>
        </w:rPr>
        <w:t>.</w:t>
      </w:r>
      <w:r w:rsidR="00145188">
        <w:rPr>
          <w:rFonts w:ascii="Arial" w:hAnsi="Arial" w:cs="Arial"/>
          <w:b/>
          <w:bCs/>
        </w:rPr>
        <w:t>000</w:t>
      </w:r>
      <w:ins w:id="6" w:author="Camila Persichini" w:date="2026-01-23T17:55:00Z" w16du:dateUtc="2026-01-23T20:55:00Z">
        <w:r w:rsidR="00B87A1E" w:rsidRPr="00B7553A">
          <w:rPr>
            <w:rFonts w:ascii="Arial" w:hAnsi="Arial" w:cs="Arial"/>
            <w:b/>
            <w:bCs/>
          </w:rPr>
          <w:t xml:space="preserve"> </w:t>
        </w:r>
      </w:ins>
      <w:del w:id="7" w:author="Camila Persichini" w:date="2026-01-23T17:55:00Z" w16du:dateUtc="2026-01-23T20:55:00Z">
        <w:r w:rsidRPr="00B7553A" w:rsidDel="00EF6DAE">
          <w:rPr>
            <w:rFonts w:ascii="Arial" w:hAnsi="Arial" w:cs="Arial"/>
            <w:b/>
            <w:bCs/>
          </w:rPr>
          <w:delText>.</w:delText>
        </w:r>
      </w:del>
      <w:r w:rsidRPr="00B7553A">
        <w:rPr>
          <w:rFonts w:ascii="Arial" w:hAnsi="Arial" w:cs="Arial"/>
          <w:b/>
          <w:bCs/>
        </w:rPr>
        <w:t xml:space="preserve">(PESOS </w:t>
      </w:r>
      <w:r w:rsidR="00C5692F" w:rsidRPr="00B7553A">
        <w:rPr>
          <w:rFonts w:ascii="Arial" w:hAnsi="Arial" w:cs="Arial"/>
          <w:b/>
          <w:bCs/>
        </w:rPr>
        <w:t>DIEZ</w:t>
      </w:r>
      <w:r w:rsidRPr="00B7553A">
        <w:rPr>
          <w:rFonts w:ascii="Arial" w:hAnsi="Arial" w:cs="Arial"/>
          <w:b/>
          <w:bCs/>
        </w:rPr>
        <w:t xml:space="preserve"> </w:t>
      </w:r>
      <w:r w:rsidR="00145188">
        <w:rPr>
          <w:rFonts w:ascii="Arial" w:hAnsi="Arial" w:cs="Arial"/>
          <w:b/>
          <w:bCs/>
        </w:rPr>
        <w:t>CIENTO CUARENTA MIL</w:t>
      </w:r>
      <w:r w:rsidRPr="00B7553A">
        <w:rPr>
          <w:rFonts w:ascii="Arial" w:hAnsi="Arial" w:cs="Arial"/>
          <w:b/>
          <w:bCs/>
        </w:rPr>
        <w:t>)</w:t>
      </w:r>
      <w:r w:rsidR="53B50FA8" w:rsidRPr="00B7553A">
        <w:rPr>
          <w:rFonts w:ascii="Arial" w:hAnsi="Arial" w:cs="Arial"/>
          <w:b/>
          <w:bCs/>
        </w:rPr>
        <w:t>, por no constarnos la procedencia de los rubros reclamados, asi como la magnitud de las consecuencias dañosas alegadas ni su eventual justipreciación.</w:t>
      </w:r>
      <w:r w:rsidR="53B50FA8" w:rsidRPr="711FC840">
        <w:rPr>
          <w:rFonts w:ascii="Arial" w:hAnsi="Arial" w:cs="Arial"/>
          <w:b/>
          <w:bCs/>
        </w:rPr>
        <w:t xml:space="preserve"> </w:t>
      </w:r>
    </w:p>
    <w:p w14:paraId="150BFA42" w14:textId="00DFFAC9"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X</w:t>
      </w:r>
      <w:r w:rsidR="00E54B94">
        <w:rPr>
          <w:rFonts w:ascii="Arial" w:hAnsi="Arial" w:cs="Arial"/>
          <w:b/>
          <w:bCs/>
        </w:rPr>
        <w:t>II</w:t>
      </w:r>
      <w:r w:rsidRPr="007C220E">
        <w:rPr>
          <w:rFonts w:ascii="Arial" w:hAnsi="Arial" w:cs="Arial"/>
          <w:b/>
          <w:bCs/>
        </w:rPr>
        <w:t>.- OFRECE PRUEBA.</w:t>
      </w:r>
    </w:p>
    <w:p w14:paraId="078C7226" w14:textId="7777777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1.- DOCUMENTAL: </w:t>
      </w:r>
    </w:p>
    <w:p w14:paraId="258FDEDE" w14:textId="6C1A2926" w:rsidR="00DD473F" w:rsidRPr="00DD473F" w:rsidRDefault="00DD473F" w:rsidP="004B2076">
      <w:pPr>
        <w:spacing w:line="360" w:lineRule="auto"/>
        <w:ind w:left="708" w:firstLine="709"/>
        <w:jc w:val="both"/>
        <w:rPr>
          <w:rFonts w:ascii="Arial" w:hAnsi="Arial" w:cs="Arial"/>
        </w:rPr>
      </w:pPr>
      <w:r w:rsidRPr="00DD473F">
        <w:rPr>
          <w:rFonts w:ascii="Arial" w:hAnsi="Arial" w:cs="Arial"/>
        </w:rPr>
        <w:t>a)</w:t>
      </w:r>
      <w:r w:rsidRPr="00DD473F">
        <w:rPr>
          <w:rFonts w:ascii="Arial" w:hAnsi="Arial" w:cs="Arial"/>
        </w:rPr>
        <w:tab/>
        <w:t>Copia de poder general que se adjunta al presente.</w:t>
      </w:r>
    </w:p>
    <w:p w14:paraId="1B65BA99"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b)</w:t>
      </w:r>
      <w:r w:rsidRPr="00DD473F">
        <w:rPr>
          <w:rFonts w:ascii="Arial" w:hAnsi="Arial" w:cs="Arial"/>
        </w:rPr>
        <w:tab/>
        <w:t>Copia de la póliza emitida por mi mandante.</w:t>
      </w:r>
    </w:p>
    <w:p w14:paraId="28B45228"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c)</w:t>
      </w:r>
      <w:r w:rsidRPr="00DD473F">
        <w:rPr>
          <w:rFonts w:ascii="Arial" w:hAnsi="Arial" w:cs="Arial"/>
        </w:rPr>
        <w:tab/>
        <w:t>Copia de la denuncia de siniestro recibida con fecha 27/08/2025</w:t>
      </w:r>
    </w:p>
    <w:p w14:paraId="7E9D1ED9" w14:textId="77777777" w:rsidR="00DD473F" w:rsidRDefault="00DD473F" w:rsidP="004B2076">
      <w:pPr>
        <w:spacing w:line="360" w:lineRule="auto"/>
        <w:ind w:left="708" w:firstLine="709"/>
        <w:jc w:val="both"/>
        <w:rPr>
          <w:rFonts w:ascii="Arial" w:hAnsi="Arial" w:cs="Arial"/>
        </w:rPr>
      </w:pPr>
      <w:r w:rsidRPr="00DD473F">
        <w:rPr>
          <w:rFonts w:ascii="Arial" w:hAnsi="Arial" w:cs="Arial"/>
        </w:rPr>
        <w:t>d)</w:t>
      </w:r>
      <w:r w:rsidRPr="00DD473F">
        <w:rPr>
          <w:rFonts w:ascii="Arial" w:hAnsi="Arial" w:cs="Arial"/>
        </w:rPr>
        <w:tab/>
        <w:t>Copia de las fotografías del hecho presentadas por el asegurado</w:t>
      </w:r>
    </w:p>
    <w:p w14:paraId="66F9168A" w14:textId="42A993EF"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 xml:space="preserve">2.- CONFESIONAL: </w:t>
      </w:r>
      <w:r w:rsidRPr="007C220E">
        <w:rPr>
          <w:rFonts w:ascii="Arial" w:hAnsi="Arial" w:cs="Arial"/>
        </w:rPr>
        <w:t>Solicito se cite a la parte actora a absolver posiciones a tenor del pliego que oportunamente se acompañará, bajo apercibimiento de ley.</w:t>
      </w:r>
    </w:p>
    <w:p w14:paraId="0977FC21" w14:textId="570BE336" w:rsidR="00971E95" w:rsidRPr="007C220E" w:rsidRDefault="00971E95" w:rsidP="004B2076">
      <w:pPr>
        <w:spacing w:line="360" w:lineRule="auto"/>
        <w:ind w:left="708" w:firstLine="709"/>
        <w:jc w:val="both"/>
        <w:rPr>
          <w:rFonts w:ascii="Arial" w:hAnsi="Arial" w:cs="Arial"/>
          <w:b/>
          <w:bCs/>
        </w:rPr>
      </w:pPr>
      <w:r w:rsidRPr="711FC840">
        <w:rPr>
          <w:rFonts w:ascii="Arial" w:hAnsi="Arial" w:cs="Arial"/>
          <w:b/>
          <w:bCs/>
        </w:rPr>
        <w:t xml:space="preserve">3.- PERICIA MECANICA: </w:t>
      </w:r>
    </w:p>
    <w:p w14:paraId="0A2EC17B" w14:textId="34AFE82A" w:rsidR="00DD473F" w:rsidRPr="00DD473F" w:rsidRDefault="00971E95" w:rsidP="004B2076">
      <w:pPr>
        <w:spacing w:line="360" w:lineRule="auto"/>
        <w:ind w:left="708" w:firstLine="709"/>
        <w:jc w:val="both"/>
        <w:rPr>
          <w:rFonts w:ascii="Arial" w:hAnsi="Arial" w:cs="Arial"/>
        </w:rPr>
      </w:pPr>
      <w:r w:rsidRPr="007C220E">
        <w:rPr>
          <w:rFonts w:ascii="Arial" w:hAnsi="Arial" w:cs="Arial"/>
        </w:rPr>
        <w:t xml:space="preserve">Se designe un experto ingeniero mecánico, a los efectos de que conteste los siguientes puntos: </w:t>
      </w:r>
    </w:p>
    <w:p w14:paraId="3EC15111"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1.</w:t>
      </w:r>
      <w:r w:rsidRPr="00DD473F">
        <w:rPr>
          <w:rFonts w:ascii="Arial" w:hAnsi="Arial" w:cs="Arial"/>
        </w:rPr>
        <w:tab/>
        <w:t>Determinación de la trayectoria y mecánica del hecho: A tenor de los daños descriptos en la demanda y la denuncia del asegurado, determine la trayectoria previa, punto de impacto y posición final de las unidades VW Suran (dominio NPU-799) y Renault Sandero (dominio AC520PK)</w:t>
      </w:r>
    </w:p>
    <w:p w14:paraId="194FDAA9" w14:textId="371E6FB8" w:rsidR="00DD473F" w:rsidRPr="00DD473F" w:rsidRDefault="00DD473F" w:rsidP="004B2076">
      <w:pPr>
        <w:spacing w:line="360" w:lineRule="auto"/>
        <w:ind w:left="708" w:firstLine="709"/>
        <w:jc w:val="both"/>
        <w:rPr>
          <w:rFonts w:ascii="Arial" w:hAnsi="Arial" w:cs="Arial"/>
        </w:rPr>
      </w:pPr>
      <w:r w:rsidRPr="00DD473F">
        <w:rPr>
          <w:rFonts w:ascii="Arial" w:hAnsi="Arial" w:cs="Arial"/>
        </w:rPr>
        <w:t>2.</w:t>
      </w:r>
      <w:r w:rsidRPr="00DD473F">
        <w:rPr>
          <w:rFonts w:ascii="Arial" w:hAnsi="Arial" w:cs="Arial"/>
        </w:rPr>
        <w:tab/>
        <w:t xml:space="preserve">Cálculo de velocidad de la unidad actora: Mediante el análisis del coeficiente de fricción, grado de deformación de los componentes metálicos del lateral derecho del Renault Sandero y las distancias de desplazamiento tras el </w:t>
      </w:r>
      <w:r w:rsidRPr="00DD473F">
        <w:rPr>
          <w:rFonts w:ascii="Arial" w:hAnsi="Arial" w:cs="Arial"/>
        </w:rPr>
        <w:lastRenderedPageBreak/>
        <w:t xml:space="preserve">impacto, determine la velocidad aproximada a la que circulaba </w:t>
      </w:r>
      <w:r w:rsidR="008A3A67">
        <w:rPr>
          <w:rFonts w:ascii="Arial" w:hAnsi="Arial" w:cs="Arial"/>
        </w:rPr>
        <w:t>el</w:t>
      </w:r>
      <w:r w:rsidRPr="00DD473F">
        <w:rPr>
          <w:rFonts w:ascii="Arial" w:hAnsi="Arial" w:cs="Arial"/>
        </w:rPr>
        <w:t xml:space="preserve"> Sr. Marta Gastón al ingresar a la encrucijada de Av. Mitre y Av. Las Heras</w:t>
      </w:r>
    </w:p>
    <w:p w14:paraId="278444EF"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3.</w:t>
      </w:r>
      <w:r w:rsidRPr="00DD473F">
        <w:rPr>
          <w:rFonts w:ascii="Arial" w:hAnsi="Arial" w:cs="Arial"/>
        </w:rPr>
        <w:tab/>
        <w:t>Magnitud de las deformaciones: Indique si la profundidad y extensión de los daños en el lateral derecho del Renault Sandero son compatibles con un vehículo que circula a velocidad reglamentaria o si, por el contrario, demuestran la existencia de una elevada energía cinética propia de un rodado desplazándose a alta velocidad</w:t>
      </w:r>
    </w:p>
    <w:p w14:paraId="18555FDD" w14:textId="485C3FD1" w:rsidR="00DD473F" w:rsidRPr="00DD473F" w:rsidRDefault="00DD473F" w:rsidP="004B2076">
      <w:pPr>
        <w:spacing w:line="360" w:lineRule="auto"/>
        <w:ind w:left="708" w:firstLine="709"/>
        <w:jc w:val="both"/>
        <w:rPr>
          <w:rFonts w:ascii="Arial" w:hAnsi="Arial" w:cs="Arial"/>
        </w:rPr>
      </w:pPr>
      <w:r w:rsidRPr="00DD473F">
        <w:rPr>
          <w:rFonts w:ascii="Arial" w:hAnsi="Arial" w:cs="Arial"/>
        </w:rPr>
        <w:t>4.</w:t>
      </w:r>
      <w:r w:rsidRPr="00DD473F">
        <w:rPr>
          <w:rFonts w:ascii="Arial" w:hAnsi="Arial" w:cs="Arial"/>
        </w:rPr>
        <w:tab/>
        <w:t xml:space="preserve">Análisis de la "Velocidad Precautoria" en intersección en "T": Teniendo en cuenta que la Avenida Mitre finaliza en "T" al llegar a Las Heras, indique si </w:t>
      </w:r>
      <w:r w:rsidR="00631421">
        <w:rPr>
          <w:rFonts w:ascii="Arial" w:hAnsi="Arial" w:cs="Arial"/>
        </w:rPr>
        <w:t xml:space="preserve">el actor </w:t>
      </w:r>
      <w:r w:rsidRPr="00DD473F">
        <w:rPr>
          <w:rFonts w:ascii="Arial" w:hAnsi="Arial" w:cs="Arial"/>
        </w:rPr>
        <w:t>cumplió con el deber de reducir la velocidad y mantener el pleno dominio de su unidad conforme el Art. 50 de la Ley 24.449</w:t>
      </w:r>
    </w:p>
    <w:p w14:paraId="1E4B6F5D"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5.</w:t>
      </w:r>
      <w:r w:rsidRPr="00DD473F">
        <w:rPr>
          <w:rFonts w:ascii="Arial" w:hAnsi="Arial" w:cs="Arial"/>
        </w:rPr>
        <w:tab/>
        <w:t>Relación entre daños y presupuesto: Indique si los daños mecánicos observados justifican técnicamente el cambio de todas las piezas mencionadas en el presupuesto del "Taller Lucanto SA" por la suma de $7.640.000, o si dicho monto resulta desproporcionado respecto a la mecánica descripta</w:t>
      </w:r>
    </w:p>
    <w:p w14:paraId="5B1045FE" w14:textId="4EFC009A" w:rsidR="00971E95" w:rsidRPr="007C220E" w:rsidRDefault="00DD473F" w:rsidP="004B2076">
      <w:pPr>
        <w:spacing w:line="360" w:lineRule="auto"/>
        <w:ind w:left="708" w:firstLine="709"/>
        <w:jc w:val="both"/>
        <w:rPr>
          <w:rFonts w:ascii="Arial" w:hAnsi="Arial" w:cs="Arial"/>
        </w:rPr>
      </w:pPr>
      <w:r w:rsidRPr="00DD473F">
        <w:rPr>
          <w:rFonts w:ascii="Arial" w:hAnsi="Arial" w:cs="Arial"/>
        </w:rPr>
        <w:t>6.</w:t>
      </w:r>
      <w:r w:rsidRPr="00DD473F">
        <w:rPr>
          <w:rFonts w:ascii="Arial" w:hAnsi="Arial" w:cs="Arial"/>
        </w:rPr>
        <w:tab/>
        <w:t>Determine si el impacto afectó la estructura resistente o partes no intercambiables del chasis del Renault Sandero. En caso negativo, indique si una correcta reparación de chapa y pintura devuelve al bien su valor de mercado original</w:t>
      </w:r>
    </w:p>
    <w:p w14:paraId="1A5A1078" w14:textId="2BA4A9AB" w:rsidR="00971E95" w:rsidRPr="007C220E" w:rsidRDefault="00971E95" w:rsidP="004B2076">
      <w:pPr>
        <w:spacing w:line="360" w:lineRule="auto"/>
        <w:ind w:left="708" w:firstLine="709"/>
        <w:jc w:val="both"/>
        <w:rPr>
          <w:rFonts w:ascii="Arial" w:hAnsi="Arial" w:cs="Arial"/>
          <w:b/>
          <w:bCs/>
        </w:rPr>
      </w:pPr>
      <w:r w:rsidRPr="711FC840">
        <w:rPr>
          <w:rFonts w:ascii="Arial" w:hAnsi="Arial" w:cs="Arial"/>
          <w:b/>
          <w:bCs/>
        </w:rPr>
        <w:t>XI</w:t>
      </w:r>
      <w:r w:rsidR="00E54B94">
        <w:rPr>
          <w:rFonts w:ascii="Arial" w:hAnsi="Arial" w:cs="Arial"/>
          <w:b/>
          <w:bCs/>
        </w:rPr>
        <w:t>I</w:t>
      </w:r>
      <w:r w:rsidRPr="711FC840">
        <w:rPr>
          <w:rFonts w:ascii="Arial" w:hAnsi="Arial" w:cs="Arial"/>
          <w:b/>
          <w:bCs/>
        </w:rPr>
        <w:t xml:space="preserve">.- </w:t>
      </w:r>
      <w:r w:rsidRPr="711FC840">
        <w:rPr>
          <w:rFonts w:ascii="Arial" w:hAnsi="Arial" w:cs="Arial"/>
          <w:b/>
          <w:bCs/>
          <w:u w:val="single"/>
        </w:rPr>
        <w:t xml:space="preserve">OPOSICIÓN A PRUEBA: </w:t>
      </w:r>
    </w:p>
    <w:p w14:paraId="0C36945A" w14:textId="3B4AF850" w:rsidR="00971E95" w:rsidRPr="007C220E" w:rsidRDefault="009804E4" w:rsidP="004B2076">
      <w:pPr>
        <w:spacing w:line="360" w:lineRule="auto"/>
        <w:ind w:left="708" w:firstLine="709"/>
        <w:jc w:val="both"/>
        <w:rPr>
          <w:rFonts w:ascii="Arial" w:hAnsi="Arial" w:cs="Arial"/>
        </w:rPr>
      </w:pPr>
      <w:r w:rsidRPr="00CD6BB7">
        <w:rPr>
          <w:rFonts w:ascii="Arial" w:hAnsi="Arial" w:cs="Arial"/>
        </w:rPr>
        <w:t>V</w:t>
      </w:r>
      <w:r w:rsidR="00971E95" w:rsidRPr="00CD6BB7">
        <w:rPr>
          <w:rFonts w:ascii="Arial" w:hAnsi="Arial" w:cs="Arial"/>
        </w:rPr>
        <w:t>engo a oponerme a la producción de los siguientes medios de prueba ofrecidos por la parte actora, solicitando se desestimen los mismos</w:t>
      </w:r>
      <w:r w:rsidR="00CD6BB7" w:rsidRPr="00CD6BB7">
        <w:rPr>
          <w:rFonts w:ascii="Arial" w:hAnsi="Arial" w:cs="Arial"/>
        </w:rPr>
        <w:t xml:space="preserve"> c</w:t>
      </w:r>
      <w:r w:rsidR="00971E95" w:rsidRPr="00CD6BB7">
        <w:rPr>
          <w:rFonts w:ascii="Arial" w:hAnsi="Arial" w:cs="Arial"/>
        </w:rPr>
        <w:t>on costas.</w:t>
      </w:r>
      <w:r w:rsidR="00971E95" w:rsidRPr="711FC840">
        <w:rPr>
          <w:rFonts w:ascii="Arial" w:hAnsi="Arial" w:cs="Arial"/>
        </w:rPr>
        <w:t xml:space="preserve"> </w:t>
      </w:r>
    </w:p>
    <w:p w14:paraId="24E6027C"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(a) CONFESIONAL RESPECTO DEL REPRESENTANTE LEGAL DE MI MANDANTE:</w:t>
      </w:r>
      <w:r w:rsidRPr="007C220E">
        <w:rPr>
          <w:rFonts w:ascii="Arial" w:hAnsi="Arial" w:cs="Arial"/>
        </w:rPr>
        <w:t xml:space="preserve"> Toda vez que mi mandante ha reconocido la existencia de la cobertura asegurativa que amparaba al rodado del demandado, mi parte se opone a la producción de la confesional respecto del representante legal de mi mandante, ofrecida por la parte contraria, toda vez que no existen hechos controvertidos sobre los cuales el nombrado pueda absolver posiciones. </w:t>
      </w:r>
    </w:p>
    <w:p w14:paraId="26FA14F5" w14:textId="6917E273"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(b) CONTABLE:</w:t>
      </w:r>
      <w:r w:rsidRPr="007C220E">
        <w:rPr>
          <w:rFonts w:ascii="Arial" w:hAnsi="Arial" w:cs="Arial"/>
        </w:rPr>
        <w:t xml:space="preserve"> Atento a la aceptación de la cobertura asegurativa formulada por mi mandante, esta parte se opone a la producción de la prueba pericial contable ofrecida por</w:t>
      </w:r>
      <w:r w:rsidR="00631421">
        <w:rPr>
          <w:rFonts w:ascii="Arial" w:hAnsi="Arial" w:cs="Arial"/>
        </w:rPr>
        <w:t xml:space="preserve"> el actor</w:t>
      </w:r>
      <w:r w:rsidRPr="007C220E">
        <w:rPr>
          <w:rFonts w:ascii="Arial" w:hAnsi="Arial" w:cs="Arial"/>
        </w:rPr>
        <w:t xml:space="preserve">. En el supuesto de que la accionante insista con la producción de este medio probatorio, dejamos manifestado el absoluto y </w:t>
      </w:r>
      <w:r w:rsidRPr="007C220E">
        <w:rPr>
          <w:rFonts w:ascii="Arial" w:hAnsi="Arial" w:cs="Arial"/>
        </w:rPr>
        <w:lastRenderedPageBreak/>
        <w:t xml:space="preserve">total desinterés en la producción del mismo,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exclusivamente por la parte actora, en un todo de conformidad con lo establecido en el art. 476 del C.P.C.C. </w:t>
      </w:r>
    </w:p>
    <w:p w14:paraId="6302C089" w14:textId="77777777" w:rsidR="00971E95" w:rsidRPr="00B94B58" w:rsidRDefault="00971E95" w:rsidP="004B2076">
      <w:pPr>
        <w:spacing w:line="360" w:lineRule="auto"/>
        <w:ind w:left="708" w:firstLine="709"/>
        <w:jc w:val="both"/>
        <w:rPr>
          <w:rFonts w:ascii="Arial" w:hAnsi="Arial" w:cs="Arial"/>
          <w:b/>
          <w:bCs/>
        </w:rPr>
      </w:pPr>
      <w:r w:rsidRPr="00B94B58">
        <w:rPr>
          <w:rFonts w:ascii="Arial" w:hAnsi="Arial" w:cs="Arial"/>
          <w:b/>
          <w:bCs/>
        </w:rPr>
        <w:t xml:space="preserve">(c) INFORMATIVA: </w:t>
      </w:r>
    </w:p>
    <w:p w14:paraId="7BA1372F" w14:textId="05CE7799" w:rsidR="00971E95" w:rsidRPr="00B94B58" w:rsidRDefault="00971E95" w:rsidP="004B2076">
      <w:pPr>
        <w:spacing w:line="360" w:lineRule="auto"/>
        <w:ind w:left="708" w:firstLine="709"/>
        <w:jc w:val="both"/>
        <w:rPr>
          <w:rFonts w:ascii="Arial" w:hAnsi="Arial" w:cs="Arial"/>
        </w:rPr>
      </w:pPr>
      <w:r w:rsidRPr="00592DBE">
        <w:rPr>
          <w:rFonts w:ascii="Arial" w:hAnsi="Arial" w:cs="Arial"/>
          <w:b/>
          <w:bCs/>
          <w:u w:val="single"/>
        </w:rPr>
        <w:t xml:space="preserve">Al taller de reparaciones denominado: "TALLER </w:t>
      </w:r>
      <w:r w:rsidR="007E606E" w:rsidRPr="00592DBE">
        <w:rPr>
          <w:rFonts w:ascii="Arial" w:hAnsi="Arial" w:cs="Arial"/>
          <w:b/>
          <w:bCs/>
          <w:u w:val="single"/>
        </w:rPr>
        <w:t>AVENIDA</w:t>
      </w:r>
      <w:r w:rsidRPr="00592DBE">
        <w:rPr>
          <w:rFonts w:ascii="Arial" w:hAnsi="Arial" w:cs="Arial"/>
          <w:b/>
          <w:bCs/>
          <w:u w:val="single"/>
        </w:rPr>
        <w:t xml:space="preserve"> CHAPA Y PINTURA </w:t>
      </w:r>
      <w:r w:rsidR="007E606E" w:rsidRPr="00592DBE">
        <w:rPr>
          <w:rFonts w:ascii="Arial" w:hAnsi="Arial" w:cs="Arial"/>
          <w:b/>
          <w:bCs/>
          <w:u w:val="single"/>
        </w:rPr>
        <w:t>LUCANTO S.A.</w:t>
      </w:r>
      <w:r w:rsidRPr="00592DBE">
        <w:rPr>
          <w:rFonts w:ascii="Arial" w:hAnsi="Arial" w:cs="Arial"/>
          <w:b/>
          <w:bCs/>
          <w:u w:val="single"/>
        </w:rPr>
        <w:t>":</w:t>
      </w:r>
      <w:r w:rsidRPr="00B94B58">
        <w:rPr>
          <w:rFonts w:ascii="Arial" w:hAnsi="Arial" w:cs="Arial"/>
        </w:rPr>
        <w:t xml:space="preserve"> Conforme lo dispone el art. 394 del CPCC, los informes que se soliciten a las oficinas públicas, escribanos con registro y entidades privadas deberán versar sobre hechos concretos, claramente individualizados, controvertidos en el proceso; y procederán únicamente respecto de actos o hechos que resulten de la documentación, archivo o registros contables del informante. </w:t>
      </w:r>
    </w:p>
    <w:p w14:paraId="72CF0A18"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Ahora bien, toda vez que la parte actora pretende por este medio probatorio que el Taller al que se le atribuye la confección del presupuesto que se adjunta a la demanda informe si efectivamente realizó dicho presupuesto; resulta evidente que la prueba informativa referida no es procedente. </w:t>
      </w:r>
    </w:p>
    <w:p w14:paraId="0BC33D06"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El accionante pretende librar oficio a fin de que se pronuncien sobre la autenticidad de lo documento que acompaña como documental. </w:t>
      </w:r>
    </w:p>
    <w:p w14:paraId="5C08BDDC"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Al efecto cabe señalar que es sabido que a través de la prueba de informes no resulta admisible sustituir o ampliar otro medio de convicción que específicamente corresponda, por la ley o naturaleza de los hechos controvertidos. </w:t>
      </w:r>
    </w:p>
    <w:p w14:paraId="566880FB"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Por ello, como sucede en el caso de marras y en el caso de los oficios pretendidos, desconocida la documental acompañada en la demanda, no puede acudirse a la prueba de informes siendo que el medio específico era lograr la autenticidad a través del cotejo previsto en el art.388 del ordenamiento adjetivo. </w:t>
      </w:r>
    </w:p>
    <w:p w14:paraId="0228F1C8"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Todo ello en virtud de que los documentos privados carecen de valor probatorio por sí mismos, la parte que los presenta corresponde acreditarlos mediante el reconocimiento, es decir que el documento emana de la persona a quien se le atribuye.</w:t>
      </w:r>
    </w:p>
    <w:p w14:paraId="77D03BE7"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lastRenderedPageBreak/>
        <w:t xml:space="preserve">En igual sentido, no resultan procedentes los mismos, ya que se intenta mediante dichos oficios sustituir un medio de prueba, ya que dado el interrogatorio que pretende la contraria estaría sustituyendo un medio de prueba por otro, es decir prueba oficiaría por prueba testimonial. </w:t>
      </w:r>
    </w:p>
    <w:p w14:paraId="0A96FA3F" w14:textId="77777777" w:rsidR="00971E95" w:rsidRDefault="00971E95" w:rsidP="004B2076">
      <w:pPr>
        <w:spacing w:line="360" w:lineRule="auto"/>
        <w:ind w:left="708" w:firstLine="709"/>
        <w:jc w:val="both"/>
        <w:rPr>
          <w:rFonts w:ascii="Arial" w:hAnsi="Arial" w:cs="Arial"/>
        </w:rPr>
      </w:pPr>
      <w:r w:rsidRPr="00B94B58">
        <w:rPr>
          <w:rFonts w:ascii="Arial" w:hAnsi="Arial" w:cs="Arial"/>
        </w:rPr>
        <w:t xml:space="preserve">Atento lo expuesto, la presente medida de prueba peticionada no resulta admisible a tenor por lo normado en los arts. 395 y concordantes del CPCC, razón por la cual se solicita su rechazo con costas. </w:t>
      </w:r>
    </w:p>
    <w:p w14:paraId="4F7F920C" w14:textId="2593E3DC" w:rsidR="00D92A6A" w:rsidRPr="00D92A6A" w:rsidRDefault="00777965" w:rsidP="00D92A6A">
      <w:pPr>
        <w:spacing w:line="360" w:lineRule="auto"/>
        <w:ind w:left="708" w:firstLine="709"/>
        <w:jc w:val="both"/>
        <w:rPr>
          <w:rFonts w:ascii="Arial" w:hAnsi="Arial" w:cs="Arial"/>
        </w:rPr>
      </w:pPr>
      <w:r w:rsidRPr="007E6878">
        <w:rPr>
          <w:rFonts w:ascii="Arial" w:hAnsi="Arial" w:cs="Arial"/>
          <w:b/>
          <w:bCs/>
          <w:u w:val="single"/>
        </w:rPr>
        <w:t>Al “LIBRA COMPAÑÍA ARGENTINA DE SEGUROS S.A.:</w:t>
      </w:r>
      <w:r w:rsidR="00D92A6A">
        <w:rPr>
          <w:rFonts w:ascii="Arial" w:hAnsi="Arial" w:cs="Arial"/>
          <w:u w:val="single"/>
        </w:rPr>
        <w:t xml:space="preserve"> </w:t>
      </w:r>
      <w:r w:rsidR="00D92A6A" w:rsidRPr="00D92A6A">
        <w:rPr>
          <w:rFonts w:ascii="Arial" w:hAnsi="Arial" w:cs="Arial"/>
        </w:rPr>
        <w:t>Vengo por el presente a oponerme a la prueba informativa ofrecida a LIBRA, por resultar improcedente, innecesaria e inconducente, conforme se expone a continuación.</w:t>
      </w:r>
    </w:p>
    <w:p w14:paraId="5EE6B68D" w14:textId="7259E0CF" w:rsidR="00777965" w:rsidRDefault="00D92A6A" w:rsidP="00D92A6A">
      <w:pPr>
        <w:spacing w:line="360" w:lineRule="auto"/>
        <w:ind w:left="708" w:firstLine="709"/>
        <w:jc w:val="both"/>
        <w:rPr>
          <w:rFonts w:ascii="Arial" w:hAnsi="Arial" w:cs="Arial"/>
        </w:rPr>
      </w:pPr>
      <w:r w:rsidRPr="00D92A6A">
        <w:rPr>
          <w:rFonts w:ascii="Arial" w:hAnsi="Arial" w:cs="Arial"/>
        </w:rPr>
        <w:t xml:space="preserve">En efecto, la prueba informativa ofrecida tiene por objeto que se agregue la denuncia de siniestro N° 506616, extremo que ya ha sido cumplido por esta parte, toda vez que dicha denuncia </w:t>
      </w:r>
      <w:r w:rsidR="00AA3751">
        <w:rPr>
          <w:rFonts w:ascii="Arial" w:hAnsi="Arial" w:cs="Arial"/>
        </w:rPr>
        <w:t>se acompaña a la presente</w:t>
      </w:r>
      <w:r w:rsidRPr="00D92A6A">
        <w:rPr>
          <w:rFonts w:ascii="Arial" w:hAnsi="Arial" w:cs="Arial"/>
        </w:rPr>
        <w:t xml:space="preserve"> como prueba documental</w:t>
      </w:r>
      <w:r w:rsidR="00AA3751">
        <w:rPr>
          <w:rFonts w:ascii="Arial" w:hAnsi="Arial" w:cs="Arial"/>
        </w:rPr>
        <w:t>.</w:t>
      </w:r>
    </w:p>
    <w:p w14:paraId="1BE2678C" w14:textId="77777777" w:rsidR="00AA3751" w:rsidRDefault="00AA3751" w:rsidP="00AA3751">
      <w:pPr>
        <w:spacing w:line="360" w:lineRule="auto"/>
        <w:ind w:left="708" w:firstLine="709"/>
        <w:jc w:val="both"/>
        <w:rPr>
          <w:rFonts w:ascii="Arial" w:hAnsi="Arial" w:cs="Arial"/>
        </w:rPr>
      </w:pPr>
      <w:r w:rsidRPr="00AA3751">
        <w:rPr>
          <w:rFonts w:ascii="Arial" w:hAnsi="Arial" w:cs="Arial"/>
        </w:rPr>
        <w:t>Vengo por el presente a oponerme a la prueba informativa ofrecida a LIBRA, por resultar improcedente, innecesaria e inconducente, conforme se expone a continuación.</w:t>
      </w:r>
    </w:p>
    <w:p w14:paraId="5D1466C0" w14:textId="77777777" w:rsidR="005979F6" w:rsidRDefault="005979F6" w:rsidP="004B2076">
      <w:pPr>
        <w:spacing w:line="360" w:lineRule="auto"/>
        <w:ind w:left="708" w:firstLine="709"/>
        <w:jc w:val="both"/>
        <w:rPr>
          <w:rFonts w:ascii="Arial" w:hAnsi="Arial" w:cs="Arial"/>
        </w:rPr>
      </w:pPr>
      <w:r w:rsidRPr="005979F6">
        <w:rPr>
          <w:rFonts w:ascii="Arial" w:hAnsi="Arial" w:cs="Arial"/>
        </w:rPr>
        <w:t xml:space="preserve">En tales condiciones, la producción de la prueba informativa resulta manifiestamente innecesaria, en tanto persigue la reiteración de documentación ya incorporada válidamente a autos, sin aportar elemento alguno conducente para la </w:t>
      </w:r>
      <w:r>
        <w:rPr>
          <w:rFonts w:ascii="Arial" w:hAnsi="Arial" w:cs="Arial"/>
        </w:rPr>
        <w:t>resolución del presente litigio.</w:t>
      </w:r>
    </w:p>
    <w:p w14:paraId="266C1A1B" w14:textId="17E5386B" w:rsidR="00777965" w:rsidRDefault="005979F6" w:rsidP="004B2076">
      <w:pPr>
        <w:spacing w:line="360" w:lineRule="auto"/>
        <w:ind w:left="708" w:firstLine="709"/>
        <w:jc w:val="both"/>
        <w:rPr>
          <w:rFonts w:ascii="Arial" w:hAnsi="Arial" w:cs="Arial"/>
        </w:rPr>
      </w:pPr>
      <w:r w:rsidRPr="005979F6">
        <w:rPr>
          <w:rFonts w:ascii="Arial" w:hAnsi="Arial" w:cs="Arial"/>
        </w:rPr>
        <w:t>Por lo expuesto, corresponde rechazar la prueba informativa ofrecida a LIBRA, sin perjuicio de lo que V.S. estime corresponde</w:t>
      </w:r>
      <w:r w:rsidR="00A96DFE">
        <w:rPr>
          <w:rFonts w:ascii="Arial" w:hAnsi="Arial" w:cs="Arial"/>
        </w:rPr>
        <w:t xml:space="preserve">r. </w:t>
      </w:r>
    </w:p>
    <w:p w14:paraId="20C0666D" w14:textId="77777777" w:rsidR="005979F6" w:rsidRPr="00B94B58" w:rsidRDefault="005979F6" w:rsidP="004B2076">
      <w:pPr>
        <w:spacing w:line="360" w:lineRule="auto"/>
        <w:ind w:left="708" w:firstLine="709"/>
        <w:jc w:val="both"/>
        <w:rPr>
          <w:rFonts w:ascii="Arial" w:hAnsi="Arial" w:cs="Arial"/>
        </w:rPr>
      </w:pPr>
    </w:p>
    <w:p w14:paraId="2E452F5C" w14:textId="670DC4E2" w:rsidR="00592DBE" w:rsidRDefault="00971E95" w:rsidP="00592DBE">
      <w:pPr>
        <w:spacing w:line="360" w:lineRule="auto"/>
        <w:ind w:left="708" w:firstLine="709"/>
        <w:jc w:val="both"/>
        <w:rPr>
          <w:rFonts w:ascii="Arial" w:hAnsi="Arial" w:cs="Arial"/>
        </w:rPr>
      </w:pPr>
      <w:r w:rsidRPr="007C220E">
        <w:rPr>
          <w:rFonts w:ascii="Arial" w:hAnsi="Arial" w:cs="Arial"/>
          <w:b/>
          <w:bCs/>
        </w:rPr>
        <w:t>XII</w:t>
      </w:r>
      <w:r w:rsidR="00E54B94">
        <w:rPr>
          <w:rFonts w:ascii="Arial" w:hAnsi="Arial" w:cs="Arial"/>
          <w:b/>
          <w:bCs/>
        </w:rPr>
        <w:t>I</w:t>
      </w:r>
      <w:r w:rsidRPr="007C220E">
        <w:rPr>
          <w:rFonts w:ascii="Arial" w:hAnsi="Arial" w:cs="Arial"/>
          <w:b/>
          <w:bCs/>
        </w:rPr>
        <w:t>.- FORMULA RESERVA DE DERECHOS.</w:t>
      </w:r>
      <w:r w:rsidRPr="007C220E">
        <w:rPr>
          <w:rFonts w:ascii="Arial" w:hAnsi="Arial" w:cs="Arial"/>
        </w:rPr>
        <w:t xml:space="preserve"> </w:t>
      </w:r>
    </w:p>
    <w:p w14:paraId="0660F911" w14:textId="6C059C2C" w:rsidR="00971E95" w:rsidRDefault="00971E95" w:rsidP="00592DBE">
      <w:pPr>
        <w:spacing w:line="360" w:lineRule="auto"/>
        <w:ind w:left="708" w:firstLine="709"/>
        <w:jc w:val="both"/>
        <w:rPr>
          <w:rFonts w:ascii="Arial" w:hAnsi="Arial" w:cs="Arial"/>
        </w:rPr>
      </w:pPr>
      <w:r w:rsidRPr="00592DBE">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14:paraId="01C87DB6" w14:textId="77777777" w:rsidR="00A96DFE" w:rsidRPr="007C220E" w:rsidRDefault="00A96DFE" w:rsidP="00DA50C5">
      <w:pPr>
        <w:spacing w:line="360" w:lineRule="auto"/>
        <w:ind w:left="1416" w:firstLine="1"/>
        <w:jc w:val="both"/>
        <w:rPr>
          <w:rFonts w:ascii="Arial" w:hAnsi="Arial" w:cs="Arial"/>
        </w:rPr>
      </w:pPr>
    </w:p>
    <w:p w14:paraId="513FBE8B" w14:textId="1FDECE20" w:rsidR="00971E95" w:rsidRDefault="00971E95" w:rsidP="004B2076">
      <w:pPr>
        <w:spacing w:line="360" w:lineRule="auto"/>
        <w:ind w:left="708" w:firstLine="709"/>
        <w:jc w:val="both"/>
        <w:rPr>
          <w:rFonts w:ascii="Arial" w:hAnsi="Arial" w:cs="Arial"/>
          <w:b/>
          <w:bCs/>
        </w:rPr>
      </w:pPr>
      <w:r w:rsidRPr="007C220E">
        <w:rPr>
          <w:rFonts w:ascii="Arial" w:hAnsi="Arial" w:cs="Arial"/>
          <w:b/>
          <w:bCs/>
        </w:rPr>
        <w:lastRenderedPageBreak/>
        <w:t>XI</w:t>
      </w:r>
      <w:r w:rsidR="00E54B94">
        <w:rPr>
          <w:rFonts w:ascii="Arial" w:hAnsi="Arial" w:cs="Arial"/>
          <w:b/>
          <w:bCs/>
        </w:rPr>
        <w:t>V</w:t>
      </w:r>
      <w:r w:rsidRPr="007C220E">
        <w:rPr>
          <w:rFonts w:ascii="Arial" w:hAnsi="Arial" w:cs="Arial"/>
          <w:b/>
          <w:bCs/>
        </w:rPr>
        <w:t xml:space="preserve">.- </w:t>
      </w:r>
      <w:r w:rsidRPr="00280F08">
        <w:rPr>
          <w:rFonts w:ascii="Arial" w:hAnsi="Arial" w:cs="Arial"/>
          <w:b/>
          <w:bCs/>
        </w:rPr>
        <w:t xml:space="preserve">SOLICITA APLICACION DE LEYES 25.561, 24.283, y ARTS 730 Y 1255 CCyCN: </w:t>
      </w:r>
    </w:p>
    <w:p w14:paraId="157DAB46" w14:textId="77777777" w:rsidR="00971E95" w:rsidRPr="006527E7" w:rsidRDefault="00971E95" w:rsidP="004B2076">
      <w:pPr>
        <w:spacing w:line="360" w:lineRule="auto"/>
        <w:ind w:left="708" w:firstLine="709"/>
        <w:jc w:val="both"/>
        <w:rPr>
          <w:rFonts w:ascii="Arial" w:hAnsi="Arial" w:cs="Arial"/>
        </w:rPr>
      </w:pPr>
      <w:r w:rsidRPr="006527E7">
        <w:rPr>
          <w:rFonts w:ascii="Arial" w:hAnsi="Arial" w:cs="Arial"/>
          <w:b/>
          <w:bCs/>
        </w:rPr>
        <w:t>a) Ley 25.561:</w:t>
      </w:r>
      <w:r w:rsidRPr="006527E7">
        <w:rPr>
          <w:rFonts w:ascii="Arial" w:hAnsi="Arial" w:cs="Arial"/>
        </w:rPr>
        <w:t xml:space="preserve"> actualización monetaria: En atención a que el 7 de enero del 2002 fue promulgada la ley 25.561, se solicita a V.S. tenga presente dispuesto en su artículo 7: "El deudor de una obligación de dar una suma determinada de pesos cumple su obligación dando el día de su vencimiento la cantidad nominalmente expresada. En ningún caso se admitirá actualización monetaria, indexación por precios, variación de costoso repotenciación de 20 deudas, cualquiera fuere su causa, haya o no mora... ".- Desde ya y para el hipotético e improbable supuesto de que no se aplicare dicha norma, dejo planteado el caso federal, haciendo expresa reserva de recurrir ante la Excma. Corte Suprema de Justicia de la Nación en virtud del art. 14 de la ley 48 y en base a la doctrina de las sentencias arbitrarias creación del máximo Tribunal.- </w:t>
      </w:r>
    </w:p>
    <w:p w14:paraId="11204891" w14:textId="77777777" w:rsidR="00971E95" w:rsidRPr="006527E7" w:rsidRDefault="00971E95" w:rsidP="004B2076">
      <w:pPr>
        <w:spacing w:line="360" w:lineRule="auto"/>
        <w:ind w:left="708" w:firstLine="709"/>
        <w:jc w:val="both"/>
        <w:rPr>
          <w:rFonts w:ascii="Arial" w:hAnsi="Arial" w:cs="Arial"/>
        </w:rPr>
      </w:pPr>
      <w:r w:rsidRPr="006527E7">
        <w:rPr>
          <w:rFonts w:ascii="Arial" w:hAnsi="Arial" w:cs="Arial"/>
          <w:b/>
          <w:bCs/>
        </w:rPr>
        <w:t>b) Ley 24.283:</w:t>
      </w:r>
      <w:r w:rsidRPr="006527E7">
        <w:rPr>
          <w:rFonts w:ascii="Arial" w:hAnsi="Arial" w:cs="Arial"/>
        </w:rPr>
        <w:t xml:space="preserve"> Con fecha 17 de diciembre de 1993 ha sido promulgada la Ley 24.283 que regula la limitación de la actualización del valor de bienes o prestaciones en general disponiendo en su Art. 10 que: "Cuando deba actualizarse el valor de una cosa o bien o cualquier otra prestación aplicándose índices, estadísticas u otro mecanismo establecido por acuerdos, normas o sentencias, la liquidación judicial o extrajudicial no podrá establecer un valor superior al real y actual de dicha cosa o bien o prestaci6n al momento del pago.” Esta norma se aplica -según lo establecido en el Art. 20 a "todas las situaciones jurídicas no consolidadas". </w:t>
      </w:r>
    </w:p>
    <w:p w14:paraId="1E8C95A1" w14:textId="3AD69B3A" w:rsidR="00971E95" w:rsidRPr="006527E7" w:rsidRDefault="00971E95" w:rsidP="004B2076">
      <w:pPr>
        <w:spacing w:line="360" w:lineRule="auto"/>
        <w:ind w:left="708" w:firstLine="709"/>
        <w:jc w:val="both"/>
        <w:rPr>
          <w:rFonts w:ascii="Arial" w:hAnsi="Arial" w:cs="Arial"/>
        </w:rPr>
      </w:pPr>
      <w:r w:rsidRPr="006527E7">
        <w:rPr>
          <w:rFonts w:ascii="Arial" w:hAnsi="Arial" w:cs="Arial"/>
          <w:b/>
          <w:bCs/>
        </w:rPr>
        <w:t>c) Art. 730 CCyCN:</w:t>
      </w:r>
      <w:r w:rsidRPr="006527E7">
        <w:rPr>
          <w:rFonts w:ascii="Arial" w:hAnsi="Arial" w:cs="Arial"/>
        </w:rPr>
        <w:t xml:space="preserve"> tope costas (25%): Solicita a V.S. sea aplicado el citado artículo al presente caso en el momento de regularse los honorarios de los profesionales intervinientes en este pleito.- A continuación, procedo a transcribir el articulo 730 CCyCN: “Si el incumplimiento de la obligación, cualquiera sea su fuente, derivase del litigio judicial arbitral, la responsabilidad por el pago de las costas, incluidos los honorarios profesionales de todo tipo allí devengados y correspondientes a la primera o única instancia, no excederá del 25% (veinticinco por ciento) del monto de la sentencia, laudo, transacción o instrumento que ponga fin al diferendo. Si las regulaciones de honorarios practicadas, conforme a las leyes arancelarias o usos locales, correspondientes a todas las profesiones y especialidades superan dicho porcentaje, el Juez procederá a prorratear los montos entre los beneficiarios. Para el computo del porcentaje indicado, no se tendrá en cuenta el monto de los honorarios de los </w:t>
      </w:r>
      <w:r w:rsidRPr="006527E7">
        <w:rPr>
          <w:rFonts w:ascii="Arial" w:hAnsi="Arial" w:cs="Arial"/>
        </w:rPr>
        <w:lastRenderedPageBreak/>
        <w:t xml:space="preserve">profesionales que hubieren representado, patrocinado o asistido a la parte condenada en costas".- Ha dicho la Corte Suprema de Justicia de la Nación </w:t>
      </w:r>
      <w:r w:rsidRPr="00C95669">
        <w:rPr>
          <w:rFonts w:ascii="Arial" w:hAnsi="Arial" w:cs="Arial"/>
        </w:rPr>
        <w:t>(CSJN, F. 21 479. XXI - Originario; Septiembre 12 de 1996, "Francisco Costa e Hijos Agropecuaria c/ Buenos Aires Provincia de s/danos y perjuicios") que "...en el caso no resultan aplicables las modificaciones introducidas por la ley 24.432 al artículo 505 del Código</w:t>
      </w:r>
      <w:r w:rsidR="003603CA" w:rsidRPr="00C95669">
        <w:rPr>
          <w:rFonts w:ascii="Arial" w:hAnsi="Arial" w:cs="Arial"/>
        </w:rPr>
        <w:t xml:space="preserve"> </w:t>
      </w:r>
      <w:r w:rsidRPr="00C95669">
        <w:rPr>
          <w:rFonts w:ascii="Arial" w:hAnsi="Arial" w:cs="Arial"/>
        </w:rPr>
        <w:t>Civil (actual 730 CPCCN).</w:t>
      </w:r>
      <w:r w:rsidRPr="006527E7">
        <w:rPr>
          <w:rFonts w:ascii="Arial" w:hAnsi="Arial" w:cs="Arial"/>
        </w:rPr>
        <w:t xml:space="preserve"> Los trabajos realizados para los distintos profesionales intervinientes, fueron</w:t>
      </w:r>
      <w:r w:rsidR="003603CA">
        <w:rPr>
          <w:rFonts w:ascii="Arial" w:hAnsi="Arial" w:cs="Arial"/>
        </w:rPr>
        <w:t xml:space="preserve"> </w:t>
      </w:r>
      <w:r w:rsidRPr="006527E7">
        <w:rPr>
          <w:rFonts w:ascii="Arial" w:hAnsi="Arial" w:cs="Arial"/>
        </w:rPr>
        <w:t>llevados</w:t>
      </w:r>
      <w:r w:rsidR="003603CA">
        <w:rPr>
          <w:rFonts w:ascii="Arial" w:hAnsi="Arial" w:cs="Arial"/>
        </w:rPr>
        <w:t xml:space="preserve"> </w:t>
      </w:r>
      <w:r w:rsidRPr="006527E7">
        <w:rPr>
          <w:rFonts w:ascii="Arial" w:hAnsi="Arial" w:cs="Arial"/>
        </w:rPr>
        <w:t>a cabo Íntegramente con anterioridad a la entrada en vigencia de las nuevas disposiciones legales, para lo que mal pueden ser aplicadas sin afectar derechos amparados por garantías constitucionales... ", agregando que "...En el caso de los Trabajos profesionales el derecho se constituye en la oportunidad que se los realiza, más</w:t>
      </w:r>
      <w:r w:rsidR="003603CA">
        <w:rPr>
          <w:rFonts w:ascii="Arial" w:hAnsi="Arial" w:cs="Arial"/>
        </w:rPr>
        <w:t xml:space="preserve"> </w:t>
      </w:r>
      <w:r w:rsidRPr="006527E7">
        <w:rPr>
          <w:rFonts w:ascii="Arial" w:hAnsi="Arial" w:cs="Arial"/>
        </w:rPr>
        <w:t xml:space="preserve">allá de la época en que se practique la regulación. Es a partir de ahí que nace una situación jurídica concreta e individual en cabeza del sujeto que, como tal se hace inalterable, y no puede ser suprimida a modificada por ley posterior, sin agravio al derecho de propiedad consagrado par el art. 17... “de la Constitución Nacional y "...de resultas de estos principios debe concluirse que en el sub lite no deben aplicarse las nuevas disposiciones legales en relación a los trabajos profesionales realizados con anterioridad a su vigencia... ". En base a esta doctrina se sigue, con buena lógica jurídica e inevitablemente, que para todo trabajo profesional que se ha de cumplir a partir del 19 de enero de 1995, se debe aplicar la ley 24.432, sea prorrateando los honorarios que se regulen a los abogados de la contra parte y peritos actuantes, sea adecuándolos directamente en el momento del acto regulatorio al tope máximo legal, para lo cual también ha de tenerse presente la incidencia del importe de la tasa de justicia, ya que - y aunque parezca reiterativo -, como reglamenta la legislación en cuestión,"...la responsabilidad para el pago de las costas, incluidos los honorarios profesionales de todo tipo allá devengados y correspondientes a la primera a única instancia, no excederá el veinticinco par ciento (25%) del manto de la sentencia ... ".- También ha sido avalada esta doctrina par la SCJBA, quien en octubre de 2002, en los autos </w:t>
      </w:r>
      <w:r w:rsidRPr="00065BAA">
        <w:rPr>
          <w:rFonts w:ascii="Arial" w:hAnsi="Arial" w:cs="Arial"/>
        </w:rPr>
        <w:t>"Zuceoli, Marcela e/ SUM S.A. s./ daños y perjuicios" L. 77.914,</w:t>
      </w:r>
      <w:r w:rsidRPr="006527E7">
        <w:rPr>
          <w:rFonts w:ascii="Arial" w:hAnsi="Arial" w:cs="Arial"/>
        </w:rPr>
        <w:t xml:space="preserve"> decidió revocar el fallo del Tribunal del Trabajo n° 3 de La Plata que había desestimado la aplicación al pleito del artículo 505 del C6digo Civil, texto según ley 24.432. </w:t>
      </w:r>
    </w:p>
    <w:p w14:paraId="125508C0" w14:textId="50BC2F8D" w:rsidR="00971E95" w:rsidRPr="006527E7" w:rsidRDefault="00971E95" w:rsidP="004B2076">
      <w:pPr>
        <w:spacing w:line="360" w:lineRule="auto"/>
        <w:ind w:left="708" w:firstLine="709"/>
        <w:jc w:val="both"/>
        <w:rPr>
          <w:rFonts w:ascii="Arial" w:hAnsi="Arial" w:cs="Arial"/>
        </w:rPr>
      </w:pPr>
      <w:r w:rsidRPr="006527E7">
        <w:rPr>
          <w:rFonts w:ascii="Arial" w:hAnsi="Arial" w:cs="Arial"/>
          <w:b/>
          <w:bCs/>
        </w:rPr>
        <w:t>d) Art. 1255 CcyCN:</w:t>
      </w:r>
      <w:r w:rsidRPr="006527E7">
        <w:rPr>
          <w:rFonts w:ascii="Arial" w:hAnsi="Arial" w:cs="Arial"/>
        </w:rPr>
        <w:t xml:space="preserve"> El artículo citado establece que “Las leyes arancelarias no pueden cercenar la facultad de las partes de determinar el precio de las obras o de los servicios. Cuando dicho precio debe ser establecido </w:t>
      </w:r>
      <w:r w:rsidRPr="006527E7">
        <w:rPr>
          <w:rFonts w:ascii="Arial" w:hAnsi="Arial" w:cs="Arial"/>
        </w:rPr>
        <w:lastRenderedPageBreak/>
        <w:t>judicialmente sobre la base de la aplicación de dichas leyes, su determinación debe adecuarse a la labor cumplida por el prestador. Si la aplicación estricta de los aranceles locales conduce a una evidente e injustificada desproporción entre la retribución resultante y la importancia de la labor cumplida, el juez puede fijar</w:t>
      </w:r>
      <w:r w:rsidR="00C10808">
        <w:rPr>
          <w:rFonts w:ascii="Arial" w:hAnsi="Arial" w:cs="Arial"/>
        </w:rPr>
        <w:t xml:space="preserve"> </w:t>
      </w:r>
      <w:r w:rsidRPr="006527E7">
        <w:rPr>
          <w:rFonts w:ascii="Arial" w:hAnsi="Arial" w:cs="Arial"/>
        </w:rPr>
        <w:t xml:space="preserve">equitativamente la retribución”. Tal norma sigue la línea de lo antes dispuesto por el art.13 de la ley 24.432, entonces sirve recordar lo dicho por la Corte Suprema al respecto, que en diversas oportunidades señaló que en casos en que la fijación de los honorarios “atendiendo exclusivamente a los porcentajes previstos en el arancel arrojaría valores exorbitantes y desproporcionados con la entidad de la labor desarrollada, esta Corte ha resuelto que corresponde practicar las regulaciones conforme con la importancia, mérito, novedad, complejidad, eficacia y demás pautas legales establecidas para ponderar las tareas cumplidas, sin sujeción a los mínimos establecidos en la Ley Arancelaria, de manera de arribar a una solución justa y mesurada, acorde con las circunstancias particulares de cada caso” </w:t>
      </w:r>
      <w:r w:rsidRPr="006C537D">
        <w:rPr>
          <w:rFonts w:ascii="Arial" w:hAnsi="Arial" w:cs="Arial"/>
        </w:rPr>
        <w:t>(CS, "DNRP v. Vidal de Docampo, Clara A. s/ejecución fiscal – inc. de ejecución de honorarios", voto de la mayoría y de los jueces Highton de Nolasco, Maqueda y Zaffaroni, Fallos 329:94 y A. 1887.XLI, "Autolatina Arg.S.A [TF 13288-I] v. Dirección General Impositiva", sent. del22/12/2009; entre otros).</w:t>
      </w:r>
    </w:p>
    <w:p w14:paraId="633D5742" w14:textId="74EF2AF8" w:rsidR="00971E95" w:rsidRPr="007C220E" w:rsidRDefault="00E54B94" w:rsidP="004B2076">
      <w:pPr>
        <w:spacing w:line="360" w:lineRule="auto"/>
        <w:ind w:left="708" w:firstLine="709"/>
        <w:jc w:val="both"/>
        <w:rPr>
          <w:rFonts w:ascii="Arial" w:hAnsi="Arial" w:cs="Arial"/>
          <w:b/>
          <w:bCs/>
        </w:rPr>
      </w:pPr>
      <w:r>
        <w:rPr>
          <w:rFonts w:ascii="Arial" w:hAnsi="Arial" w:cs="Arial"/>
          <w:b/>
          <w:bCs/>
        </w:rPr>
        <w:t>XV</w:t>
      </w:r>
      <w:r w:rsidR="00971E95" w:rsidRPr="007C220E">
        <w:rPr>
          <w:rFonts w:ascii="Arial" w:hAnsi="Arial" w:cs="Arial"/>
          <w:b/>
          <w:bCs/>
        </w:rPr>
        <w:t xml:space="preserve">.- CONTESTA PLANTEO DE INTERESES SOLICITADO POR LA PARTE ACTORA. </w:t>
      </w:r>
    </w:p>
    <w:p w14:paraId="434970F1" w14:textId="5AD96D23"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Cabe tener presente que tal como ha sido sostenido por la Cámara Nacional de Apelaciones, en pleno, en el caso </w:t>
      </w:r>
      <w:r w:rsidRPr="002C0E5C">
        <w:rPr>
          <w:rFonts w:ascii="Arial" w:hAnsi="Arial" w:cs="Arial"/>
        </w:rPr>
        <w:t>“Samudio de Martínez c/ Transportes Doscientos Setenta S.A.”,</w:t>
      </w:r>
      <w:r w:rsidRPr="007C220E">
        <w:rPr>
          <w:rFonts w:ascii="Arial" w:hAnsi="Arial" w:cs="Arial"/>
        </w:rPr>
        <w:t xml:space="preserve"> la tasa activa del Banco Nación debe computarse salvo que su aplicación en el período transcurrido hasta el dictado de la sentencia implique una alteración del significado económico del capital de condena que configura un 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De este modo resulta evidente que en la especie se encuentra configurada la causal de exclusión a la aplicación de la tasa activa dispuesta por el plenario Samudio. En la causa 575.742 </w:t>
      </w:r>
      <w:r w:rsidRPr="00E90C80">
        <w:rPr>
          <w:rFonts w:ascii="Arial" w:hAnsi="Arial" w:cs="Arial"/>
        </w:rPr>
        <w:t xml:space="preserve">“ROMERO LUCIA LILIANA Y OTRO C/ ZACH PABLO MAXIMILIANO Y OTROS S/ DAÑOS Y </w:t>
      </w:r>
      <w:r w:rsidRPr="00E90C80">
        <w:rPr>
          <w:rFonts w:ascii="Arial" w:hAnsi="Arial" w:cs="Arial"/>
        </w:rPr>
        <w:lastRenderedPageBreak/>
        <w:t>PERJUICIOS”</w:t>
      </w:r>
      <w:r w:rsidRPr="007C220E">
        <w:rPr>
          <w:rFonts w:ascii="Arial" w:hAnsi="Arial" w:cs="Arial"/>
        </w:rPr>
        <w:t xml:space="preserve"> En Marzo de 2012, la Sala E, CNAp.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sin lugar a dudas,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reiterada aplicó la Sala, vigente la anterior doctrina plenaria, que había receptado la tasa pasiva. Dicho enriquecimiento, en </w:t>
      </w:r>
      <w:r w:rsidRPr="00E90C80">
        <w:rPr>
          <w:rFonts w:ascii="Arial" w:hAnsi="Arial" w:cs="Arial"/>
        </w:rPr>
        <w:t>mayor medida se configura con la activa, cuya aplicación ahora se recepta (ver fallos de esta Sala en causas 146.971 del 16-6-94, 144.844 del 27-6-94 y 148.184 del 2-8-94, 463.934 del 1-11-06 y 492.251 del 19-11-07, entre muchas otras; Borda, Tratado de Derecho Civil - Obligaciones, 8a.ed., t.I pág.338 n 493; Casiello, Los intereses y la deuda de valor [Doctrinas encontradas y una saludable evolución de la jurisprudencia], en L.L.151-864, en especial, pág.873 cap.V; Durañona y Vedia y Quintana Terán, La depreciación de la moneda y los intereses, en J.A.1970-7-332, en especial, cap.V) esta Sala voto del Dr. Calatayud en c. 522.330 del 21/4/09).</w:t>
      </w:r>
      <w:r w:rsidRPr="007C220E">
        <w:rPr>
          <w:rFonts w:ascii="Arial" w:hAnsi="Arial" w:cs="Arial"/>
        </w:rPr>
        <w:t xml:space="preserve">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w:t>
      </w:r>
      <w:r w:rsidRPr="00F30790">
        <w:rPr>
          <w:rFonts w:ascii="Arial" w:hAnsi="Arial" w:cs="Arial"/>
          <w:i/>
          <w:iCs/>
        </w:rPr>
        <w:t>“Como las sumas indemnizatorias son determinadas a la fecha de este pronunciamiento, postulo modificar la tasa establecida en la sentencia fijándola en el 8% anual desde el accidente hasta el presente y, desde aquí en adelante, a la tasa activa (</w:t>
      </w:r>
      <w:r w:rsidRPr="007C220E">
        <w:rPr>
          <w:rFonts w:ascii="Arial" w:hAnsi="Arial" w:cs="Arial"/>
        </w:rPr>
        <w:t xml:space="preserve">conf. doctrina plenaria “Samudio de Martínez, Ladislaa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w:t>
      </w:r>
      <w:r w:rsidRPr="00F71003">
        <w:rPr>
          <w:rFonts w:ascii="Arial" w:hAnsi="Arial" w:cs="Arial"/>
          <w:i/>
          <w:iCs/>
        </w:rPr>
        <w:t>“Gauna, Gastón Da</w:t>
      </w:r>
      <w:r w:rsidR="00CA2A58">
        <w:rPr>
          <w:rFonts w:ascii="Arial" w:hAnsi="Arial" w:cs="Arial"/>
          <w:i/>
          <w:iCs/>
        </w:rPr>
        <w:t>n</w:t>
      </w:r>
      <w:r w:rsidRPr="00F71003">
        <w:rPr>
          <w:rFonts w:ascii="Arial" w:hAnsi="Arial" w:cs="Arial"/>
          <w:i/>
          <w:iCs/>
        </w:rPr>
        <w:t>iel y otro c/</w:t>
      </w:r>
      <w:r w:rsidR="00CA2A58">
        <w:rPr>
          <w:rFonts w:ascii="Arial" w:hAnsi="Arial" w:cs="Arial"/>
          <w:i/>
          <w:iCs/>
        </w:rPr>
        <w:t xml:space="preserve"> </w:t>
      </w:r>
      <w:r w:rsidRPr="00F71003">
        <w:rPr>
          <w:rFonts w:ascii="Arial" w:hAnsi="Arial" w:cs="Arial"/>
          <w:i/>
          <w:iCs/>
        </w:rPr>
        <w:t>Balugano, Gustavo Pablo y otros s/daños y perjuicios”</w:t>
      </w:r>
      <w:r w:rsidRPr="007C220E">
        <w:rPr>
          <w:rFonts w:ascii="Arial" w:hAnsi="Arial" w:cs="Arial"/>
        </w:rPr>
        <w:t xml:space="preserve">, expediente n° 33030/2015, del 10/08/2018, </w:t>
      </w:r>
      <w:r w:rsidRPr="007C220E">
        <w:rPr>
          <w:rFonts w:ascii="Arial" w:hAnsi="Arial" w:cs="Arial"/>
        </w:rPr>
        <w:lastRenderedPageBreak/>
        <w:t xml:space="preserve">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C.N.Civ., esta sala CIV/96792/2009/CA1, del 22/12/14). No obstante ello, en atención a que el límite del recurso traído a consideración de esta alzada impide colocar al apelante en peor situación (principio non reformatio in peius , arts. 271 y 277 del Código Procesal), no cabe más que confirmar el 8% fijado por el a quo hasta el 01/08/15 y desde allí en adelante y hasta la sentencia de primera instancia se liquidarán a la tasa pasiva solicitada por el seguro. Luego, correrán a la tasa activa, lo que así </w:t>
      </w:r>
      <w:r w:rsidRPr="00C73252">
        <w:rPr>
          <w:rFonts w:ascii="Arial" w:hAnsi="Arial" w:cs="Arial"/>
        </w:rPr>
        <w:t>postulo (conf. CNCiv., esta Sala CIV/11380/2010/CA1 del 18/8/2015, CIV/64233/2008/CA1 del 21/9/15, Civ.88.413/2010 del 2/11/15 y Civ 28.522/2009/CA1 del 30/12/15, CIV/23612/2010/CA1 del 15/5/18, entre otros)”. R. M. A. c/ P. J. C. Y OTROS s/DAÑOS Y PERJUICIOS (expte 35975/2013), del</w:t>
      </w:r>
      <w:r w:rsidRPr="007C220E">
        <w:rPr>
          <w:rFonts w:ascii="Arial" w:hAnsi="Arial" w:cs="Arial"/>
        </w:rPr>
        <w:t xml:space="preserve"> 23/5/2018 Sala G, Cámara Nacional de Apelaciones en lo Civil.-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indexatorios, de ajuste o reajuste según índices o de coeficientes de actualización de montos históricos. En el matiz diferencial entre ambas modalidades tuvo en cuenta que en la última se esta ante una operación matemática, mientras que la primera en principio no consiste estrictamente en eso, sino en el justiprecio de un valor según la realidad económica existente al momento en que se pronuncia el fallo </w:t>
      </w:r>
      <w:r w:rsidRPr="00C73252">
        <w:rPr>
          <w:rFonts w:ascii="Arial" w:hAnsi="Arial" w:cs="Arial"/>
        </w:rPr>
        <w:t>(cusas 58663 “Diaz”, sent , del 13/11/1996</w:t>
      </w:r>
      <w:r w:rsidRPr="007C220E">
        <w:rPr>
          <w:rFonts w:ascii="Arial" w:hAnsi="Arial" w:cs="Arial"/>
        </w:rPr>
        <w:t xml:space="preserve">).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w:t>
      </w:r>
      <w:r w:rsidRPr="007C220E">
        <w:rPr>
          <w:rFonts w:ascii="Arial" w:hAnsi="Arial" w:cs="Arial"/>
        </w:rPr>
        <w:lastRenderedPageBreak/>
        <w:t>debe emplearse el denominado interés puro a fin de evitar distorsiones en el cálculo y determinación del crédito, como las que han motivado los agravios del recurrente. (CSJBA, causa 123:536 “Vera Juan Carlos c/ Provincia de Buenos Aires”, 18/04/2018).</w:t>
      </w:r>
    </w:p>
    <w:p w14:paraId="737EB1F4" w14:textId="257CFB30" w:rsidR="00971E95" w:rsidRDefault="00971E95" w:rsidP="004B2076">
      <w:pPr>
        <w:spacing w:line="360" w:lineRule="auto"/>
        <w:ind w:left="708" w:firstLine="709"/>
        <w:jc w:val="both"/>
        <w:rPr>
          <w:rFonts w:ascii="Arial" w:hAnsi="Arial" w:cs="Arial"/>
          <w:b/>
          <w:bCs/>
        </w:rPr>
      </w:pPr>
      <w:r w:rsidRPr="007C220E">
        <w:rPr>
          <w:rFonts w:ascii="Arial" w:hAnsi="Arial" w:cs="Arial"/>
          <w:b/>
          <w:bCs/>
        </w:rPr>
        <w:t>X</w:t>
      </w:r>
      <w:r w:rsidR="00E54B94">
        <w:rPr>
          <w:rFonts w:ascii="Arial" w:hAnsi="Arial" w:cs="Arial"/>
          <w:b/>
          <w:bCs/>
        </w:rPr>
        <w:t>VI</w:t>
      </w:r>
      <w:r w:rsidRPr="007C220E">
        <w:rPr>
          <w:rFonts w:ascii="Arial" w:hAnsi="Arial" w:cs="Arial"/>
          <w:b/>
          <w:bCs/>
        </w:rPr>
        <w:t xml:space="preserve">.- </w:t>
      </w:r>
      <w:r w:rsidR="00311340">
        <w:rPr>
          <w:rFonts w:ascii="Arial" w:hAnsi="Arial" w:cs="Arial"/>
          <w:b/>
          <w:bCs/>
        </w:rPr>
        <w:t xml:space="preserve">OPOSICIÓN </w:t>
      </w:r>
      <w:r w:rsidR="0060022A">
        <w:rPr>
          <w:rFonts w:ascii="Arial" w:hAnsi="Arial" w:cs="Arial"/>
          <w:b/>
          <w:bCs/>
        </w:rPr>
        <w:t>A LA MULTA DEL ART 45 CPCCN.</w:t>
      </w:r>
    </w:p>
    <w:p w14:paraId="12C85492" w14:textId="68748490" w:rsidR="007D752D" w:rsidRDefault="00E83D7B" w:rsidP="004B2076">
      <w:pPr>
        <w:spacing w:line="360" w:lineRule="auto"/>
        <w:ind w:left="708" w:firstLine="709"/>
        <w:jc w:val="both"/>
        <w:rPr>
          <w:rFonts w:ascii="Arial" w:hAnsi="Arial" w:cs="Arial"/>
        </w:rPr>
      </w:pPr>
      <w:r>
        <w:rPr>
          <w:rFonts w:ascii="Arial" w:hAnsi="Arial" w:cs="Arial"/>
        </w:rPr>
        <w:t xml:space="preserve">Me </w:t>
      </w:r>
      <w:r w:rsidR="007D752D" w:rsidRPr="00E83D7B">
        <w:rPr>
          <w:rFonts w:ascii="Arial" w:hAnsi="Arial" w:cs="Arial"/>
        </w:rPr>
        <w:t>opon</w:t>
      </w:r>
      <w:r>
        <w:rPr>
          <w:rFonts w:ascii="Arial" w:hAnsi="Arial" w:cs="Arial"/>
        </w:rPr>
        <w:t xml:space="preserve">go </w:t>
      </w:r>
      <w:r w:rsidR="007D752D" w:rsidRPr="00E83D7B">
        <w:rPr>
          <w:rFonts w:ascii="Arial" w:hAnsi="Arial" w:cs="Arial"/>
        </w:rPr>
        <w:t>a la solicitud de sanción pecuniaria formulada por la contraria, por resultar a todas luces improcedente y carente de sustento fáctico</w:t>
      </w:r>
      <w:r w:rsidR="006A5672">
        <w:rPr>
          <w:rFonts w:ascii="Arial" w:hAnsi="Arial" w:cs="Arial"/>
        </w:rPr>
        <w:t xml:space="preserve"> m</w:t>
      </w:r>
      <w:r w:rsidR="006A5672" w:rsidRPr="006A5672">
        <w:rPr>
          <w:rFonts w:ascii="Arial" w:hAnsi="Arial" w:cs="Arial"/>
        </w:rPr>
        <w:t>i mandante</w:t>
      </w:r>
      <w:r w:rsidR="00DC1CB8">
        <w:rPr>
          <w:rFonts w:ascii="Arial" w:hAnsi="Arial" w:cs="Arial"/>
        </w:rPr>
        <w:t xml:space="preserve"> </w:t>
      </w:r>
      <w:r w:rsidR="006A5672" w:rsidRPr="006A5672">
        <w:rPr>
          <w:rFonts w:ascii="Arial" w:hAnsi="Arial" w:cs="Arial"/>
        </w:rPr>
        <w:t>se limita a ejercer su derecho constitucional de defensa en juicio (Art. 18 CN), formulando una negativa de hechos y de la documental unilateral que nace de la real controversia sobre la mecánica del evento</w:t>
      </w:r>
      <w:r w:rsidR="00EC723A">
        <w:rPr>
          <w:rFonts w:ascii="Arial" w:hAnsi="Arial" w:cs="Arial"/>
        </w:rPr>
        <w:t>.</w:t>
      </w:r>
    </w:p>
    <w:p w14:paraId="6E232B70" w14:textId="77777777" w:rsidR="00C51066" w:rsidRDefault="00EC723A" w:rsidP="004B2076">
      <w:pPr>
        <w:spacing w:line="360" w:lineRule="auto"/>
        <w:ind w:left="708" w:firstLine="709"/>
        <w:jc w:val="both"/>
        <w:rPr>
          <w:rFonts w:ascii="Arial" w:hAnsi="Arial" w:cs="Arial"/>
        </w:rPr>
      </w:pPr>
      <w:r w:rsidRPr="00EC723A">
        <w:rPr>
          <w:rFonts w:ascii="Arial" w:hAnsi="Arial" w:cs="Arial"/>
        </w:rPr>
        <w:t>Asimismo, el desconocimiento de rubros que se consideran excesivos y desproporcionados</w:t>
      </w:r>
      <w:r w:rsidR="003F7865">
        <w:rPr>
          <w:rFonts w:ascii="Arial" w:hAnsi="Arial" w:cs="Arial"/>
        </w:rPr>
        <w:t xml:space="preserve"> </w:t>
      </w:r>
      <w:r w:rsidR="003F7865" w:rsidRPr="003F7865">
        <w:rPr>
          <w:rFonts w:ascii="Arial" w:hAnsi="Arial" w:cs="Arial"/>
        </w:rPr>
        <w:t xml:space="preserve">constituye una carga procesal y una obligación de prudencia de la aseguradora para velar por la razonabilidad de las indemnizaciones, no pudiendo calificarse como una maniobra dilatoria o maliciosa en los términos del Art. 45 del CPCCN. </w:t>
      </w:r>
    </w:p>
    <w:p w14:paraId="1D13C794" w14:textId="4C442A9A" w:rsidR="00EC723A" w:rsidRPr="00E83D7B" w:rsidRDefault="003F7865" w:rsidP="004B2076">
      <w:pPr>
        <w:spacing w:line="360" w:lineRule="auto"/>
        <w:ind w:left="708" w:firstLine="709"/>
        <w:jc w:val="both"/>
        <w:rPr>
          <w:rFonts w:ascii="Arial" w:hAnsi="Arial" w:cs="Arial"/>
        </w:rPr>
      </w:pPr>
      <w:r w:rsidRPr="003F7865">
        <w:rPr>
          <w:rFonts w:ascii="Arial" w:hAnsi="Arial" w:cs="Arial"/>
        </w:rPr>
        <w:t>En consecuencia, ante la inexistencia de dolo o culpabilidad manifiesta y la presencia de una disputa técnica legítima sobre el nexo de causalidad, la solicitud de multa debe ser rechazada in limine.</w:t>
      </w:r>
    </w:p>
    <w:p w14:paraId="7CD01AF8" w14:textId="77777777" w:rsidR="0060022A" w:rsidRDefault="0060022A" w:rsidP="004B2076">
      <w:pPr>
        <w:spacing w:line="360" w:lineRule="auto"/>
        <w:ind w:left="708" w:firstLine="709"/>
        <w:jc w:val="both"/>
        <w:rPr>
          <w:rFonts w:ascii="Arial" w:hAnsi="Arial" w:cs="Arial"/>
          <w:b/>
          <w:bCs/>
        </w:rPr>
      </w:pPr>
    </w:p>
    <w:p w14:paraId="5BC3493E" w14:textId="609D5390" w:rsidR="00E11933" w:rsidRPr="007C220E" w:rsidRDefault="00311340" w:rsidP="004B2076">
      <w:pPr>
        <w:spacing w:line="360" w:lineRule="auto"/>
        <w:ind w:left="708" w:firstLine="709"/>
        <w:jc w:val="both"/>
        <w:rPr>
          <w:rFonts w:ascii="Arial" w:hAnsi="Arial" w:cs="Arial"/>
          <w:b/>
          <w:bCs/>
        </w:rPr>
      </w:pPr>
      <w:r>
        <w:rPr>
          <w:rFonts w:ascii="Arial" w:hAnsi="Arial" w:cs="Arial"/>
          <w:b/>
          <w:bCs/>
        </w:rPr>
        <w:t>X</w:t>
      </w:r>
      <w:r w:rsidR="00E54B94">
        <w:rPr>
          <w:rFonts w:ascii="Arial" w:hAnsi="Arial" w:cs="Arial"/>
          <w:b/>
          <w:bCs/>
        </w:rPr>
        <w:t>VI</w:t>
      </w:r>
      <w:r>
        <w:rPr>
          <w:rFonts w:ascii="Arial" w:hAnsi="Arial" w:cs="Arial"/>
          <w:b/>
          <w:bCs/>
        </w:rPr>
        <w:t>I.- RESERVA DEL CASO FEDERAL</w:t>
      </w:r>
    </w:p>
    <w:p w14:paraId="5E7DC6C3"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1A3F210D" w14:textId="054501D9"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X</w:t>
      </w:r>
      <w:r w:rsidR="00E54B94">
        <w:rPr>
          <w:rFonts w:ascii="Arial" w:hAnsi="Arial" w:cs="Arial"/>
          <w:b/>
          <w:bCs/>
        </w:rPr>
        <w:t>V</w:t>
      </w:r>
      <w:r w:rsidRPr="007C220E">
        <w:rPr>
          <w:rFonts w:ascii="Arial" w:hAnsi="Arial" w:cs="Arial"/>
          <w:b/>
          <w:bCs/>
        </w:rPr>
        <w:t>I</w:t>
      </w:r>
      <w:r w:rsidR="00E54B94">
        <w:rPr>
          <w:rFonts w:ascii="Arial" w:hAnsi="Arial" w:cs="Arial"/>
          <w:b/>
          <w:bCs/>
        </w:rPr>
        <w:t>I</w:t>
      </w:r>
      <w:r w:rsidR="008F0AB2">
        <w:rPr>
          <w:rFonts w:ascii="Arial" w:hAnsi="Arial" w:cs="Arial"/>
          <w:b/>
          <w:bCs/>
        </w:rPr>
        <w:t>I</w:t>
      </w:r>
      <w:r w:rsidRPr="007C220E">
        <w:rPr>
          <w:rFonts w:ascii="Arial" w:hAnsi="Arial" w:cs="Arial"/>
          <w:b/>
          <w:bCs/>
        </w:rPr>
        <w:t>.- AUTORIZA.</w:t>
      </w:r>
    </w:p>
    <w:p w14:paraId="02E3AD05" w14:textId="66E35E4B"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Solicito se autorice a Mariana Alejandra Diaz, Hernan Enrique Fernández, Hernan Báez, Julieta Anahí Rodriguez,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w:t>
      </w:r>
      <w:r w:rsidRPr="007C220E">
        <w:rPr>
          <w:rFonts w:ascii="Arial" w:hAnsi="Arial" w:cs="Arial"/>
        </w:rPr>
        <w:lastRenderedPageBreak/>
        <w:t>del juicio (R.N.J. Art. 63, inc. A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73713C41" w14:textId="54A3933A" w:rsidR="00971E95" w:rsidRPr="007C220E" w:rsidRDefault="00E54B94" w:rsidP="004B2076">
      <w:pPr>
        <w:spacing w:line="360" w:lineRule="auto"/>
        <w:ind w:left="708" w:firstLine="709"/>
        <w:jc w:val="both"/>
        <w:rPr>
          <w:rFonts w:ascii="Arial" w:hAnsi="Arial" w:cs="Arial"/>
          <w:b/>
          <w:bCs/>
        </w:rPr>
      </w:pPr>
      <w:r>
        <w:rPr>
          <w:rFonts w:ascii="Arial" w:hAnsi="Arial" w:cs="Arial"/>
          <w:b/>
          <w:bCs/>
        </w:rPr>
        <w:t>XIX</w:t>
      </w:r>
      <w:r w:rsidR="00971E95" w:rsidRPr="007C220E">
        <w:rPr>
          <w:rFonts w:ascii="Arial" w:hAnsi="Arial" w:cs="Arial"/>
          <w:b/>
          <w:bCs/>
        </w:rPr>
        <w:t>.- PETITORIO.</w:t>
      </w:r>
    </w:p>
    <w:p w14:paraId="5A218698"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Atento lo expuesto, solicito a V.S.: </w:t>
      </w:r>
    </w:p>
    <w:p w14:paraId="5335653C" w14:textId="77777777" w:rsidR="00971E95" w:rsidRDefault="00971E95" w:rsidP="004B2076">
      <w:pPr>
        <w:spacing w:line="360" w:lineRule="auto"/>
        <w:ind w:left="708" w:firstLine="709"/>
        <w:jc w:val="both"/>
        <w:rPr>
          <w:rFonts w:ascii="Arial" w:hAnsi="Arial" w:cs="Arial"/>
        </w:rPr>
      </w:pPr>
      <w:r w:rsidRPr="00AD780B">
        <w:rPr>
          <w:rFonts w:ascii="Arial" w:hAnsi="Arial" w:cs="Arial"/>
        </w:rPr>
        <w:t xml:space="preserve">1.- Me tenga por presentado, parte en el carácter invocado, y por constituido el domicilio legal. </w:t>
      </w:r>
    </w:p>
    <w:p w14:paraId="42799DD7" w14:textId="77777777" w:rsidR="00971E95" w:rsidRDefault="00971E95" w:rsidP="004B2076">
      <w:pPr>
        <w:spacing w:line="360" w:lineRule="auto"/>
        <w:ind w:left="708" w:firstLine="709"/>
        <w:jc w:val="both"/>
        <w:rPr>
          <w:rFonts w:ascii="Arial" w:hAnsi="Arial" w:cs="Arial"/>
        </w:rPr>
      </w:pPr>
      <w:r w:rsidRPr="00AD780B">
        <w:rPr>
          <w:rFonts w:ascii="Arial" w:hAnsi="Arial" w:cs="Arial"/>
        </w:rPr>
        <w:t xml:space="preserve">2.- Por contestada la citación en garantía en legal tiempo y forma. </w:t>
      </w:r>
    </w:p>
    <w:p w14:paraId="4EA92249" w14:textId="77777777" w:rsidR="00971E95" w:rsidRDefault="00971E95" w:rsidP="004B2076">
      <w:pPr>
        <w:spacing w:line="360" w:lineRule="auto"/>
        <w:ind w:left="708" w:firstLine="709"/>
        <w:jc w:val="both"/>
        <w:rPr>
          <w:rFonts w:ascii="Arial" w:hAnsi="Arial" w:cs="Arial"/>
        </w:rPr>
      </w:pPr>
      <w:r w:rsidRPr="00AD780B">
        <w:rPr>
          <w:rFonts w:ascii="Arial" w:hAnsi="Arial" w:cs="Arial"/>
        </w:rPr>
        <w:t xml:space="preserve">3.- Por ofrecida la prueba. </w:t>
      </w:r>
    </w:p>
    <w:p w14:paraId="6C3F0533" w14:textId="77777777" w:rsidR="00FE2B8F" w:rsidRDefault="00971E95" w:rsidP="004B2076">
      <w:pPr>
        <w:spacing w:line="360" w:lineRule="auto"/>
        <w:ind w:left="708" w:firstLine="709"/>
        <w:jc w:val="both"/>
        <w:rPr>
          <w:rFonts w:ascii="Arial" w:hAnsi="Arial" w:cs="Arial"/>
        </w:rPr>
      </w:pPr>
      <w:r w:rsidRPr="00AD780B">
        <w:rPr>
          <w:rFonts w:ascii="Arial" w:hAnsi="Arial" w:cs="Arial"/>
        </w:rPr>
        <w:t xml:space="preserve">4.- Por introducida la cuestión federal. </w:t>
      </w:r>
    </w:p>
    <w:p w14:paraId="3FA84A11" w14:textId="77777777" w:rsidR="00FE2B8F" w:rsidRDefault="00971E95" w:rsidP="004B2076">
      <w:pPr>
        <w:spacing w:line="360" w:lineRule="auto"/>
        <w:ind w:left="708" w:firstLine="709"/>
        <w:jc w:val="both"/>
        <w:rPr>
          <w:rFonts w:ascii="Arial" w:hAnsi="Arial" w:cs="Arial"/>
        </w:rPr>
      </w:pPr>
      <w:r w:rsidRPr="00AD780B">
        <w:rPr>
          <w:rFonts w:ascii="Arial" w:hAnsi="Arial" w:cs="Arial"/>
        </w:rPr>
        <w:t xml:space="preserve">5.- Oportunamente se rechace la demanda con costas. </w:t>
      </w:r>
    </w:p>
    <w:p w14:paraId="49953AE9" w14:textId="259F54E2" w:rsidR="00971E95" w:rsidRDefault="00971E95" w:rsidP="004B2076">
      <w:pPr>
        <w:spacing w:line="360" w:lineRule="auto"/>
        <w:ind w:left="708" w:firstLine="709"/>
        <w:jc w:val="both"/>
        <w:rPr>
          <w:rFonts w:ascii="Arial" w:hAnsi="Arial" w:cs="Arial"/>
        </w:rPr>
      </w:pPr>
      <w:r w:rsidRPr="00AD780B">
        <w:rPr>
          <w:rFonts w:ascii="Arial" w:hAnsi="Arial" w:cs="Arial"/>
        </w:rPr>
        <w:t>6.- Se tengan presentes las autorizaciones conferidas.</w:t>
      </w:r>
    </w:p>
    <w:p w14:paraId="3BD5FEC2" w14:textId="77777777" w:rsidR="00FE2B8F" w:rsidRPr="007C220E" w:rsidRDefault="00FE2B8F" w:rsidP="004B2076">
      <w:pPr>
        <w:spacing w:line="360" w:lineRule="auto"/>
        <w:ind w:left="708" w:firstLine="709"/>
        <w:jc w:val="both"/>
        <w:rPr>
          <w:rFonts w:ascii="Arial" w:hAnsi="Arial" w:cs="Arial"/>
        </w:rPr>
      </w:pPr>
    </w:p>
    <w:p w14:paraId="7D01E82A" w14:textId="77777777" w:rsidR="00971E95" w:rsidRPr="007C220E" w:rsidRDefault="00971E95" w:rsidP="004B2076">
      <w:pPr>
        <w:spacing w:line="360" w:lineRule="auto"/>
        <w:ind w:left="708" w:firstLine="709"/>
        <w:jc w:val="center"/>
        <w:rPr>
          <w:rFonts w:ascii="Arial" w:hAnsi="Arial" w:cs="Arial"/>
        </w:rPr>
      </w:pPr>
      <w:r w:rsidRPr="007C220E">
        <w:rPr>
          <w:rFonts w:ascii="Arial" w:hAnsi="Arial" w:cs="Arial"/>
        </w:rPr>
        <w:t>Proveer de conformidad,</w:t>
      </w:r>
    </w:p>
    <w:p w14:paraId="4A33BB9A" w14:textId="75664B15" w:rsidR="00A95A69" w:rsidRPr="00E90C80" w:rsidRDefault="00971E95" w:rsidP="00E90C80">
      <w:pPr>
        <w:spacing w:line="360" w:lineRule="auto"/>
        <w:ind w:left="708" w:firstLine="709"/>
        <w:jc w:val="center"/>
        <w:rPr>
          <w:rFonts w:ascii="Arial" w:hAnsi="Arial" w:cs="Arial"/>
          <w:b/>
          <w:bCs/>
          <w:i/>
          <w:iCs/>
        </w:rPr>
      </w:pPr>
      <w:r w:rsidRPr="007C220E">
        <w:rPr>
          <w:rFonts w:ascii="Arial" w:hAnsi="Arial" w:cs="Arial"/>
          <w:b/>
          <w:bCs/>
          <w:i/>
          <w:iCs/>
        </w:rPr>
        <w:t>SERÁ JUSTICIA. -</w:t>
      </w:r>
    </w:p>
    <w:sectPr w:rsidR="00A95A69" w:rsidRPr="00E90C8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ana Diaz" w:date="2026-02-10T14:18:00Z" w:initials="MD">
    <w:p w14:paraId="0F8A0468" w14:textId="77777777" w:rsidR="006339AE" w:rsidRDefault="006339AE" w:rsidP="006339AE">
      <w:pPr>
        <w:pStyle w:val="Textocomentario"/>
      </w:pPr>
      <w:r>
        <w:rPr>
          <w:rStyle w:val="Refdecomentario"/>
        </w:rPr>
        <w:annotationRef/>
      </w:r>
      <w:r>
        <w:t>Pone tu correo amigo</w:t>
      </w:r>
    </w:p>
  </w:comment>
  <w:comment w:id="0" w:author="Camila Persichini" w:date="2026-01-23T17:53:00Z" w:initials="CP">
    <w:p w14:paraId="3F7233E7" w14:textId="77777777" w:rsidR="008F2B73" w:rsidRDefault="008F2B73" w:rsidP="008F2B73">
      <w:pPr>
        <w:pStyle w:val="Textocomentario"/>
      </w:pPr>
      <w:r>
        <w:rPr>
          <w:rStyle w:val="Refdecomentario"/>
        </w:rPr>
        <w:annotationRef/>
      </w:r>
      <w:r>
        <w:t>Alienar con el resto de la contestacion</w:t>
      </w:r>
    </w:p>
  </w:comment>
  <w:comment w:id="2" w:author="Camila Persichini" w:date="2026-01-23T17:37:00Z" w:initials="CP">
    <w:p w14:paraId="171EC838" w14:textId="77777777" w:rsidR="0098174F" w:rsidRDefault="0098174F" w:rsidP="0098174F">
      <w:pPr>
        <w:pStyle w:val="Textocomentario"/>
      </w:pPr>
      <w:r>
        <w:rPr>
          <w:rStyle w:val="Refdecomentario"/>
        </w:rPr>
        <w:annotationRef/>
      </w:r>
      <w:r>
        <w:t>Esta chequeado de Picaso esto?</w:t>
      </w:r>
    </w:p>
  </w:comment>
  <w:comment w:id="3" w:author="Hernan Fernandez" w:date="2026-01-26T09:50:00Z" w:initials="HF">
    <w:p w14:paraId="031F4C0C" w14:textId="77777777" w:rsidR="00DC7B79" w:rsidRDefault="00DC7B79" w:rsidP="00DC7B79">
      <w:pPr>
        <w:pStyle w:val="Textocomentario"/>
      </w:pPr>
      <w:r>
        <w:rPr>
          <w:rStyle w:val="Refdecomentario"/>
        </w:rPr>
        <w:annotationRef/>
      </w:r>
      <w:r>
        <w:t xml:space="preserve">Si, lo lei yo directamente reina </w:t>
      </w:r>
    </w:p>
  </w:comment>
  <w:comment w:id="4" w:author="Camila Persichini" w:date="2026-01-23T17:37:00Z" w:initials="CP">
    <w:p w14:paraId="0B697272" w14:textId="62C397A0" w:rsidR="00B57EB0" w:rsidRDefault="00B57EB0" w:rsidP="00B57EB0">
      <w:pPr>
        <w:pStyle w:val="Textocomentario"/>
      </w:pPr>
      <w:r>
        <w:rPr>
          <w:rStyle w:val="Refdecomentario"/>
        </w:rPr>
        <w:annotationRef/>
      </w:r>
      <w:r>
        <w:t>Esta chequeado?</w:t>
      </w:r>
    </w:p>
  </w:comment>
  <w:comment w:id="5" w:author="Hernan Fernandez" w:date="2026-01-26T09:50:00Z" w:initials="HF">
    <w:p w14:paraId="6BBF0C20" w14:textId="77777777" w:rsidR="00986DFF" w:rsidRDefault="00986DFF" w:rsidP="00986DFF">
      <w:pPr>
        <w:pStyle w:val="Textocomentario"/>
      </w:pPr>
      <w:r>
        <w:rPr>
          <w:rStyle w:val="Refdecomentario"/>
        </w:rPr>
        <w:annotationRef/>
      </w:r>
      <w:r>
        <w:t xml:space="preserve">Yes, leido por mi mismo reini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A0468" w15:done="1"/>
  <w15:commentEx w15:paraId="3F7233E7" w15:done="1"/>
  <w15:commentEx w15:paraId="171EC838" w15:done="1"/>
  <w15:commentEx w15:paraId="031F4C0C" w15:paraIdParent="171EC838" w15:done="1"/>
  <w15:commentEx w15:paraId="0B697272" w15:done="1"/>
  <w15:commentEx w15:paraId="6BBF0C20" w15:paraIdParent="0B69727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B7EA92" w16cex:dateUtc="2026-02-10T17:18:00Z"/>
  <w16cex:commentExtensible w16cex:durableId="1E1B20AD" w16cex:dateUtc="2026-01-23T20:53:00Z"/>
  <w16cex:commentExtensible w16cex:durableId="389B5D3C" w16cex:dateUtc="2026-01-23T20:37:00Z"/>
  <w16cex:commentExtensible w16cex:durableId="5ECB166C" w16cex:dateUtc="2026-01-26T12:50:00Z"/>
  <w16cex:commentExtensible w16cex:durableId="4FF98D3D" w16cex:dateUtc="2026-01-23T20:37:00Z"/>
  <w16cex:commentExtensible w16cex:durableId="6B409E7A" w16cex:dateUtc="2026-01-26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A0468" w16cid:durableId="49B7EA92"/>
  <w16cid:commentId w16cid:paraId="3F7233E7" w16cid:durableId="1E1B20AD"/>
  <w16cid:commentId w16cid:paraId="171EC838" w16cid:durableId="389B5D3C"/>
  <w16cid:commentId w16cid:paraId="031F4C0C" w16cid:durableId="5ECB166C"/>
  <w16cid:commentId w16cid:paraId="0B697272" w16cid:durableId="4FF98D3D"/>
  <w16cid:commentId w16cid:paraId="6BBF0C20" w16cid:durableId="6B409E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556"/>
    <w:multiLevelType w:val="hybridMultilevel"/>
    <w:tmpl w:val="845C4DF6"/>
    <w:lvl w:ilvl="0" w:tplc="F42C0106">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0439317A"/>
    <w:multiLevelType w:val="hybridMultilevel"/>
    <w:tmpl w:val="485418BA"/>
    <w:lvl w:ilvl="0" w:tplc="1A463720">
      <w:start w:val="1"/>
      <w:numFmt w:val="lowerLetter"/>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 w15:restartNumberingAfterBreak="0">
    <w:nsid w:val="33C7208C"/>
    <w:multiLevelType w:val="hybridMultilevel"/>
    <w:tmpl w:val="28A80ACA"/>
    <w:lvl w:ilvl="0" w:tplc="F882485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num w:numId="1" w16cid:durableId="1005522810">
    <w:abstractNumId w:val="2"/>
  </w:num>
  <w:num w:numId="2" w16cid:durableId="748308798">
    <w:abstractNumId w:val="1"/>
  </w:num>
  <w:num w:numId="3" w16cid:durableId="9812747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a Diaz">
    <w15:presenceInfo w15:providerId="AD" w15:userId="S::mdiaz@libraseguros.com.ar::b9fe0726-14e7-4cd2-ac6d-0e267fd0f777"/>
  </w15:person>
  <w15:person w15:author="Camila Persichini">
    <w15:presenceInfo w15:providerId="AD" w15:userId="S::cpersichini@libraseguros.com.ar::20527f79-817d-428f-aeb3-267a5b8abdcb"/>
  </w15:person>
  <w15:person w15:author="Hernan Fernandez">
    <w15:presenceInfo w15:providerId="AD" w15:userId="S::hfernandez@libraseguros.com.ar::4cf1ab38-bf1d-47f4-911b-7e3c38f86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95"/>
    <w:rsid w:val="00002AC2"/>
    <w:rsid w:val="00016D06"/>
    <w:rsid w:val="000339F6"/>
    <w:rsid w:val="00033A42"/>
    <w:rsid w:val="000548BA"/>
    <w:rsid w:val="00065BAA"/>
    <w:rsid w:val="000677D6"/>
    <w:rsid w:val="000862C4"/>
    <w:rsid w:val="00087863"/>
    <w:rsid w:val="000928F0"/>
    <w:rsid w:val="00096244"/>
    <w:rsid w:val="00097AA6"/>
    <w:rsid w:val="000A77E8"/>
    <w:rsid w:val="000B07B5"/>
    <w:rsid w:val="000D70F3"/>
    <w:rsid w:val="000E44F8"/>
    <w:rsid w:val="000E6D53"/>
    <w:rsid w:val="000F28AE"/>
    <w:rsid w:val="00117CDC"/>
    <w:rsid w:val="00145188"/>
    <w:rsid w:val="00151EEB"/>
    <w:rsid w:val="0016379D"/>
    <w:rsid w:val="00167C6C"/>
    <w:rsid w:val="001726E4"/>
    <w:rsid w:val="00174479"/>
    <w:rsid w:val="00185B48"/>
    <w:rsid w:val="00193536"/>
    <w:rsid w:val="00196396"/>
    <w:rsid w:val="001B6668"/>
    <w:rsid w:val="001C4F28"/>
    <w:rsid w:val="001E3902"/>
    <w:rsid w:val="001F0BE7"/>
    <w:rsid w:val="001F55E0"/>
    <w:rsid w:val="002016A8"/>
    <w:rsid w:val="00202AA3"/>
    <w:rsid w:val="002043D6"/>
    <w:rsid w:val="002047B2"/>
    <w:rsid w:val="00220B1C"/>
    <w:rsid w:val="00250132"/>
    <w:rsid w:val="00251047"/>
    <w:rsid w:val="00251BBE"/>
    <w:rsid w:val="00253FD5"/>
    <w:rsid w:val="002A2182"/>
    <w:rsid w:val="002C0E5C"/>
    <w:rsid w:val="002C5905"/>
    <w:rsid w:val="002C7D2A"/>
    <w:rsid w:val="002F1EB3"/>
    <w:rsid w:val="002F41C3"/>
    <w:rsid w:val="002F55C5"/>
    <w:rsid w:val="00307676"/>
    <w:rsid w:val="00310983"/>
    <w:rsid w:val="00311340"/>
    <w:rsid w:val="0033511D"/>
    <w:rsid w:val="00335613"/>
    <w:rsid w:val="003603CA"/>
    <w:rsid w:val="0036364E"/>
    <w:rsid w:val="0036546A"/>
    <w:rsid w:val="003722B0"/>
    <w:rsid w:val="00387F8E"/>
    <w:rsid w:val="003928CF"/>
    <w:rsid w:val="003942D3"/>
    <w:rsid w:val="00397908"/>
    <w:rsid w:val="003A2239"/>
    <w:rsid w:val="003B124C"/>
    <w:rsid w:val="003B1FF5"/>
    <w:rsid w:val="003E71F3"/>
    <w:rsid w:val="003F7865"/>
    <w:rsid w:val="00403365"/>
    <w:rsid w:val="004106B6"/>
    <w:rsid w:val="0041501E"/>
    <w:rsid w:val="004226A9"/>
    <w:rsid w:val="004328C8"/>
    <w:rsid w:val="00435C97"/>
    <w:rsid w:val="00436D3D"/>
    <w:rsid w:val="00441E6F"/>
    <w:rsid w:val="00450CA7"/>
    <w:rsid w:val="0045539F"/>
    <w:rsid w:val="004643E6"/>
    <w:rsid w:val="00480046"/>
    <w:rsid w:val="00481B7B"/>
    <w:rsid w:val="00482834"/>
    <w:rsid w:val="00494DEB"/>
    <w:rsid w:val="004B2076"/>
    <w:rsid w:val="004B7BA0"/>
    <w:rsid w:val="004C420A"/>
    <w:rsid w:val="004E067F"/>
    <w:rsid w:val="004E681C"/>
    <w:rsid w:val="004F2174"/>
    <w:rsid w:val="004F4707"/>
    <w:rsid w:val="004F480B"/>
    <w:rsid w:val="005031FB"/>
    <w:rsid w:val="0050621B"/>
    <w:rsid w:val="00514254"/>
    <w:rsid w:val="00521F1F"/>
    <w:rsid w:val="00525611"/>
    <w:rsid w:val="00533872"/>
    <w:rsid w:val="0054757D"/>
    <w:rsid w:val="00553539"/>
    <w:rsid w:val="005822DB"/>
    <w:rsid w:val="00585363"/>
    <w:rsid w:val="00592DBE"/>
    <w:rsid w:val="00595CF4"/>
    <w:rsid w:val="005979F6"/>
    <w:rsid w:val="005A0507"/>
    <w:rsid w:val="005A2B7E"/>
    <w:rsid w:val="005A5BF6"/>
    <w:rsid w:val="005B3D2F"/>
    <w:rsid w:val="005C6573"/>
    <w:rsid w:val="005D20F0"/>
    <w:rsid w:val="005D5D2C"/>
    <w:rsid w:val="005E02D9"/>
    <w:rsid w:val="005E2ABE"/>
    <w:rsid w:val="005E5F5F"/>
    <w:rsid w:val="005E6BFF"/>
    <w:rsid w:val="005F0331"/>
    <w:rsid w:val="005F45A0"/>
    <w:rsid w:val="006001E2"/>
    <w:rsid w:val="0060022A"/>
    <w:rsid w:val="00604FC1"/>
    <w:rsid w:val="00631421"/>
    <w:rsid w:val="006339AE"/>
    <w:rsid w:val="00641754"/>
    <w:rsid w:val="00662412"/>
    <w:rsid w:val="00664033"/>
    <w:rsid w:val="00694B3D"/>
    <w:rsid w:val="006A5672"/>
    <w:rsid w:val="006B1A68"/>
    <w:rsid w:val="006B71FB"/>
    <w:rsid w:val="006C1489"/>
    <w:rsid w:val="006C2C3F"/>
    <w:rsid w:val="006C361D"/>
    <w:rsid w:val="006C537D"/>
    <w:rsid w:val="006E747E"/>
    <w:rsid w:val="006F0501"/>
    <w:rsid w:val="006F21D1"/>
    <w:rsid w:val="007079B6"/>
    <w:rsid w:val="00730D83"/>
    <w:rsid w:val="007629AB"/>
    <w:rsid w:val="00771E1A"/>
    <w:rsid w:val="00777965"/>
    <w:rsid w:val="00786050"/>
    <w:rsid w:val="0079350D"/>
    <w:rsid w:val="00793732"/>
    <w:rsid w:val="00794DF7"/>
    <w:rsid w:val="007A58C8"/>
    <w:rsid w:val="007A6866"/>
    <w:rsid w:val="007A6A9B"/>
    <w:rsid w:val="007B3EF8"/>
    <w:rsid w:val="007C556B"/>
    <w:rsid w:val="007D054D"/>
    <w:rsid w:val="007D13A9"/>
    <w:rsid w:val="007D507E"/>
    <w:rsid w:val="007D752D"/>
    <w:rsid w:val="007E606E"/>
    <w:rsid w:val="007E6878"/>
    <w:rsid w:val="007F0448"/>
    <w:rsid w:val="007F1628"/>
    <w:rsid w:val="00803DE2"/>
    <w:rsid w:val="00807C88"/>
    <w:rsid w:val="00831834"/>
    <w:rsid w:val="00847963"/>
    <w:rsid w:val="00862881"/>
    <w:rsid w:val="00870BF7"/>
    <w:rsid w:val="00870C1B"/>
    <w:rsid w:val="0087530A"/>
    <w:rsid w:val="00892052"/>
    <w:rsid w:val="00894163"/>
    <w:rsid w:val="0089470C"/>
    <w:rsid w:val="00894946"/>
    <w:rsid w:val="008A3A67"/>
    <w:rsid w:val="008F0AB2"/>
    <w:rsid w:val="008F0B6D"/>
    <w:rsid w:val="008F2B73"/>
    <w:rsid w:val="00914A14"/>
    <w:rsid w:val="00917EFF"/>
    <w:rsid w:val="00922345"/>
    <w:rsid w:val="0093446C"/>
    <w:rsid w:val="009413AD"/>
    <w:rsid w:val="009445E0"/>
    <w:rsid w:val="009466F1"/>
    <w:rsid w:val="00946A22"/>
    <w:rsid w:val="00971E95"/>
    <w:rsid w:val="009722A5"/>
    <w:rsid w:val="009804E4"/>
    <w:rsid w:val="0098174F"/>
    <w:rsid w:val="0098458A"/>
    <w:rsid w:val="00984B60"/>
    <w:rsid w:val="00986DFF"/>
    <w:rsid w:val="009A3D81"/>
    <w:rsid w:val="009A70CF"/>
    <w:rsid w:val="009C25AE"/>
    <w:rsid w:val="009C7734"/>
    <w:rsid w:val="009D539E"/>
    <w:rsid w:val="009E3807"/>
    <w:rsid w:val="00A0130F"/>
    <w:rsid w:val="00A0463C"/>
    <w:rsid w:val="00A04A8F"/>
    <w:rsid w:val="00A20E37"/>
    <w:rsid w:val="00A244BE"/>
    <w:rsid w:val="00A27140"/>
    <w:rsid w:val="00A310D2"/>
    <w:rsid w:val="00A473AC"/>
    <w:rsid w:val="00A51D6D"/>
    <w:rsid w:val="00A553B8"/>
    <w:rsid w:val="00A64103"/>
    <w:rsid w:val="00A704FD"/>
    <w:rsid w:val="00A74E09"/>
    <w:rsid w:val="00A81052"/>
    <w:rsid w:val="00A815DB"/>
    <w:rsid w:val="00A95A69"/>
    <w:rsid w:val="00A96DFE"/>
    <w:rsid w:val="00AA3244"/>
    <w:rsid w:val="00AA3751"/>
    <w:rsid w:val="00AB338F"/>
    <w:rsid w:val="00AB4210"/>
    <w:rsid w:val="00AC2A64"/>
    <w:rsid w:val="00AD1200"/>
    <w:rsid w:val="00AE1606"/>
    <w:rsid w:val="00AE3DDA"/>
    <w:rsid w:val="00AF099E"/>
    <w:rsid w:val="00AF42CE"/>
    <w:rsid w:val="00B02D62"/>
    <w:rsid w:val="00B059EB"/>
    <w:rsid w:val="00B110DA"/>
    <w:rsid w:val="00B22E7E"/>
    <w:rsid w:val="00B43ADE"/>
    <w:rsid w:val="00B46479"/>
    <w:rsid w:val="00B55DFD"/>
    <w:rsid w:val="00B57EB0"/>
    <w:rsid w:val="00B67F62"/>
    <w:rsid w:val="00B7553A"/>
    <w:rsid w:val="00B77F81"/>
    <w:rsid w:val="00B8710B"/>
    <w:rsid w:val="00B87A1E"/>
    <w:rsid w:val="00B922B2"/>
    <w:rsid w:val="00B96713"/>
    <w:rsid w:val="00BB108A"/>
    <w:rsid w:val="00BC2B48"/>
    <w:rsid w:val="00BC7856"/>
    <w:rsid w:val="00BD09DD"/>
    <w:rsid w:val="00BD69E1"/>
    <w:rsid w:val="00BE5B96"/>
    <w:rsid w:val="00BF1935"/>
    <w:rsid w:val="00BF6170"/>
    <w:rsid w:val="00C02526"/>
    <w:rsid w:val="00C10808"/>
    <w:rsid w:val="00C22481"/>
    <w:rsid w:val="00C2539C"/>
    <w:rsid w:val="00C26182"/>
    <w:rsid w:val="00C46535"/>
    <w:rsid w:val="00C51066"/>
    <w:rsid w:val="00C5692F"/>
    <w:rsid w:val="00C66231"/>
    <w:rsid w:val="00C66BCC"/>
    <w:rsid w:val="00C71B6A"/>
    <w:rsid w:val="00C73252"/>
    <w:rsid w:val="00C73595"/>
    <w:rsid w:val="00C95669"/>
    <w:rsid w:val="00CA2A58"/>
    <w:rsid w:val="00CA3FE3"/>
    <w:rsid w:val="00CA691D"/>
    <w:rsid w:val="00CB1914"/>
    <w:rsid w:val="00CC352D"/>
    <w:rsid w:val="00CC4D43"/>
    <w:rsid w:val="00CC6E8C"/>
    <w:rsid w:val="00CC70E8"/>
    <w:rsid w:val="00CC788F"/>
    <w:rsid w:val="00CD1AC4"/>
    <w:rsid w:val="00CD2495"/>
    <w:rsid w:val="00CD6BB7"/>
    <w:rsid w:val="00D02A11"/>
    <w:rsid w:val="00D04946"/>
    <w:rsid w:val="00D05B3C"/>
    <w:rsid w:val="00D124DA"/>
    <w:rsid w:val="00D365C3"/>
    <w:rsid w:val="00D4576A"/>
    <w:rsid w:val="00D47734"/>
    <w:rsid w:val="00D47B8C"/>
    <w:rsid w:val="00D5348A"/>
    <w:rsid w:val="00D56D31"/>
    <w:rsid w:val="00D61B3F"/>
    <w:rsid w:val="00D67A73"/>
    <w:rsid w:val="00D67BFF"/>
    <w:rsid w:val="00D74117"/>
    <w:rsid w:val="00D92A6A"/>
    <w:rsid w:val="00D93778"/>
    <w:rsid w:val="00D9655D"/>
    <w:rsid w:val="00DA50C5"/>
    <w:rsid w:val="00DB66AF"/>
    <w:rsid w:val="00DC1CB8"/>
    <w:rsid w:val="00DC7B79"/>
    <w:rsid w:val="00DD1A7F"/>
    <w:rsid w:val="00DD473F"/>
    <w:rsid w:val="00DF5147"/>
    <w:rsid w:val="00E00A7A"/>
    <w:rsid w:val="00E1008D"/>
    <w:rsid w:val="00E11933"/>
    <w:rsid w:val="00E21E0F"/>
    <w:rsid w:val="00E32FB3"/>
    <w:rsid w:val="00E51F05"/>
    <w:rsid w:val="00E53734"/>
    <w:rsid w:val="00E54B94"/>
    <w:rsid w:val="00E606D6"/>
    <w:rsid w:val="00E625E9"/>
    <w:rsid w:val="00E75D6B"/>
    <w:rsid w:val="00E83D7B"/>
    <w:rsid w:val="00E90C80"/>
    <w:rsid w:val="00E96272"/>
    <w:rsid w:val="00E96600"/>
    <w:rsid w:val="00EA00A2"/>
    <w:rsid w:val="00EC4490"/>
    <w:rsid w:val="00EC723A"/>
    <w:rsid w:val="00ED26F8"/>
    <w:rsid w:val="00EE732F"/>
    <w:rsid w:val="00EF6DAE"/>
    <w:rsid w:val="00EF6F2C"/>
    <w:rsid w:val="00F01CAB"/>
    <w:rsid w:val="00F04700"/>
    <w:rsid w:val="00F05E3B"/>
    <w:rsid w:val="00F07358"/>
    <w:rsid w:val="00F14694"/>
    <w:rsid w:val="00F22295"/>
    <w:rsid w:val="00F30790"/>
    <w:rsid w:val="00F30FC5"/>
    <w:rsid w:val="00F34E75"/>
    <w:rsid w:val="00F4551B"/>
    <w:rsid w:val="00F5005A"/>
    <w:rsid w:val="00F5458B"/>
    <w:rsid w:val="00F5718D"/>
    <w:rsid w:val="00F60CFF"/>
    <w:rsid w:val="00F65F8B"/>
    <w:rsid w:val="00F71003"/>
    <w:rsid w:val="00F7132D"/>
    <w:rsid w:val="00F76243"/>
    <w:rsid w:val="00F90AD6"/>
    <w:rsid w:val="00F97E2C"/>
    <w:rsid w:val="00FC1B2F"/>
    <w:rsid w:val="00FD54A0"/>
    <w:rsid w:val="00FE2B8F"/>
    <w:rsid w:val="00FE588C"/>
    <w:rsid w:val="00FF0803"/>
    <w:rsid w:val="019136FB"/>
    <w:rsid w:val="02A119D0"/>
    <w:rsid w:val="0368D735"/>
    <w:rsid w:val="071D93AF"/>
    <w:rsid w:val="0F107B69"/>
    <w:rsid w:val="178AC560"/>
    <w:rsid w:val="17E3F37A"/>
    <w:rsid w:val="22D7CB8C"/>
    <w:rsid w:val="25F374F5"/>
    <w:rsid w:val="271C466B"/>
    <w:rsid w:val="2E15AFF6"/>
    <w:rsid w:val="3432A25C"/>
    <w:rsid w:val="3D0A3FC0"/>
    <w:rsid w:val="42747B89"/>
    <w:rsid w:val="4E6E717C"/>
    <w:rsid w:val="4F5AC1B9"/>
    <w:rsid w:val="507D3B78"/>
    <w:rsid w:val="51D870E4"/>
    <w:rsid w:val="53B50FA8"/>
    <w:rsid w:val="56041D65"/>
    <w:rsid w:val="5AAD759C"/>
    <w:rsid w:val="5D33FBFB"/>
    <w:rsid w:val="604B932E"/>
    <w:rsid w:val="6118754A"/>
    <w:rsid w:val="6B3453D3"/>
    <w:rsid w:val="711FC840"/>
    <w:rsid w:val="74292C62"/>
    <w:rsid w:val="76D38927"/>
    <w:rsid w:val="7CAF90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16BC"/>
  <w15:chartTrackingRefBased/>
  <w15:docId w15:val="{0F122A40-AA7A-4722-9A66-54C53967D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0E6D53"/>
    <w:pPr>
      <w:spacing w:line="259" w:lineRule="auto"/>
    </w:pPr>
    <w:rPr>
      <w:sz w:val="22"/>
      <w:szCs w:val="22"/>
    </w:rPr>
  </w:style>
  <w:style w:type="paragraph" w:styleId="Ttulo1">
    <w:name w:val="heading 1"/>
    <w:basedOn w:val="Normal"/>
    <w:next w:val="Normal"/>
    <w:link w:val="Ttulo1Car"/>
    <w:uiPriority w:val="9"/>
    <w:qFormat/>
    <w:rsid w:val="00971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1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1E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1E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1E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1E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1E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1E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1E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1E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1E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1E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1E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1E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1E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1E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1E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1E95"/>
    <w:rPr>
      <w:rFonts w:eastAsiaTheme="majorEastAsia" w:cstheme="majorBidi"/>
      <w:color w:val="272727" w:themeColor="text1" w:themeTint="D8"/>
    </w:rPr>
  </w:style>
  <w:style w:type="paragraph" w:styleId="Prrafodelista">
    <w:name w:val="List Paragraph"/>
    <w:basedOn w:val="Normal"/>
    <w:uiPriority w:val="34"/>
    <w:qFormat/>
    <w:rsid w:val="00971E95"/>
    <w:pPr>
      <w:ind w:left="720"/>
      <w:contextualSpacing/>
    </w:pPr>
  </w:style>
  <w:style w:type="character" w:styleId="nfasisintenso">
    <w:name w:val="Intense Emphasis"/>
    <w:basedOn w:val="Fuentedeprrafopredeter"/>
    <w:uiPriority w:val="21"/>
    <w:qFormat/>
    <w:rsid w:val="00971E95"/>
    <w:rPr>
      <w:i/>
      <w:iCs/>
      <w:color w:val="0F4761" w:themeColor="accent1" w:themeShade="BF"/>
    </w:rPr>
  </w:style>
  <w:style w:type="character" w:styleId="Referenciaintensa">
    <w:name w:val="Intense Reference"/>
    <w:basedOn w:val="Fuentedeprrafopredeter"/>
    <w:uiPriority w:val="32"/>
    <w:qFormat/>
    <w:rsid w:val="00971E95"/>
    <w:rPr>
      <w:b/>
      <w:bCs/>
      <w:smallCaps/>
      <w:color w:val="0F4761" w:themeColor="accent1" w:themeShade="BF"/>
      <w:spacing w:val="5"/>
    </w:rPr>
  </w:style>
  <w:style w:type="character" w:styleId="Hipervnculo">
    <w:name w:val="Hyperlink"/>
    <w:basedOn w:val="Fuentedeprrafopredeter"/>
    <w:uiPriority w:val="99"/>
    <w:unhideWhenUsed/>
    <w:rsid w:val="00971E95"/>
    <w:rPr>
      <w:color w:val="467886" w:themeColor="hyperlink"/>
      <w:u w:val="single"/>
    </w:rPr>
  </w:style>
  <w:style w:type="paragraph" w:styleId="Revisin">
    <w:name w:val="Revision"/>
    <w:hidden/>
    <w:uiPriority w:val="99"/>
    <w:semiHidden/>
    <w:rsid w:val="009413AD"/>
    <w:pPr>
      <w:spacing w:after="0" w:line="240" w:lineRule="auto"/>
    </w:pPr>
    <w:rPr>
      <w:sz w:val="22"/>
      <w:szCs w:val="22"/>
    </w:rPr>
  </w:style>
  <w:style w:type="character" w:styleId="Refdecomentario">
    <w:name w:val="annotation reference"/>
    <w:basedOn w:val="Fuentedeprrafopredeter"/>
    <w:uiPriority w:val="99"/>
    <w:semiHidden/>
    <w:unhideWhenUsed/>
    <w:rsid w:val="00AC2A64"/>
    <w:rPr>
      <w:sz w:val="16"/>
      <w:szCs w:val="16"/>
    </w:rPr>
  </w:style>
  <w:style w:type="paragraph" w:styleId="Textocomentario">
    <w:name w:val="annotation text"/>
    <w:basedOn w:val="Normal"/>
    <w:link w:val="TextocomentarioCar"/>
    <w:uiPriority w:val="99"/>
    <w:unhideWhenUsed/>
    <w:rsid w:val="00AC2A64"/>
    <w:pPr>
      <w:spacing w:line="240" w:lineRule="auto"/>
    </w:pPr>
    <w:rPr>
      <w:sz w:val="20"/>
      <w:szCs w:val="20"/>
    </w:rPr>
  </w:style>
  <w:style w:type="character" w:customStyle="1" w:styleId="TextocomentarioCar">
    <w:name w:val="Texto comentario Car"/>
    <w:basedOn w:val="Fuentedeprrafopredeter"/>
    <w:link w:val="Textocomentario"/>
    <w:uiPriority w:val="99"/>
    <w:rsid w:val="00AC2A64"/>
    <w:rPr>
      <w:sz w:val="20"/>
      <w:szCs w:val="20"/>
    </w:rPr>
  </w:style>
  <w:style w:type="paragraph" w:styleId="Asuntodelcomentario">
    <w:name w:val="annotation subject"/>
    <w:basedOn w:val="Textocomentario"/>
    <w:next w:val="Textocomentario"/>
    <w:link w:val="AsuntodelcomentarioCar"/>
    <w:uiPriority w:val="99"/>
    <w:semiHidden/>
    <w:unhideWhenUsed/>
    <w:rsid w:val="00AC2A64"/>
    <w:rPr>
      <w:b/>
      <w:bCs/>
    </w:rPr>
  </w:style>
  <w:style w:type="character" w:customStyle="1" w:styleId="AsuntodelcomentarioCar">
    <w:name w:val="Asunto del comentario Car"/>
    <w:basedOn w:val="TextocomentarioCar"/>
    <w:link w:val="Asuntodelcomentario"/>
    <w:uiPriority w:val="99"/>
    <w:semiHidden/>
    <w:rsid w:val="00AC2A64"/>
    <w:rPr>
      <w:b/>
      <w:bCs/>
      <w:sz w:val="20"/>
      <w:szCs w:val="20"/>
    </w:rPr>
  </w:style>
  <w:style w:type="character" w:styleId="Mencinsinresolver">
    <w:name w:val="Unresolved Mention"/>
    <w:basedOn w:val="Fuentedeprrafopredeter"/>
    <w:uiPriority w:val="99"/>
    <w:semiHidden/>
    <w:unhideWhenUsed/>
    <w:rsid w:val="00777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600</TotalTime>
  <Pages>26</Pages>
  <Words>8397</Words>
  <Characters>46184</Characters>
  <Application>Microsoft Office Word</Application>
  <DocSecurity>0</DocSecurity>
  <Lines>384</Lines>
  <Paragraphs>108</Paragraphs>
  <ScaleCrop>false</ScaleCrop>
  <Company/>
  <LinksUpToDate>false</LinksUpToDate>
  <CharactersWithSpaces>54473</CharactersWithSpaces>
  <SharedDoc>false</SharedDoc>
  <HLinks>
    <vt:vector size="6" baseType="variant">
      <vt:variant>
        <vt:i4>2818142</vt:i4>
      </vt:variant>
      <vt:variant>
        <vt:i4>0</vt:i4>
      </vt:variant>
      <vt:variant>
        <vt:i4>0</vt:i4>
      </vt:variant>
      <vt:variant>
        <vt:i4>5</vt:i4>
      </vt:variant>
      <vt:variant>
        <vt:lpwstr>mailto:hfernandez@libraseguros.com.ar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Fernandez</dc:creator>
  <cp:keywords/>
  <dc:description/>
  <cp:lastModifiedBy>Hernan Fernandez</cp:lastModifiedBy>
  <cp:revision>242</cp:revision>
  <dcterms:created xsi:type="dcterms:W3CDTF">2026-01-22T19:57:00Z</dcterms:created>
  <dcterms:modified xsi:type="dcterms:W3CDTF">2026-02-18T19:30:00Z</dcterms:modified>
</cp:coreProperties>
</file>