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266CD" w14:textId="7EF6176A" w:rsidR="008B0511" w:rsidDel="0006198A" w:rsidRDefault="008B0511">
      <w:pPr>
        <w:pStyle w:val="Textoindependiente"/>
        <w:rPr>
          <w:del w:id="0" w:author="Camila Persichini" w:date="2026-02-03T16:17:00Z" w16du:dateUtc="2026-02-03T19:17:00Z"/>
          <w:rFonts w:ascii="Times New Roman"/>
        </w:rPr>
      </w:pPr>
    </w:p>
    <w:p w14:paraId="5C1EA093" w14:textId="41ED2C07" w:rsidR="008B0511" w:rsidDel="0006198A" w:rsidRDefault="008B0511">
      <w:pPr>
        <w:pStyle w:val="Textoindependiente"/>
        <w:spacing w:before="64"/>
        <w:rPr>
          <w:del w:id="1" w:author="Camila Persichini" w:date="2026-02-03T16:17:00Z" w16du:dateUtc="2026-02-03T19:17:00Z"/>
          <w:rFonts w:ascii="Times New Roman"/>
        </w:rPr>
      </w:pPr>
    </w:p>
    <w:p w14:paraId="1E02FE52" w14:textId="2F8CA073" w:rsidR="008B0511" w:rsidRPr="003D4DC2" w:rsidDel="0006198A" w:rsidRDefault="003D4DC2">
      <w:pPr>
        <w:pStyle w:val="Ttulo1"/>
        <w:spacing w:line="360" w:lineRule="auto"/>
        <w:ind w:left="568" w:right="183"/>
        <w:rPr>
          <w:del w:id="2" w:author="Camila Persichini" w:date="2026-02-03T16:17:00Z" w16du:dateUtc="2026-02-03T19:17:00Z"/>
        </w:rPr>
      </w:pPr>
      <w:del w:id="3" w:author="Camila Persichini" w:date="2026-02-03T16:17:00Z" w16du:dateUtc="2026-02-03T19:17:00Z">
        <w:r w:rsidRPr="003D4DC2" w:rsidDel="0006198A">
          <w:delText>CONTESTA DEMANDA</w:delText>
        </w:r>
      </w:del>
    </w:p>
    <w:p w14:paraId="73E35E3C" w14:textId="0F5EE7F3" w:rsidR="008B0511" w:rsidDel="0006198A" w:rsidRDefault="001C3BC6">
      <w:pPr>
        <w:pStyle w:val="Ttulo2"/>
        <w:spacing w:before="239"/>
        <w:ind w:left="568" w:firstLine="0"/>
        <w:rPr>
          <w:del w:id="4" w:author="Camila Persichini" w:date="2026-02-03T16:17:00Z" w16du:dateUtc="2026-02-03T19:17:00Z"/>
        </w:rPr>
      </w:pPr>
      <w:del w:id="5" w:author="Camila Persichini" w:date="2026-02-03T16:17:00Z" w16du:dateUtc="2026-02-03T19:17:00Z">
        <w:r w:rsidDel="0006198A">
          <w:delText>Señor</w:delText>
        </w:r>
        <w:r w:rsidDel="0006198A">
          <w:rPr>
            <w:spacing w:val="-4"/>
          </w:rPr>
          <w:delText xml:space="preserve"> Juez:</w:delText>
        </w:r>
      </w:del>
    </w:p>
    <w:p w14:paraId="74A32AD1" w14:textId="46F50D8C" w:rsidR="008B0511" w:rsidDel="0006198A" w:rsidRDefault="008B0511">
      <w:pPr>
        <w:pStyle w:val="Textoindependiente"/>
        <w:spacing w:before="113"/>
        <w:rPr>
          <w:del w:id="6" w:author="Camila Persichini" w:date="2026-02-03T16:17:00Z" w16du:dateUtc="2026-02-03T19:17:00Z"/>
          <w:rFonts w:ascii="Arial"/>
          <w:b/>
        </w:rPr>
      </w:pPr>
    </w:p>
    <w:p w14:paraId="32AE7A0E" w14:textId="4EFEDF83" w:rsidR="008B0511" w:rsidDel="0006198A" w:rsidRDefault="001C3BC6" w:rsidP="0067478D">
      <w:pPr>
        <w:spacing w:line="360" w:lineRule="auto"/>
        <w:ind w:left="568" w:right="145" w:firstLine="360"/>
        <w:jc w:val="both"/>
        <w:rPr>
          <w:del w:id="7" w:author="Camila Persichini" w:date="2026-02-03T16:17:00Z" w16du:dateUtc="2026-02-03T19:17:00Z"/>
        </w:rPr>
      </w:pPr>
      <w:del w:id="8" w:author="Camila Persichini" w:date="2026-02-03T16:17:00Z" w16du:dateUtc="2026-02-03T19:17:00Z">
        <w:r w:rsidDel="0006198A">
          <w:rPr>
            <w:rFonts w:ascii="Arial" w:hAnsi="Arial"/>
            <w:b/>
          </w:rPr>
          <w:delText>Camila A. Persichini</w:delText>
        </w:r>
        <w:r w:rsidDel="0006198A">
          <w:delText xml:space="preserve">, abogada inscripta al T° 135 F° 765 CPACF, CUIT 27- 38255580-0, Monotributista, en mi carácter de apoderada de </w:delText>
        </w:r>
        <w:r w:rsidDel="0006198A">
          <w:rPr>
            <w:rFonts w:ascii="Arial" w:hAnsi="Arial"/>
            <w:b/>
          </w:rPr>
          <w:delText>Libra Compañía Argentina de Seguros S.A</w:delText>
        </w:r>
        <w:r w:rsidDel="0006198A">
          <w:delText>, constituyendo domicilio procesal en la Av. Olazabal 1515 Piso 5 Of. 505, CABA (Zona de notificación: 88</w:delText>
        </w:r>
        <w:r w:rsidDel="0006198A">
          <w:rPr>
            <w:spacing w:val="-1"/>
          </w:rPr>
          <w:delText xml:space="preserve"> </w:delText>
        </w:r>
        <w:r w:rsidDel="0006198A">
          <w:delText xml:space="preserve">Mail: </w:delText>
        </w:r>
        <w:r w:rsidR="008B0511" w:rsidDel="0006198A">
          <w:fldChar w:fldCharType="begin"/>
        </w:r>
        <w:r w:rsidR="008B0511" w:rsidDel="0006198A">
          <w:delInstrText>HYPERLINK "mailto:cpersichini@libraseguros.com.ar" \h</w:delInstrText>
        </w:r>
        <w:r w:rsidR="008B0511" w:rsidDel="0006198A">
          <w:fldChar w:fldCharType="separate"/>
        </w:r>
        <w:r w:rsidR="008B0511" w:rsidDel="0006198A">
          <w:rPr>
            <w:color w:val="0000FF"/>
            <w:u w:val="single" w:color="0000FF"/>
          </w:rPr>
          <w:delText>cpersichini@libraseguros.com.ar</w:delText>
        </w:r>
        <w:r w:rsidR="008B0511" w:rsidDel="0006198A">
          <w:fldChar w:fldCharType="end"/>
        </w:r>
        <w:r w:rsidDel="0006198A">
          <w:delText xml:space="preserve">) y electrónico en 27382555800, en autos caratulados: </w:delText>
        </w:r>
        <w:r w:rsidDel="0006198A">
          <w:rPr>
            <w:rFonts w:ascii="Arial" w:hAnsi="Arial"/>
            <w:b/>
          </w:rPr>
          <w:delText>SORIA, ADRIANA ANGÉLICA</w:delText>
        </w:r>
        <w:r w:rsidDel="0006198A">
          <w:rPr>
            <w:rFonts w:ascii="Arial" w:hAnsi="Arial"/>
            <w:b/>
            <w:spacing w:val="40"/>
          </w:rPr>
          <w:delText xml:space="preserve"> </w:delText>
        </w:r>
        <w:r w:rsidDel="0006198A">
          <w:rPr>
            <w:rFonts w:ascii="Arial" w:hAnsi="Arial"/>
            <w:b/>
          </w:rPr>
          <w:delText>c/</w:delText>
        </w:r>
        <w:r w:rsidDel="0006198A">
          <w:rPr>
            <w:rFonts w:ascii="Arial" w:hAnsi="Arial"/>
            <w:b/>
            <w:spacing w:val="-3"/>
          </w:rPr>
          <w:delText xml:space="preserve"> </w:delText>
        </w:r>
        <w:r w:rsidDel="0006198A">
          <w:rPr>
            <w:rFonts w:ascii="Arial" w:hAnsi="Arial"/>
            <w:b/>
          </w:rPr>
          <w:delText>GÓMEZ,</w:delText>
        </w:r>
        <w:r w:rsidDel="0006198A">
          <w:rPr>
            <w:rFonts w:ascii="Arial" w:hAnsi="Arial"/>
            <w:b/>
            <w:spacing w:val="-6"/>
          </w:rPr>
          <w:delText xml:space="preserve"> </w:delText>
        </w:r>
        <w:r w:rsidDel="0006198A">
          <w:rPr>
            <w:rFonts w:ascii="Arial" w:hAnsi="Arial"/>
            <w:b/>
          </w:rPr>
          <w:delText>GERMÁN</w:delText>
        </w:r>
        <w:r w:rsidDel="0006198A">
          <w:rPr>
            <w:rFonts w:ascii="Arial" w:hAnsi="Arial"/>
            <w:b/>
            <w:spacing w:val="-2"/>
          </w:rPr>
          <w:delText xml:space="preserve"> </w:delText>
        </w:r>
        <w:r w:rsidDel="0006198A">
          <w:rPr>
            <w:rFonts w:ascii="Arial" w:hAnsi="Arial"/>
            <w:b/>
          </w:rPr>
          <w:delText>y</w:delText>
        </w:r>
        <w:r w:rsidDel="0006198A">
          <w:rPr>
            <w:rFonts w:ascii="Arial" w:hAnsi="Arial"/>
            <w:b/>
            <w:spacing w:val="-6"/>
          </w:rPr>
          <w:delText xml:space="preserve"> </w:delText>
        </w:r>
        <w:r w:rsidDel="0006198A">
          <w:rPr>
            <w:rFonts w:ascii="Arial" w:hAnsi="Arial"/>
            <w:b/>
          </w:rPr>
          <w:delText>otros</w:delText>
        </w:r>
        <w:r w:rsidDel="0006198A">
          <w:rPr>
            <w:rFonts w:ascii="Arial" w:hAnsi="Arial"/>
            <w:b/>
            <w:spacing w:val="-2"/>
          </w:rPr>
          <w:delText xml:space="preserve"> </w:delText>
        </w:r>
        <w:r w:rsidDel="0006198A">
          <w:rPr>
            <w:rFonts w:ascii="Arial" w:hAnsi="Arial"/>
            <w:b/>
          </w:rPr>
          <w:delText>s/ daños</w:delText>
        </w:r>
        <w:r w:rsidDel="0006198A">
          <w:rPr>
            <w:rFonts w:ascii="Arial" w:hAnsi="Arial"/>
            <w:b/>
            <w:spacing w:val="-4"/>
          </w:rPr>
          <w:delText xml:space="preserve"> </w:delText>
        </w:r>
        <w:r w:rsidDel="0006198A">
          <w:rPr>
            <w:rFonts w:ascii="Arial" w:hAnsi="Arial"/>
            <w:b/>
          </w:rPr>
          <w:delText>y</w:delText>
        </w:r>
        <w:r w:rsidDel="0006198A">
          <w:rPr>
            <w:rFonts w:ascii="Arial" w:hAnsi="Arial"/>
            <w:b/>
            <w:spacing w:val="-4"/>
          </w:rPr>
          <w:delText xml:space="preserve"> </w:delText>
        </w:r>
        <w:r w:rsidDel="0006198A">
          <w:rPr>
            <w:rFonts w:ascii="Arial" w:hAnsi="Arial"/>
            <w:b/>
          </w:rPr>
          <w:delText>perjuicios –</w:delText>
        </w:r>
        <w:r w:rsidDel="0006198A">
          <w:rPr>
            <w:rFonts w:ascii="Arial" w:hAnsi="Arial"/>
            <w:b/>
            <w:spacing w:val="-4"/>
          </w:rPr>
          <w:delText xml:space="preserve"> </w:delText>
        </w:r>
        <w:r w:rsidDel="0006198A">
          <w:rPr>
            <w:rFonts w:ascii="Arial" w:hAnsi="Arial"/>
            <w:b/>
          </w:rPr>
          <w:delText>accidente</w:delText>
        </w:r>
        <w:r w:rsidDel="0006198A">
          <w:rPr>
            <w:rFonts w:ascii="Arial" w:hAnsi="Arial"/>
            <w:b/>
            <w:spacing w:val="-2"/>
          </w:rPr>
          <w:delText xml:space="preserve"> </w:delText>
        </w:r>
        <w:r w:rsidDel="0006198A">
          <w:rPr>
            <w:rFonts w:ascii="Arial" w:hAnsi="Arial"/>
            <w:b/>
          </w:rPr>
          <w:delText>de</w:delText>
        </w:r>
        <w:r w:rsidDel="0006198A">
          <w:rPr>
            <w:rFonts w:ascii="Arial" w:hAnsi="Arial"/>
            <w:b/>
            <w:spacing w:val="-4"/>
          </w:rPr>
          <w:delText xml:space="preserve"> </w:delText>
        </w:r>
        <w:r w:rsidDel="0006198A">
          <w:rPr>
            <w:rFonts w:ascii="Arial" w:hAnsi="Arial"/>
            <w:b/>
          </w:rPr>
          <w:delText>tránsito”</w:delText>
        </w:r>
        <w:r w:rsidDel="0006198A">
          <w:rPr>
            <w:rFonts w:ascii="Arial" w:hAnsi="Arial"/>
            <w:b/>
            <w:spacing w:val="-3"/>
          </w:rPr>
          <w:delText xml:space="preserve"> </w:delText>
        </w:r>
        <w:r w:rsidDel="0006198A">
          <w:delText>(Expte. 85483 / 2025), ), a V.S. me presento y respetuosamente digo:</w:delText>
        </w:r>
      </w:del>
    </w:p>
    <w:p w14:paraId="6A8D34BD" w14:textId="22D17AB0" w:rsidR="008B0511" w:rsidDel="0006198A" w:rsidRDefault="008B0511">
      <w:pPr>
        <w:pStyle w:val="Textoindependiente"/>
        <w:rPr>
          <w:del w:id="9" w:author="Camila Persichini" w:date="2026-02-03T16:17:00Z" w16du:dateUtc="2026-02-03T19:17:00Z"/>
        </w:rPr>
      </w:pPr>
    </w:p>
    <w:p w14:paraId="462D25B4" w14:textId="595C687C" w:rsidR="008B0511" w:rsidDel="0006198A" w:rsidRDefault="008B0511">
      <w:pPr>
        <w:pStyle w:val="Textoindependiente"/>
        <w:spacing w:before="115"/>
        <w:rPr>
          <w:del w:id="10" w:author="Camila Persichini" w:date="2026-02-03T16:17:00Z" w16du:dateUtc="2026-02-03T19:17:00Z"/>
        </w:rPr>
      </w:pPr>
    </w:p>
    <w:p w14:paraId="4D0C4B92" w14:textId="1B9C649F" w:rsidR="008B0511" w:rsidDel="0006198A" w:rsidRDefault="001C3BC6">
      <w:pPr>
        <w:pStyle w:val="Ttulo1"/>
        <w:numPr>
          <w:ilvl w:val="0"/>
          <w:numId w:val="7"/>
        </w:numPr>
        <w:tabs>
          <w:tab w:val="left" w:pos="1288"/>
        </w:tabs>
        <w:ind w:hanging="482"/>
        <w:jc w:val="left"/>
        <w:rPr>
          <w:del w:id="11" w:author="Camila Persichini" w:date="2026-02-03T16:17:00Z" w16du:dateUtc="2026-02-03T19:17:00Z"/>
          <w:u w:val="none"/>
        </w:rPr>
      </w:pPr>
      <w:del w:id="12" w:author="Camila Persichini" w:date="2026-02-03T16:17:00Z" w16du:dateUtc="2026-02-03T19:17:00Z">
        <w:r w:rsidDel="0006198A">
          <w:rPr>
            <w:spacing w:val="-2"/>
          </w:rPr>
          <w:delText>PERSONERÍA</w:delText>
        </w:r>
      </w:del>
    </w:p>
    <w:p w14:paraId="6BBC106E" w14:textId="2692A853" w:rsidR="008B0511" w:rsidDel="0006198A" w:rsidRDefault="001C3BC6">
      <w:pPr>
        <w:pStyle w:val="Textoindependiente"/>
        <w:spacing w:before="126" w:line="360" w:lineRule="auto"/>
        <w:ind w:left="710" w:right="133" w:firstLine="578"/>
        <w:jc w:val="both"/>
        <w:rPr>
          <w:del w:id="13" w:author="Camila Persichini" w:date="2026-02-03T16:17:00Z" w16du:dateUtc="2026-02-03T19:17:00Z"/>
        </w:rPr>
      </w:pPr>
      <w:del w:id="14" w:author="Camila Persichini" w:date="2026-02-03T16:17:00Z" w16du:dateUtc="2026-02-03T19:17:00Z">
        <w:r w:rsidDel="0006198A">
          <w:delText>Que tal como surge de la copia de poder general que acompaño, que declaro bajo</w:delText>
        </w:r>
        <w:r w:rsidDel="0006198A">
          <w:rPr>
            <w:spacing w:val="-16"/>
          </w:rPr>
          <w:delText xml:space="preserve"> </w:delText>
        </w:r>
        <w:r w:rsidDel="0006198A">
          <w:delText>juramento</w:delText>
        </w:r>
        <w:r w:rsidDel="0006198A">
          <w:rPr>
            <w:spacing w:val="-15"/>
          </w:rPr>
          <w:delText xml:space="preserve"> </w:delText>
        </w:r>
        <w:r w:rsidDel="0006198A">
          <w:delText>es</w:delText>
        </w:r>
        <w:r w:rsidDel="0006198A">
          <w:rPr>
            <w:spacing w:val="-15"/>
          </w:rPr>
          <w:delText xml:space="preserve"> </w:delText>
        </w:r>
        <w:r w:rsidDel="0006198A">
          <w:delText>fiel</w:delText>
        </w:r>
        <w:r w:rsidDel="0006198A">
          <w:rPr>
            <w:spacing w:val="-16"/>
          </w:rPr>
          <w:delText xml:space="preserve"> </w:delText>
        </w:r>
        <w:r w:rsidDel="0006198A">
          <w:delText>a</w:delText>
        </w:r>
        <w:r w:rsidDel="0006198A">
          <w:rPr>
            <w:spacing w:val="-15"/>
          </w:rPr>
          <w:delText xml:space="preserve"> </w:delText>
        </w:r>
        <w:r w:rsidDel="0006198A">
          <w:delText>su</w:delText>
        </w:r>
        <w:r w:rsidDel="0006198A">
          <w:rPr>
            <w:spacing w:val="-14"/>
          </w:rPr>
          <w:delText xml:space="preserve"> </w:delText>
        </w:r>
        <w:r w:rsidDel="0006198A">
          <w:delText>original</w:delText>
        </w:r>
        <w:r w:rsidDel="0006198A">
          <w:rPr>
            <w:spacing w:val="-14"/>
          </w:rPr>
          <w:delText xml:space="preserve"> </w:delText>
        </w:r>
        <w:r w:rsidDel="0006198A">
          <w:delText>que</w:delText>
        </w:r>
        <w:r w:rsidDel="0006198A">
          <w:rPr>
            <w:spacing w:val="-16"/>
          </w:rPr>
          <w:delText xml:space="preserve"> </w:delText>
        </w:r>
        <w:r w:rsidDel="0006198A">
          <w:delText>se</w:delText>
        </w:r>
        <w:r w:rsidDel="0006198A">
          <w:rPr>
            <w:spacing w:val="-13"/>
          </w:rPr>
          <w:delText xml:space="preserve"> </w:delText>
        </w:r>
        <w:r w:rsidDel="0006198A">
          <w:delText>encuentra</w:delText>
        </w:r>
        <w:r w:rsidDel="0006198A">
          <w:rPr>
            <w:spacing w:val="-14"/>
          </w:rPr>
          <w:delText xml:space="preserve"> </w:delText>
        </w:r>
        <w:r w:rsidDel="0006198A">
          <w:delText>vigente,</w:delText>
        </w:r>
        <w:r w:rsidDel="0006198A">
          <w:rPr>
            <w:spacing w:val="-15"/>
          </w:rPr>
          <w:delText xml:space="preserve"> </w:delText>
        </w:r>
        <w:r w:rsidDel="0006198A">
          <w:delText>soy</w:delText>
        </w:r>
        <w:r w:rsidDel="0006198A">
          <w:rPr>
            <w:spacing w:val="-16"/>
          </w:rPr>
          <w:delText xml:space="preserve"> </w:delText>
        </w:r>
        <w:r w:rsidDel="0006198A">
          <w:delText>mandataria</w:delText>
        </w:r>
        <w:r w:rsidDel="0006198A">
          <w:rPr>
            <w:spacing w:val="-13"/>
          </w:rPr>
          <w:delText xml:space="preserve"> </w:delText>
        </w:r>
        <w:r w:rsidDel="0006198A">
          <w:delText>de</w:delText>
        </w:r>
        <w:r w:rsidDel="0006198A">
          <w:rPr>
            <w:spacing w:val="-11"/>
          </w:rPr>
          <w:delText xml:space="preserve"> </w:delText>
        </w:r>
        <w:r w:rsidDel="0006198A">
          <w:rPr>
            <w:rFonts w:ascii="Arial" w:hAnsi="Arial"/>
            <w:b/>
          </w:rPr>
          <w:delText>LIBRA COMPAÑIA ARGENTINA DE SEGUROS S.A</w:delText>
        </w:r>
        <w:r w:rsidDel="0006198A">
          <w:delText>. con domicilio real en Olazabal 1515 piso 5 oficina 505, de la Ciudad de Buenos Aires.</w:delText>
        </w:r>
      </w:del>
    </w:p>
    <w:p w14:paraId="28CF377C" w14:textId="63504AF2" w:rsidR="008B0511" w:rsidDel="0006198A" w:rsidRDefault="008B0511">
      <w:pPr>
        <w:pStyle w:val="Textoindependiente"/>
        <w:spacing w:before="125"/>
        <w:rPr>
          <w:del w:id="15" w:author="Camila Persichini" w:date="2026-02-03T16:17:00Z" w16du:dateUtc="2026-02-03T19:17:00Z"/>
        </w:rPr>
      </w:pPr>
    </w:p>
    <w:p w14:paraId="30905CB3" w14:textId="41149195" w:rsidR="008B0511" w:rsidDel="0006198A" w:rsidRDefault="001C3BC6">
      <w:pPr>
        <w:pStyle w:val="Ttulo1"/>
        <w:numPr>
          <w:ilvl w:val="0"/>
          <w:numId w:val="7"/>
        </w:numPr>
        <w:tabs>
          <w:tab w:val="left" w:pos="1288"/>
        </w:tabs>
        <w:spacing w:before="1"/>
        <w:ind w:hanging="542"/>
        <w:jc w:val="left"/>
        <w:rPr>
          <w:del w:id="16" w:author="Camila Persichini" w:date="2026-02-03T16:17:00Z" w16du:dateUtc="2026-02-03T19:17:00Z"/>
          <w:u w:val="none"/>
        </w:rPr>
      </w:pPr>
      <w:del w:id="17" w:author="Camila Persichini" w:date="2026-02-03T16:17:00Z" w16du:dateUtc="2026-02-03T19:17:00Z">
        <w:r w:rsidDel="0006198A">
          <w:rPr>
            <w:spacing w:val="-2"/>
          </w:rPr>
          <w:delText>OBJETO</w:delText>
        </w:r>
      </w:del>
    </w:p>
    <w:p w14:paraId="2D4111E6" w14:textId="5C9820D7" w:rsidR="008B0511" w:rsidDel="0006198A" w:rsidRDefault="001C3BC6">
      <w:pPr>
        <w:spacing w:before="128" w:line="360" w:lineRule="auto"/>
        <w:ind w:left="568" w:right="131" w:firstLine="720"/>
        <w:jc w:val="both"/>
        <w:rPr>
          <w:del w:id="18" w:author="Camila Persichini" w:date="2026-02-03T16:17:00Z" w16du:dateUtc="2026-02-03T19:17:00Z"/>
        </w:rPr>
      </w:pPr>
      <w:del w:id="19" w:author="Camila Persichini" w:date="2026-02-03T16:17:00Z" w16du:dateUtc="2026-02-03T19:17:00Z">
        <w:r w:rsidDel="0006198A">
          <w:delText>En el carácter invocado y siguiendo expresas instrucciones de mi mandante, vengo</w:delText>
        </w:r>
        <w:r w:rsidDel="0006198A">
          <w:rPr>
            <w:spacing w:val="-14"/>
          </w:rPr>
          <w:delText xml:space="preserve"> </w:delText>
        </w:r>
        <w:r w:rsidDel="0006198A">
          <w:delText>a</w:delText>
        </w:r>
        <w:r w:rsidDel="0006198A">
          <w:rPr>
            <w:spacing w:val="-3"/>
          </w:rPr>
          <w:delText xml:space="preserve"> </w:delText>
        </w:r>
        <w:r w:rsidDel="0006198A">
          <w:rPr>
            <w:rFonts w:ascii="Arial" w:hAnsi="Arial"/>
            <w:b/>
          </w:rPr>
          <w:delText>contestar</w:delText>
        </w:r>
        <w:r w:rsidDel="0006198A">
          <w:rPr>
            <w:rFonts w:ascii="Arial" w:hAnsi="Arial"/>
            <w:b/>
            <w:spacing w:val="-16"/>
          </w:rPr>
          <w:delText xml:space="preserve"> </w:delText>
        </w:r>
        <w:r w:rsidDel="0006198A">
          <w:rPr>
            <w:rFonts w:ascii="Arial" w:hAnsi="Arial"/>
            <w:b/>
          </w:rPr>
          <w:delText>la</w:delText>
        </w:r>
        <w:r w:rsidDel="0006198A">
          <w:rPr>
            <w:rFonts w:ascii="Arial" w:hAnsi="Arial"/>
            <w:b/>
            <w:spacing w:val="-13"/>
          </w:rPr>
          <w:delText xml:space="preserve"> </w:delText>
        </w:r>
        <w:r w:rsidDel="0006198A">
          <w:rPr>
            <w:rFonts w:ascii="Arial" w:hAnsi="Arial"/>
            <w:b/>
          </w:rPr>
          <w:delText>citación</w:delText>
        </w:r>
        <w:r w:rsidDel="0006198A">
          <w:rPr>
            <w:rFonts w:ascii="Arial" w:hAnsi="Arial"/>
            <w:b/>
            <w:spacing w:val="-14"/>
          </w:rPr>
          <w:delText xml:space="preserve"> </w:delText>
        </w:r>
        <w:r w:rsidDel="0006198A">
          <w:rPr>
            <w:rFonts w:ascii="Arial" w:hAnsi="Arial"/>
            <w:b/>
          </w:rPr>
          <w:delText>en</w:delText>
        </w:r>
        <w:r w:rsidDel="0006198A">
          <w:rPr>
            <w:rFonts w:ascii="Arial" w:hAnsi="Arial"/>
            <w:b/>
            <w:spacing w:val="-14"/>
          </w:rPr>
          <w:delText xml:space="preserve"> </w:delText>
        </w:r>
        <w:r w:rsidDel="0006198A">
          <w:rPr>
            <w:rFonts w:ascii="Arial" w:hAnsi="Arial"/>
            <w:b/>
          </w:rPr>
          <w:delText>garantía</w:delText>
        </w:r>
        <w:r w:rsidDel="0006198A">
          <w:rPr>
            <w:rFonts w:ascii="Arial" w:hAnsi="Arial"/>
            <w:b/>
            <w:spacing w:val="-3"/>
          </w:rPr>
          <w:delText xml:space="preserve"> </w:delText>
        </w:r>
        <w:r w:rsidDel="0006198A">
          <w:delText>cursada</w:delText>
        </w:r>
        <w:r w:rsidDel="0006198A">
          <w:rPr>
            <w:spacing w:val="-14"/>
          </w:rPr>
          <w:delText xml:space="preserve"> </w:delText>
        </w:r>
        <w:r w:rsidDel="0006198A">
          <w:delText>a</w:delText>
        </w:r>
        <w:r w:rsidDel="0006198A">
          <w:rPr>
            <w:spacing w:val="-2"/>
          </w:rPr>
          <w:delText xml:space="preserve"> </w:delText>
        </w:r>
        <w:r w:rsidDel="0006198A">
          <w:rPr>
            <w:rFonts w:ascii="Arial" w:hAnsi="Arial"/>
            <w:b/>
          </w:rPr>
          <w:delText>LIBRA</w:delText>
        </w:r>
        <w:r w:rsidDel="0006198A">
          <w:rPr>
            <w:rFonts w:ascii="Arial" w:hAnsi="Arial"/>
            <w:b/>
            <w:spacing w:val="-12"/>
          </w:rPr>
          <w:delText xml:space="preserve"> </w:delText>
        </w:r>
        <w:r w:rsidDel="0006198A">
          <w:rPr>
            <w:rFonts w:ascii="Arial" w:hAnsi="Arial"/>
            <w:b/>
          </w:rPr>
          <w:delText>COMPAÑÍA</w:delText>
        </w:r>
        <w:r w:rsidDel="0006198A">
          <w:rPr>
            <w:rFonts w:ascii="Arial" w:hAnsi="Arial"/>
            <w:b/>
            <w:spacing w:val="-15"/>
          </w:rPr>
          <w:delText xml:space="preserve"> </w:delText>
        </w:r>
        <w:r w:rsidDel="0006198A">
          <w:rPr>
            <w:rFonts w:ascii="Arial" w:hAnsi="Arial"/>
            <w:b/>
          </w:rPr>
          <w:delText>ARGENTINA DE</w:delText>
        </w:r>
        <w:r w:rsidDel="0006198A">
          <w:rPr>
            <w:rFonts w:ascii="Arial" w:hAnsi="Arial"/>
            <w:b/>
            <w:spacing w:val="80"/>
          </w:rPr>
          <w:delText xml:space="preserve"> </w:delText>
        </w:r>
        <w:r w:rsidDel="0006198A">
          <w:rPr>
            <w:rFonts w:ascii="Arial" w:hAnsi="Arial"/>
            <w:b/>
          </w:rPr>
          <w:delText>SEGUROS</w:delText>
        </w:r>
        <w:r w:rsidDel="0006198A">
          <w:rPr>
            <w:rFonts w:ascii="Arial" w:hAnsi="Arial"/>
            <w:b/>
            <w:spacing w:val="80"/>
          </w:rPr>
          <w:delText xml:space="preserve"> </w:delText>
        </w:r>
        <w:r w:rsidDel="0006198A">
          <w:rPr>
            <w:rFonts w:ascii="Arial" w:hAnsi="Arial"/>
            <w:b/>
          </w:rPr>
          <w:delText>S.A.</w:delText>
        </w:r>
        <w:r w:rsidDel="0006198A">
          <w:delText>,</w:delText>
        </w:r>
        <w:r w:rsidDel="0006198A">
          <w:rPr>
            <w:spacing w:val="80"/>
          </w:rPr>
          <w:delText xml:space="preserve"> </w:delText>
        </w:r>
        <w:r w:rsidDel="0006198A">
          <w:delText>en</w:delText>
        </w:r>
        <w:r w:rsidDel="0006198A">
          <w:rPr>
            <w:spacing w:val="80"/>
          </w:rPr>
          <w:delText xml:space="preserve"> </w:delText>
        </w:r>
        <w:r w:rsidDel="0006198A">
          <w:delText>su</w:delText>
        </w:r>
        <w:r w:rsidDel="0006198A">
          <w:rPr>
            <w:spacing w:val="80"/>
          </w:rPr>
          <w:delText xml:space="preserve"> </w:delText>
        </w:r>
        <w:r w:rsidDel="0006198A">
          <w:delText>carácter</w:delText>
        </w:r>
        <w:r w:rsidDel="0006198A">
          <w:rPr>
            <w:spacing w:val="80"/>
          </w:rPr>
          <w:delText xml:space="preserve"> </w:delText>
        </w:r>
        <w:r w:rsidDel="0006198A">
          <w:delText>de</w:delText>
        </w:r>
        <w:r w:rsidDel="0006198A">
          <w:rPr>
            <w:spacing w:val="80"/>
          </w:rPr>
          <w:delText xml:space="preserve"> </w:delText>
        </w:r>
        <w:r w:rsidDel="0006198A">
          <w:delText>aseguradora</w:delText>
        </w:r>
        <w:r w:rsidDel="0006198A">
          <w:rPr>
            <w:spacing w:val="80"/>
          </w:rPr>
          <w:delText xml:space="preserve"> </w:delText>
        </w:r>
        <w:r w:rsidDel="0006198A">
          <w:delText>(art.</w:delText>
        </w:r>
        <w:r w:rsidDel="0006198A">
          <w:rPr>
            <w:spacing w:val="80"/>
          </w:rPr>
          <w:delText xml:space="preserve"> </w:delText>
        </w:r>
        <w:r w:rsidDel="0006198A">
          <w:delText>118</w:delText>
        </w:r>
        <w:r w:rsidDel="0006198A">
          <w:rPr>
            <w:spacing w:val="80"/>
          </w:rPr>
          <w:delText xml:space="preserve"> </w:delText>
        </w:r>
        <w:r w:rsidDel="0006198A">
          <w:delText>de</w:delText>
        </w:r>
        <w:r w:rsidDel="0006198A">
          <w:rPr>
            <w:spacing w:val="80"/>
          </w:rPr>
          <w:delText xml:space="preserve"> </w:delText>
        </w:r>
        <w:r w:rsidDel="0006198A">
          <w:delText>la</w:delText>
        </w:r>
        <w:r w:rsidDel="0006198A">
          <w:rPr>
            <w:spacing w:val="80"/>
          </w:rPr>
          <w:delText xml:space="preserve"> </w:delText>
        </w:r>
        <w:r w:rsidDel="0006198A">
          <w:delText>Ley 17.418),</w:delText>
        </w:r>
        <w:r w:rsidDel="0006198A">
          <w:rPr>
            <w:spacing w:val="-1"/>
          </w:rPr>
          <w:delText xml:space="preserve"> </w:delText>
        </w:r>
        <w:r w:rsidDel="0006198A">
          <w:rPr>
            <w:rFonts w:ascii="Arial" w:hAnsi="Arial"/>
            <w:b/>
          </w:rPr>
          <w:delText>oportunamente notificada con fecha 30 de diciembre de 2025</w:delText>
        </w:r>
        <w:r w:rsidDel="0006198A">
          <w:delText>, oponiendo la</w:delText>
        </w:r>
        <w:r w:rsidDel="0006198A">
          <w:rPr>
            <w:spacing w:val="-2"/>
          </w:rPr>
          <w:delText xml:space="preserve"> </w:delText>
        </w:r>
        <w:r w:rsidDel="0006198A">
          <w:rPr>
            <w:rFonts w:ascii="Arial" w:hAnsi="Arial"/>
            <w:b/>
          </w:rPr>
          <w:delText>inexistencia</w:delText>
        </w:r>
        <w:r w:rsidDel="0006198A">
          <w:rPr>
            <w:rFonts w:ascii="Arial" w:hAnsi="Arial"/>
            <w:b/>
            <w:spacing w:val="40"/>
          </w:rPr>
          <w:delText xml:space="preserve"> </w:delText>
        </w:r>
        <w:r w:rsidDel="0006198A">
          <w:rPr>
            <w:rFonts w:ascii="Arial" w:hAnsi="Arial"/>
            <w:b/>
          </w:rPr>
          <w:delText>de</w:delText>
        </w:r>
        <w:r w:rsidDel="0006198A">
          <w:rPr>
            <w:rFonts w:ascii="Arial" w:hAnsi="Arial"/>
            <w:b/>
            <w:spacing w:val="40"/>
          </w:rPr>
          <w:delText xml:space="preserve"> </w:delText>
        </w:r>
        <w:r w:rsidDel="0006198A">
          <w:rPr>
            <w:rFonts w:ascii="Arial" w:hAnsi="Arial"/>
            <w:b/>
          </w:rPr>
          <w:delText>responsabilidad</w:delText>
        </w:r>
        <w:r w:rsidDel="0006198A">
          <w:rPr>
            <w:rFonts w:ascii="Arial" w:hAnsi="Arial"/>
            <w:b/>
            <w:spacing w:val="40"/>
          </w:rPr>
          <w:delText xml:space="preserve"> </w:delText>
        </w:r>
        <w:r w:rsidDel="0006198A">
          <w:rPr>
            <w:rFonts w:ascii="Arial" w:hAnsi="Arial"/>
            <w:b/>
          </w:rPr>
          <w:delText>atribuible</w:delText>
        </w:r>
        <w:r w:rsidDel="0006198A">
          <w:rPr>
            <w:rFonts w:ascii="Arial" w:hAnsi="Arial"/>
            <w:b/>
            <w:spacing w:val="40"/>
          </w:rPr>
          <w:delText xml:space="preserve"> </w:delText>
        </w:r>
        <w:r w:rsidDel="0006198A">
          <w:rPr>
            <w:rFonts w:ascii="Arial" w:hAnsi="Arial"/>
            <w:b/>
          </w:rPr>
          <w:delText>al</w:delText>
        </w:r>
        <w:r w:rsidDel="0006198A">
          <w:rPr>
            <w:rFonts w:ascii="Arial" w:hAnsi="Arial"/>
            <w:b/>
            <w:spacing w:val="73"/>
          </w:rPr>
          <w:delText xml:space="preserve"> </w:delText>
        </w:r>
        <w:r w:rsidDel="0006198A">
          <w:rPr>
            <w:rFonts w:ascii="Arial" w:hAnsi="Arial"/>
            <w:b/>
          </w:rPr>
          <w:delText>asegurado</w:delText>
        </w:r>
        <w:r w:rsidDel="0006198A">
          <w:delText>,</w:delText>
        </w:r>
        <w:r w:rsidDel="0006198A">
          <w:rPr>
            <w:spacing w:val="40"/>
          </w:rPr>
          <w:delText xml:space="preserve"> </w:delText>
        </w:r>
        <w:r w:rsidDel="0006198A">
          <w:delText>y</w:delText>
        </w:r>
        <w:r w:rsidDel="0006198A">
          <w:rPr>
            <w:spacing w:val="40"/>
          </w:rPr>
          <w:delText xml:space="preserve"> </w:delText>
        </w:r>
        <w:r w:rsidDel="0006198A">
          <w:delText>subsidiariamente</w:delText>
        </w:r>
        <w:r w:rsidDel="0006198A">
          <w:rPr>
            <w:spacing w:val="40"/>
          </w:rPr>
          <w:delText xml:space="preserve"> </w:delText>
        </w:r>
        <w:r w:rsidDel="0006198A">
          <w:delText>la</w:delText>
        </w:r>
        <w:r w:rsidDel="0006198A">
          <w:rPr>
            <w:spacing w:val="-1"/>
          </w:rPr>
          <w:delText xml:space="preserve"> </w:delText>
        </w:r>
        <w:r w:rsidDel="0006198A">
          <w:rPr>
            <w:rFonts w:ascii="Arial" w:hAnsi="Arial"/>
            <w:b/>
          </w:rPr>
          <w:delText>culpa de la propia actora y/o la concurrencia de factores externos ajenos al riesgo</w:delText>
        </w:r>
        <w:r w:rsidDel="0006198A">
          <w:rPr>
            <w:rFonts w:ascii="Arial" w:hAnsi="Arial"/>
            <w:b/>
            <w:spacing w:val="40"/>
          </w:rPr>
          <w:delText xml:space="preserve"> </w:delText>
        </w:r>
        <w:r w:rsidDel="0006198A">
          <w:rPr>
            <w:rFonts w:ascii="Arial" w:hAnsi="Arial"/>
            <w:b/>
          </w:rPr>
          <w:delText>creado</w:delText>
        </w:r>
        <w:r w:rsidDel="0006198A">
          <w:delText>,</w:delText>
        </w:r>
        <w:r w:rsidDel="0006198A">
          <w:rPr>
            <w:spacing w:val="40"/>
          </w:rPr>
          <w:delText xml:space="preserve"> </w:delText>
        </w:r>
        <w:r w:rsidDel="0006198A">
          <w:delText>así</w:delText>
        </w:r>
        <w:r w:rsidDel="0006198A">
          <w:rPr>
            <w:spacing w:val="40"/>
          </w:rPr>
          <w:delText xml:space="preserve"> </w:delText>
        </w:r>
        <w:r w:rsidDel="0006198A">
          <w:delText>como</w:delText>
        </w:r>
        <w:r w:rsidDel="0006198A">
          <w:rPr>
            <w:spacing w:val="40"/>
          </w:rPr>
          <w:delText xml:space="preserve"> </w:delText>
        </w:r>
        <w:r w:rsidDel="0006198A">
          <w:delText xml:space="preserve">la </w:delText>
        </w:r>
        <w:r w:rsidDel="0006198A">
          <w:rPr>
            <w:rFonts w:ascii="Arial" w:hAnsi="Arial"/>
            <w:b/>
          </w:rPr>
          <w:delText>evidente</w:delText>
        </w:r>
        <w:r w:rsidDel="0006198A">
          <w:rPr>
            <w:rFonts w:ascii="Arial" w:hAnsi="Arial"/>
            <w:b/>
            <w:spacing w:val="-2"/>
          </w:rPr>
          <w:delText xml:space="preserve"> </w:delText>
        </w:r>
        <w:r w:rsidDel="0006198A">
          <w:rPr>
            <w:rFonts w:ascii="Arial" w:hAnsi="Arial"/>
            <w:b/>
          </w:rPr>
          <w:delText>pluspetitio</w:delText>
        </w:r>
        <w:r w:rsidDel="0006198A">
          <w:rPr>
            <w:rFonts w:ascii="Arial" w:hAnsi="Arial"/>
            <w:b/>
            <w:spacing w:val="-2"/>
          </w:rPr>
          <w:delText xml:space="preserve"> </w:delText>
        </w:r>
        <w:r w:rsidDel="0006198A">
          <w:delText>derivada</w:delText>
        </w:r>
        <w:r w:rsidDel="0006198A">
          <w:rPr>
            <w:spacing w:val="40"/>
          </w:rPr>
          <w:delText xml:space="preserve"> </w:delText>
        </w:r>
        <w:r w:rsidDel="0006198A">
          <w:delText>de</w:delText>
        </w:r>
        <w:r w:rsidDel="0006198A">
          <w:rPr>
            <w:spacing w:val="40"/>
          </w:rPr>
          <w:delText xml:space="preserve"> </w:delText>
        </w:r>
        <w:r w:rsidDel="0006198A">
          <w:delText xml:space="preserve">los </w:delText>
        </w:r>
        <w:r w:rsidDel="0006198A">
          <w:rPr>
            <w:rFonts w:ascii="Arial" w:hAnsi="Arial"/>
            <w:b/>
          </w:rPr>
          <w:delText>altísimos, improcedentes e injustificados montos reclamados</w:delText>
        </w:r>
        <w:r w:rsidDel="0006198A">
          <w:delText xml:space="preserve">, y a </w:delText>
        </w:r>
        <w:r w:rsidDel="0006198A">
          <w:rPr>
            <w:rFonts w:ascii="Arial" w:hAnsi="Arial"/>
            <w:b/>
          </w:rPr>
          <w:delText>contestar la demanda entablada</w:delText>
        </w:r>
        <w:r w:rsidDel="0006198A">
          <w:delText xml:space="preserve">, solicitando su </w:delText>
        </w:r>
        <w:r w:rsidDel="0006198A">
          <w:rPr>
            <w:rFonts w:ascii="Arial" w:hAnsi="Arial"/>
            <w:b/>
          </w:rPr>
          <w:delText>rechazo total por manifiestamente improcedente</w:delText>
        </w:r>
        <w:r w:rsidDel="0006198A">
          <w:delText>, con expresa imposición de costas. Vengo a:</w:delText>
        </w:r>
      </w:del>
    </w:p>
    <w:p w14:paraId="7E653CD7" w14:textId="5330B89D" w:rsidR="008B0511" w:rsidDel="0006198A" w:rsidRDefault="008B0511">
      <w:pPr>
        <w:pStyle w:val="Textoindependiente"/>
        <w:rPr>
          <w:del w:id="20" w:author="Camila Persichini" w:date="2026-02-03T16:17:00Z" w16du:dateUtc="2026-02-03T19:17:00Z"/>
        </w:rPr>
      </w:pPr>
    </w:p>
    <w:p w14:paraId="0CDC00DD" w14:textId="0F273714" w:rsidR="008B0511" w:rsidDel="0006198A" w:rsidRDefault="008B0511">
      <w:pPr>
        <w:pStyle w:val="Textoindependiente"/>
        <w:spacing w:before="241"/>
        <w:rPr>
          <w:del w:id="21" w:author="Camila Persichini" w:date="2026-02-03T16:17:00Z" w16du:dateUtc="2026-02-03T19:17:00Z"/>
        </w:rPr>
      </w:pPr>
    </w:p>
    <w:p w14:paraId="6F19E264" w14:textId="0A97E29F" w:rsidR="008B0511" w:rsidDel="0006198A" w:rsidRDefault="001C3BC6">
      <w:pPr>
        <w:pStyle w:val="Ttulo1"/>
        <w:numPr>
          <w:ilvl w:val="0"/>
          <w:numId w:val="7"/>
        </w:numPr>
        <w:tabs>
          <w:tab w:val="left" w:pos="1288"/>
        </w:tabs>
        <w:ind w:hanging="605"/>
        <w:jc w:val="left"/>
        <w:rPr>
          <w:del w:id="22" w:author="Camila Persichini" w:date="2026-02-03T16:17:00Z" w16du:dateUtc="2026-02-03T19:17:00Z"/>
          <w:u w:val="none"/>
        </w:rPr>
      </w:pPr>
      <w:del w:id="23" w:author="Camila Persichini" w:date="2026-02-03T16:17:00Z" w16du:dateUtc="2026-02-03T19:17:00Z">
        <w:r w:rsidDel="0006198A">
          <w:delText>CITACION</w:delText>
        </w:r>
        <w:r w:rsidDel="0006198A">
          <w:rPr>
            <w:spacing w:val="-5"/>
          </w:rPr>
          <w:delText xml:space="preserve"> </w:delText>
        </w:r>
        <w:r w:rsidDel="0006198A">
          <w:delText>EN</w:delText>
        </w:r>
        <w:r w:rsidDel="0006198A">
          <w:rPr>
            <w:spacing w:val="-6"/>
          </w:rPr>
          <w:delText xml:space="preserve"> </w:delText>
        </w:r>
        <w:r w:rsidDel="0006198A">
          <w:rPr>
            <w:spacing w:val="-2"/>
          </w:rPr>
          <w:delText>GARANTIA</w:delText>
        </w:r>
      </w:del>
    </w:p>
    <w:p w14:paraId="4F0F1ACD" w14:textId="7FDD98FE" w:rsidR="008B0511" w:rsidDel="0006198A" w:rsidRDefault="008B0511">
      <w:pPr>
        <w:pStyle w:val="Textoindependiente"/>
        <w:rPr>
          <w:del w:id="24" w:author="Camila Persichini" w:date="2026-02-03T16:17:00Z" w16du:dateUtc="2026-02-03T19:17:00Z"/>
          <w:rFonts w:ascii="Arial"/>
          <w:b/>
        </w:rPr>
      </w:pPr>
    </w:p>
    <w:p w14:paraId="118409B6" w14:textId="7343410E" w:rsidR="008B0511" w:rsidDel="0006198A" w:rsidRDefault="008B0511">
      <w:pPr>
        <w:pStyle w:val="Textoindependiente"/>
        <w:rPr>
          <w:del w:id="25" w:author="Camila Persichini" w:date="2026-02-03T16:17:00Z" w16du:dateUtc="2026-02-03T19:17:00Z"/>
          <w:rFonts w:ascii="Arial"/>
          <w:b/>
        </w:rPr>
      </w:pPr>
    </w:p>
    <w:p w14:paraId="1175396D" w14:textId="7D3C0397" w:rsidR="008B0511" w:rsidDel="0006198A" w:rsidRDefault="001C3BC6">
      <w:pPr>
        <w:spacing w:line="360" w:lineRule="auto"/>
        <w:ind w:left="568" w:right="131" w:firstLine="360"/>
        <w:jc w:val="both"/>
        <w:rPr>
          <w:del w:id="26" w:author="Camila Persichini" w:date="2026-02-03T16:17:00Z" w16du:dateUtc="2026-02-03T19:17:00Z"/>
        </w:rPr>
      </w:pPr>
      <w:del w:id="27" w:author="Camila Persichini" w:date="2026-02-03T16:17:00Z" w16du:dateUtc="2026-02-03T19:17:00Z">
        <w:r w:rsidDel="0006198A">
          <w:delText>La intervención de</w:delText>
        </w:r>
        <w:r w:rsidDel="0006198A">
          <w:rPr>
            <w:spacing w:val="-4"/>
          </w:rPr>
          <w:delText xml:space="preserve"> </w:delText>
        </w:r>
        <w:r w:rsidDel="0006198A">
          <w:rPr>
            <w:rFonts w:ascii="Arial" w:hAnsi="Arial"/>
            <w:b/>
          </w:rPr>
          <w:delText xml:space="preserve">LIBRA COMPAÑÍA ARGENTINA DE SEGUROS S.A. </w:delText>
        </w:r>
        <w:r w:rsidDel="0006198A">
          <w:delText xml:space="preserve">en autos reconoce </w:delText>
        </w:r>
        <w:r w:rsidDel="0006198A">
          <w:rPr>
            <w:rFonts w:ascii="Arial" w:hAnsi="Arial"/>
            <w:b/>
          </w:rPr>
          <w:delText>exclusivamente causa contractual</w:delText>
        </w:r>
        <w:r w:rsidDel="0006198A">
          <w:delText>, derivada del contrato de seguro celebrado por</w:delText>
        </w:r>
        <w:r w:rsidDel="0006198A">
          <w:rPr>
            <w:spacing w:val="-2"/>
          </w:rPr>
          <w:delText xml:space="preserve"> </w:delText>
        </w:r>
        <w:r w:rsidDel="0006198A">
          <w:rPr>
            <w:rFonts w:ascii="Arial" w:hAnsi="Arial"/>
            <w:b/>
          </w:rPr>
          <w:delText>mutuo acuerdo de voluntades</w:delText>
        </w:r>
        <w:r w:rsidDel="0006198A">
          <w:rPr>
            <w:rFonts w:ascii="Arial" w:hAnsi="Arial"/>
            <w:b/>
            <w:spacing w:val="-2"/>
          </w:rPr>
          <w:delText xml:space="preserve"> </w:delText>
        </w:r>
        <w:r w:rsidDel="0006198A">
          <w:delText xml:space="preserve">entre la aseguradora y su asegurado, conforme a la póliza N.º </w:delText>
        </w:r>
        <w:r w:rsidDel="0006198A">
          <w:rPr>
            <w:rFonts w:ascii="Arial" w:hAnsi="Arial"/>
            <w:b/>
          </w:rPr>
          <w:delText>4-881910</w:delText>
        </w:r>
        <w:r w:rsidDel="0006198A">
          <w:delText>, vigente al momento del hecho.</w:delText>
        </w:r>
      </w:del>
    </w:p>
    <w:p w14:paraId="5928C7D0" w14:textId="25C3F6BD" w:rsidR="008B0511" w:rsidDel="0006198A" w:rsidRDefault="001C3BC6">
      <w:pPr>
        <w:spacing w:line="360" w:lineRule="auto"/>
        <w:ind w:left="568" w:right="133" w:firstLine="360"/>
        <w:jc w:val="both"/>
        <w:rPr>
          <w:del w:id="28" w:author="Camila Persichini" w:date="2026-02-03T16:17:00Z" w16du:dateUtc="2026-02-03T19:17:00Z"/>
        </w:rPr>
      </w:pPr>
      <w:del w:id="29" w:author="Camila Persichini" w:date="2026-02-03T16:17:00Z" w16du:dateUtc="2026-02-03T19:17:00Z">
        <w:r w:rsidDel="0006198A">
          <w:lastRenderedPageBreak/>
          <w:delText xml:space="preserve">En tal sentido, la obligación asumida por esta citada en garantía </w:delText>
        </w:r>
        <w:r w:rsidDel="0006198A">
          <w:rPr>
            <w:rFonts w:ascii="Arial" w:hAnsi="Arial"/>
            <w:b/>
          </w:rPr>
          <w:delText>no importa la asunción directa de la responsabilidad civil ni la reparación autónoma del daño</w:delText>
        </w:r>
        <w:r w:rsidDel="0006198A">
          <w:delText>, sino</w:delText>
        </w:r>
        <w:r w:rsidDel="0006198A">
          <w:rPr>
            <w:spacing w:val="-5"/>
          </w:rPr>
          <w:delText xml:space="preserve"> </w:delText>
        </w:r>
        <w:r w:rsidDel="0006198A">
          <w:delText>el</w:delText>
        </w:r>
        <w:r w:rsidDel="0006198A">
          <w:rPr>
            <w:spacing w:val="-6"/>
          </w:rPr>
          <w:delText xml:space="preserve"> </w:delText>
        </w:r>
        <w:r w:rsidDel="0006198A">
          <w:delText>compromiso</w:delText>
        </w:r>
        <w:r w:rsidDel="0006198A">
          <w:rPr>
            <w:spacing w:val="-5"/>
          </w:rPr>
          <w:delText xml:space="preserve"> </w:delText>
        </w:r>
        <w:r w:rsidDel="0006198A">
          <w:delText>estrictamente</w:delText>
        </w:r>
        <w:r w:rsidDel="0006198A">
          <w:rPr>
            <w:spacing w:val="-5"/>
          </w:rPr>
          <w:delText xml:space="preserve"> </w:delText>
        </w:r>
        <w:r w:rsidDel="0006198A">
          <w:delText>contractual</w:delText>
        </w:r>
        <w:r w:rsidDel="0006198A">
          <w:rPr>
            <w:spacing w:val="-6"/>
          </w:rPr>
          <w:delText xml:space="preserve"> </w:delText>
        </w:r>
        <w:r w:rsidDel="0006198A">
          <w:delText>de</w:delText>
        </w:r>
        <w:r w:rsidDel="0006198A">
          <w:rPr>
            <w:spacing w:val="-5"/>
          </w:rPr>
          <w:delText xml:space="preserve"> </w:delText>
        </w:r>
        <w:r w:rsidDel="0006198A">
          <w:rPr>
            <w:rFonts w:ascii="Arial" w:hAnsi="Arial"/>
            <w:b/>
          </w:rPr>
          <w:delText>mantener</w:delText>
        </w:r>
        <w:r w:rsidDel="0006198A">
          <w:rPr>
            <w:rFonts w:ascii="Arial" w:hAnsi="Arial"/>
            <w:b/>
            <w:spacing w:val="-7"/>
          </w:rPr>
          <w:delText xml:space="preserve"> </w:delText>
        </w:r>
        <w:r w:rsidDel="0006198A">
          <w:rPr>
            <w:rFonts w:ascii="Arial" w:hAnsi="Arial"/>
            <w:b/>
          </w:rPr>
          <w:delText>indemne</w:delText>
        </w:r>
        <w:r w:rsidDel="0006198A">
          <w:rPr>
            <w:rFonts w:ascii="Arial" w:hAnsi="Arial"/>
            <w:b/>
            <w:spacing w:val="-5"/>
          </w:rPr>
          <w:delText xml:space="preserve"> </w:delText>
        </w:r>
        <w:r w:rsidDel="0006198A">
          <w:rPr>
            <w:rFonts w:ascii="Arial" w:hAnsi="Arial"/>
            <w:b/>
          </w:rPr>
          <w:delText>al</w:delText>
        </w:r>
        <w:r w:rsidDel="0006198A">
          <w:rPr>
            <w:rFonts w:ascii="Arial" w:hAnsi="Arial"/>
            <w:b/>
            <w:spacing w:val="-4"/>
          </w:rPr>
          <w:delText xml:space="preserve"> </w:delText>
        </w:r>
        <w:r w:rsidDel="0006198A">
          <w:rPr>
            <w:rFonts w:ascii="Arial" w:hAnsi="Arial"/>
            <w:b/>
          </w:rPr>
          <w:delText>asegurado</w:delText>
        </w:r>
        <w:r w:rsidDel="0006198A">
          <w:delText>,</w:delText>
        </w:r>
        <w:r w:rsidDel="0006198A">
          <w:rPr>
            <w:spacing w:val="-4"/>
          </w:rPr>
          <w:delText xml:space="preserve"> </w:delText>
        </w:r>
        <w:r w:rsidDel="0006198A">
          <w:delText>en la</w:delText>
        </w:r>
        <w:r w:rsidDel="0006198A">
          <w:rPr>
            <w:spacing w:val="-15"/>
          </w:rPr>
          <w:delText xml:space="preserve"> </w:delText>
        </w:r>
        <w:r w:rsidDel="0006198A">
          <w:delText>medida</w:delText>
        </w:r>
        <w:r w:rsidDel="0006198A">
          <w:rPr>
            <w:spacing w:val="-14"/>
          </w:rPr>
          <w:delText xml:space="preserve"> </w:delText>
        </w:r>
        <w:r w:rsidDel="0006198A">
          <w:delText>y</w:delText>
        </w:r>
        <w:r w:rsidDel="0006198A">
          <w:rPr>
            <w:spacing w:val="-16"/>
          </w:rPr>
          <w:delText xml:space="preserve"> </w:delText>
        </w:r>
        <w:r w:rsidDel="0006198A">
          <w:delText>con</w:delText>
        </w:r>
        <w:r w:rsidDel="0006198A">
          <w:rPr>
            <w:spacing w:val="-13"/>
          </w:rPr>
          <w:delText xml:space="preserve"> </w:delText>
        </w:r>
        <w:r w:rsidDel="0006198A">
          <w:delText>los</w:delText>
        </w:r>
        <w:r w:rsidDel="0006198A">
          <w:rPr>
            <w:spacing w:val="-13"/>
          </w:rPr>
          <w:delText xml:space="preserve"> </w:delText>
        </w:r>
        <w:r w:rsidDel="0006198A">
          <w:delText>alcances</w:delText>
        </w:r>
        <w:r w:rsidDel="0006198A">
          <w:rPr>
            <w:spacing w:val="-13"/>
          </w:rPr>
          <w:delText xml:space="preserve"> </w:delText>
        </w:r>
        <w:r w:rsidDel="0006198A">
          <w:delText>expresamente</w:delText>
        </w:r>
        <w:r w:rsidDel="0006198A">
          <w:rPr>
            <w:spacing w:val="-14"/>
          </w:rPr>
          <w:delText xml:space="preserve"> </w:delText>
        </w:r>
        <w:r w:rsidDel="0006198A">
          <w:delText>previstos</w:delText>
        </w:r>
        <w:r w:rsidDel="0006198A">
          <w:rPr>
            <w:spacing w:val="-13"/>
          </w:rPr>
          <w:delText xml:space="preserve"> </w:delText>
        </w:r>
        <w:r w:rsidDel="0006198A">
          <w:delText>en</w:delText>
        </w:r>
        <w:r w:rsidDel="0006198A">
          <w:rPr>
            <w:spacing w:val="-16"/>
          </w:rPr>
          <w:delText xml:space="preserve"> </w:delText>
        </w:r>
        <w:r w:rsidDel="0006198A">
          <w:delText>la</w:delText>
        </w:r>
        <w:r w:rsidDel="0006198A">
          <w:rPr>
            <w:spacing w:val="-13"/>
          </w:rPr>
          <w:delText xml:space="preserve"> </w:delText>
        </w:r>
        <w:r w:rsidDel="0006198A">
          <w:delText>póliza</w:delText>
        </w:r>
        <w:r w:rsidDel="0006198A">
          <w:rPr>
            <w:spacing w:val="-14"/>
          </w:rPr>
          <w:delText xml:space="preserve"> </w:delText>
        </w:r>
        <w:r w:rsidDel="0006198A">
          <w:delText>y</w:delText>
        </w:r>
        <w:r w:rsidDel="0006198A">
          <w:rPr>
            <w:spacing w:val="-13"/>
          </w:rPr>
          <w:delText xml:space="preserve"> </w:delText>
        </w:r>
        <w:r w:rsidDel="0006198A">
          <w:delText>en</w:delText>
        </w:r>
        <w:r w:rsidDel="0006198A">
          <w:rPr>
            <w:spacing w:val="-16"/>
          </w:rPr>
          <w:delText xml:space="preserve"> </w:delText>
        </w:r>
        <w:r w:rsidDel="0006198A">
          <w:delText>la</w:delText>
        </w:r>
        <w:r w:rsidDel="0006198A">
          <w:rPr>
            <w:spacing w:val="-13"/>
          </w:rPr>
          <w:delText xml:space="preserve"> </w:delText>
        </w:r>
        <w:r w:rsidDel="0006198A">
          <w:delText>Ley</w:delText>
        </w:r>
        <w:r w:rsidDel="0006198A">
          <w:rPr>
            <w:spacing w:val="-13"/>
          </w:rPr>
          <w:delText xml:space="preserve"> </w:delText>
        </w:r>
        <w:r w:rsidDel="0006198A">
          <w:delText>de</w:delText>
        </w:r>
        <w:r w:rsidDel="0006198A">
          <w:rPr>
            <w:spacing w:val="-14"/>
          </w:rPr>
          <w:delText xml:space="preserve"> </w:delText>
        </w:r>
        <w:r w:rsidDel="0006198A">
          <w:delText>Seguros N.º 17.418.</w:delText>
        </w:r>
      </w:del>
    </w:p>
    <w:p w14:paraId="0C865FC4" w14:textId="68D9A82E" w:rsidR="008B0511" w:rsidDel="0006198A" w:rsidRDefault="001C3BC6">
      <w:pPr>
        <w:spacing w:line="360" w:lineRule="auto"/>
        <w:ind w:left="568" w:right="133" w:firstLine="360"/>
        <w:jc w:val="both"/>
        <w:rPr>
          <w:del w:id="30" w:author="Camila Persichini" w:date="2026-02-03T16:17:00Z" w16du:dateUtc="2026-02-03T19:17:00Z"/>
        </w:rPr>
      </w:pPr>
      <w:del w:id="31" w:author="Camila Persichini" w:date="2026-02-03T16:17:00Z" w16du:dateUtc="2026-02-03T19:17:00Z">
        <w:r w:rsidDel="0006198A">
          <w:delText>Tal</w:delText>
        </w:r>
        <w:r w:rsidDel="0006198A">
          <w:rPr>
            <w:spacing w:val="-12"/>
          </w:rPr>
          <w:delText xml:space="preserve"> </w:delText>
        </w:r>
        <w:r w:rsidDel="0006198A">
          <w:delText>como</w:delText>
        </w:r>
        <w:r w:rsidDel="0006198A">
          <w:rPr>
            <w:spacing w:val="-11"/>
          </w:rPr>
          <w:delText xml:space="preserve"> </w:delText>
        </w:r>
        <w:r w:rsidDel="0006198A">
          <w:delText>lo</w:delText>
        </w:r>
        <w:r w:rsidDel="0006198A">
          <w:rPr>
            <w:spacing w:val="-11"/>
          </w:rPr>
          <w:delText xml:space="preserve"> </w:delText>
        </w:r>
        <w:r w:rsidDel="0006198A">
          <w:delText>establece</w:delText>
        </w:r>
        <w:r w:rsidDel="0006198A">
          <w:rPr>
            <w:spacing w:val="-12"/>
          </w:rPr>
          <w:delText xml:space="preserve"> </w:delText>
        </w:r>
        <w:r w:rsidDel="0006198A">
          <w:delText>la</w:delText>
        </w:r>
        <w:r w:rsidDel="0006198A">
          <w:rPr>
            <w:spacing w:val="-14"/>
          </w:rPr>
          <w:delText xml:space="preserve"> </w:delText>
        </w:r>
        <w:r w:rsidDel="0006198A">
          <w:delText>propia</w:delText>
        </w:r>
        <w:r w:rsidDel="0006198A">
          <w:rPr>
            <w:spacing w:val="-11"/>
          </w:rPr>
          <w:delText xml:space="preserve"> </w:delText>
        </w:r>
        <w:r w:rsidDel="0006198A">
          <w:delText>póliza,</w:delText>
        </w:r>
        <w:r w:rsidDel="0006198A">
          <w:rPr>
            <w:spacing w:val="-10"/>
          </w:rPr>
          <w:delText xml:space="preserve"> </w:delText>
        </w:r>
        <w:r w:rsidDel="0006198A">
          <w:delText>“el</w:delText>
        </w:r>
        <w:r w:rsidDel="0006198A">
          <w:rPr>
            <w:spacing w:val="-15"/>
          </w:rPr>
          <w:delText xml:space="preserve"> </w:delText>
        </w:r>
        <w:r w:rsidDel="0006198A">
          <w:delText>Asegurador</w:delText>
        </w:r>
        <w:r w:rsidDel="0006198A">
          <w:rPr>
            <w:spacing w:val="-10"/>
          </w:rPr>
          <w:delText xml:space="preserve"> </w:delText>
        </w:r>
        <w:r w:rsidDel="0006198A">
          <w:delText>se</w:delText>
        </w:r>
        <w:r w:rsidDel="0006198A">
          <w:rPr>
            <w:spacing w:val="-14"/>
          </w:rPr>
          <w:delText xml:space="preserve"> </w:delText>
        </w:r>
        <w:r w:rsidDel="0006198A">
          <w:delText>obliga</w:delText>
        </w:r>
        <w:r w:rsidDel="0006198A">
          <w:rPr>
            <w:spacing w:val="-12"/>
          </w:rPr>
          <w:delText xml:space="preserve"> </w:delText>
        </w:r>
        <w:r w:rsidDel="0006198A">
          <w:delText>a</w:delText>
        </w:r>
        <w:r w:rsidDel="0006198A">
          <w:rPr>
            <w:spacing w:val="-11"/>
          </w:rPr>
          <w:delText xml:space="preserve"> </w:delText>
        </w:r>
        <w:r w:rsidDel="0006198A">
          <w:delText>mantener</w:delText>
        </w:r>
        <w:r w:rsidDel="0006198A">
          <w:rPr>
            <w:spacing w:val="-10"/>
          </w:rPr>
          <w:delText xml:space="preserve"> </w:delText>
        </w:r>
        <w:r w:rsidDel="0006198A">
          <w:delText>indemne al Asegurado (…) por cuanto deban a un tercero, sólo por los conceptos e importes previstos en la cláusula de límite de responsabilidad”, quedando en consecuencia cualquier eventual obligación de esta parte</w:delText>
        </w:r>
        <w:r w:rsidDel="0006198A">
          <w:rPr>
            <w:spacing w:val="-2"/>
          </w:rPr>
          <w:delText xml:space="preserve"> </w:delText>
        </w:r>
        <w:r w:rsidDel="0006198A">
          <w:rPr>
            <w:rFonts w:ascii="Arial" w:hAnsi="Arial"/>
            <w:b/>
          </w:rPr>
          <w:delText>condicionada a</w:delText>
        </w:r>
        <w:r w:rsidDel="0006198A">
          <w:rPr>
            <w:rFonts w:ascii="Arial" w:hAnsi="Arial"/>
            <w:b/>
            <w:spacing w:val="-2"/>
          </w:rPr>
          <w:delText xml:space="preserve"> </w:delText>
        </w:r>
        <w:r w:rsidDel="0006198A">
          <w:rPr>
            <w:rFonts w:ascii="Arial" w:hAnsi="Arial"/>
            <w:b/>
          </w:rPr>
          <w:delText>la previa acreditación de responsabilidad</w:delText>
        </w:r>
        <w:r w:rsidDel="0006198A">
          <w:rPr>
            <w:rFonts w:ascii="Arial" w:hAnsi="Arial"/>
            <w:b/>
            <w:spacing w:val="-13"/>
          </w:rPr>
          <w:delText xml:space="preserve"> </w:delText>
        </w:r>
        <w:r w:rsidDel="0006198A">
          <w:rPr>
            <w:rFonts w:ascii="Arial" w:hAnsi="Arial"/>
            <w:b/>
          </w:rPr>
          <w:delText>del</w:delText>
        </w:r>
        <w:r w:rsidDel="0006198A">
          <w:rPr>
            <w:rFonts w:ascii="Arial" w:hAnsi="Arial"/>
            <w:b/>
            <w:spacing w:val="-11"/>
          </w:rPr>
          <w:delText xml:space="preserve"> </w:delText>
        </w:r>
        <w:r w:rsidDel="0006198A">
          <w:rPr>
            <w:rFonts w:ascii="Arial" w:hAnsi="Arial"/>
            <w:b/>
          </w:rPr>
          <w:delText>asegurado</w:delText>
        </w:r>
        <w:r w:rsidDel="0006198A">
          <w:rPr>
            <w:rFonts w:ascii="Arial" w:hAnsi="Arial"/>
            <w:b/>
            <w:spacing w:val="-10"/>
          </w:rPr>
          <w:delText xml:space="preserve"> </w:delText>
        </w:r>
        <w:r w:rsidDel="0006198A">
          <w:rPr>
            <w:rFonts w:ascii="Arial" w:hAnsi="Arial"/>
            <w:b/>
          </w:rPr>
          <w:delText>y</w:delText>
        </w:r>
        <w:r w:rsidDel="0006198A">
          <w:rPr>
            <w:rFonts w:ascii="Arial" w:hAnsi="Arial"/>
            <w:b/>
            <w:spacing w:val="-13"/>
          </w:rPr>
          <w:delText xml:space="preserve"> </w:delText>
        </w:r>
        <w:r w:rsidDel="0006198A">
          <w:rPr>
            <w:rFonts w:ascii="Arial" w:hAnsi="Arial"/>
            <w:b/>
          </w:rPr>
          <w:delText>limitada</w:delText>
        </w:r>
        <w:r w:rsidDel="0006198A">
          <w:rPr>
            <w:rFonts w:ascii="Arial" w:hAnsi="Arial"/>
            <w:b/>
            <w:spacing w:val="-13"/>
          </w:rPr>
          <w:delText xml:space="preserve"> </w:delText>
        </w:r>
        <w:r w:rsidDel="0006198A">
          <w:rPr>
            <w:rFonts w:ascii="Arial" w:hAnsi="Arial"/>
            <w:b/>
          </w:rPr>
          <w:delText>a</w:delText>
        </w:r>
        <w:r w:rsidDel="0006198A">
          <w:rPr>
            <w:rFonts w:ascii="Arial" w:hAnsi="Arial"/>
            <w:b/>
            <w:spacing w:val="-13"/>
          </w:rPr>
          <w:delText xml:space="preserve"> </w:delText>
        </w:r>
        <w:r w:rsidDel="0006198A">
          <w:rPr>
            <w:rFonts w:ascii="Arial" w:hAnsi="Arial"/>
            <w:b/>
          </w:rPr>
          <w:delText>la</w:delText>
        </w:r>
        <w:r w:rsidDel="0006198A">
          <w:rPr>
            <w:rFonts w:ascii="Arial" w:hAnsi="Arial"/>
            <w:b/>
            <w:spacing w:val="-13"/>
          </w:rPr>
          <w:delText xml:space="preserve"> </w:delText>
        </w:r>
        <w:r w:rsidDel="0006198A">
          <w:rPr>
            <w:rFonts w:ascii="Arial" w:hAnsi="Arial"/>
            <w:b/>
          </w:rPr>
          <w:delText>medida</w:delText>
        </w:r>
        <w:r w:rsidDel="0006198A">
          <w:rPr>
            <w:rFonts w:ascii="Arial" w:hAnsi="Arial"/>
            <w:b/>
            <w:spacing w:val="-13"/>
          </w:rPr>
          <w:delText xml:space="preserve"> </w:delText>
        </w:r>
        <w:r w:rsidDel="0006198A">
          <w:rPr>
            <w:rFonts w:ascii="Arial" w:hAnsi="Arial"/>
            <w:b/>
          </w:rPr>
          <w:delText>del</w:delText>
        </w:r>
        <w:r w:rsidDel="0006198A">
          <w:rPr>
            <w:rFonts w:ascii="Arial" w:hAnsi="Arial"/>
            <w:b/>
            <w:spacing w:val="-11"/>
          </w:rPr>
          <w:delText xml:space="preserve"> </w:delText>
        </w:r>
        <w:r w:rsidDel="0006198A">
          <w:rPr>
            <w:rFonts w:ascii="Arial" w:hAnsi="Arial"/>
            <w:b/>
          </w:rPr>
          <w:delText>seguro</w:delText>
        </w:r>
        <w:r w:rsidDel="0006198A">
          <w:rPr>
            <w:rFonts w:ascii="Arial" w:hAnsi="Arial"/>
            <w:b/>
            <w:spacing w:val="-2"/>
          </w:rPr>
          <w:delText xml:space="preserve"> </w:delText>
        </w:r>
        <w:r w:rsidDel="0006198A">
          <w:delText>(arts.</w:delText>
        </w:r>
        <w:r w:rsidDel="0006198A">
          <w:rPr>
            <w:spacing w:val="-9"/>
          </w:rPr>
          <w:delText xml:space="preserve"> </w:delText>
        </w:r>
        <w:r w:rsidDel="0006198A">
          <w:delText>61</w:delText>
        </w:r>
        <w:r w:rsidDel="0006198A">
          <w:rPr>
            <w:spacing w:val="-13"/>
          </w:rPr>
          <w:delText xml:space="preserve"> </w:delText>
        </w:r>
        <w:r w:rsidDel="0006198A">
          <w:delText>y</w:delText>
        </w:r>
        <w:r w:rsidDel="0006198A">
          <w:rPr>
            <w:spacing w:val="-10"/>
          </w:rPr>
          <w:delText xml:space="preserve"> </w:delText>
        </w:r>
        <w:r w:rsidDel="0006198A">
          <w:delText>118</w:delText>
        </w:r>
        <w:r w:rsidDel="0006198A">
          <w:rPr>
            <w:spacing w:val="-13"/>
          </w:rPr>
          <w:delText xml:space="preserve"> </w:delText>
        </w:r>
        <w:r w:rsidDel="0006198A">
          <w:delText xml:space="preserve">Ley </w:delText>
        </w:r>
        <w:r w:rsidDel="0006198A">
          <w:rPr>
            <w:spacing w:val="-2"/>
          </w:rPr>
          <w:delText>17.418)."</w:delText>
        </w:r>
      </w:del>
    </w:p>
    <w:p w14:paraId="1A149695" w14:textId="05F5DAB1" w:rsidR="008B0511" w:rsidDel="0006198A" w:rsidRDefault="001C3BC6">
      <w:pPr>
        <w:pStyle w:val="Textoindependiente"/>
        <w:spacing w:line="360" w:lineRule="auto"/>
        <w:ind w:left="568" w:right="136" w:firstLine="360"/>
        <w:jc w:val="both"/>
        <w:rPr>
          <w:del w:id="32" w:author="Camila Persichini" w:date="2026-02-03T16:17:00Z" w16du:dateUtc="2026-02-03T19:17:00Z"/>
        </w:rPr>
      </w:pPr>
      <w:del w:id="33" w:author="Camila Persichini" w:date="2026-02-03T16:17:00Z" w16du:dateUtc="2026-02-03T19:17:00Z">
        <w:r w:rsidDel="0006198A">
          <w:delText>En</w:delText>
        </w:r>
        <w:r w:rsidDel="0006198A">
          <w:rPr>
            <w:spacing w:val="-16"/>
          </w:rPr>
          <w:delText xml:space="preserve"> </w:delText>
        </w:r>
        <w:r w:rsidDel="0006198A">
          <w:delText>los</w:delText>
        </w:r>
        <w:r w:rsidDel="0006198A">
          <w:rPr>
            <w:spacing w:val="-15"/>
          </w:rPr>
          <w:delText xml:space="preserve"> </w:delText>
        </w:r>
        <w:r w:rsidDel="0006198A">
          <w:delText>términos</w:delText>
        </w:r>
        <w:r w:rsidDel="0006198A">
          <w:rPr>
            <w:spacing w:val="-15"/>
          </w:rPr>
          <w:delText xml:space="preserve"> </w:delText>
        </w:r>
        <w:r w:rsidDel="0006198A">
          <w:delText>del</w:delText>
        </w:r>
        <w:r w:rsidDel="0006198A">
          <w:rPr>
            <w:spacing w:val="-15"/>
          </w:rPr>
          <w:delText xml:space="preserve"> </w:delText>
        </w:r>
        <w:r w:rsidDel="0006198A">
          <w:delText>art.</w:delText>
        </w:r>
        <w:r w:rsidDel="0006198A">
          <w:rPr>
            <w:spacing w:val="-15"/>
          </w:rPr>
          <w:delText xml:space="preserve"> </w:delText>
        </w:r>
        <w:r w:rsidDel="0006198A">
          <w:delText>118</w:delText>
        </w:r>
        <w:r w:rsidDel="0006198A">
          <w:rPr>
            <w:spacing w:val="-14"/>
          </w:rPr>
          <w:delText xml:space="preserve"> </w:delText>
        </w:r>
        <w:r w:rsidDel="0006198A">
          <w:delText>de</w:delText>
        </w:r>
        <w:r w:rsidDel="0006198A">
          <w:rPr>
            <w:spacing w:val="-15"/>
          </w:rPr>
          <w:delText xml:space="preserve"> </w:delText>
        </w:r>
        <w:r w:rsidDel="0006198A">
          <w:delText>la</w:delText>
        </w:r>
        <w:r w:rsidDel="0006198A">
          <w:rPr>
            <w:spacing w:val="-14"/>
          </w:rPr>
          <w:delText xml:space="preserve"> </w:delText>
        </w:r>
        <w:r w:rsidDel="0006198A">
          <w:delText>Ley</w:delText>
        </w:r>
        <w:r w:rsidDel="0006198A">
          <w:rPr>
            <w:spacing w:val="-16"/>
          </w:rPr>
          <w:delText xml:space="preserve"> </w:delText>
        </w:r>
        <w:r w:rsidDel="0006198A">
          <w:delText>17.418</w:delText>
        </w:r>
        <w:r w:rsidDel="0006198A">
          <w:rPr>
            <w:spacing w:val="-15"/>
          </w:rPr>
          <w:delText xml:space="preserve"> </w:delText>
        </w:r>
        <w:r w:rsidDel="0006198A">
          <w:delText>la</w:delText>
        </w:r>
        <w:r w:rsidDel="0006198A">
          <w:rPr>
            <w:spacing w:val="-15"/>
          </w:rPr>
          <w:delText xml:space="preserve"> </w:delText>
        </w:r>
        <w:r w:rsidDel="0006198A">
          <w:delText>parte</w:delText>
        </w:r>
        <w:r w:rsidDel="0006198A">
          <w:rPr>
            <w:spacing w:val="-15"/>
          </w:rPr>
          <w:delText xml:space="preserve"> </w:delText>
        </w:r>
        <w:r w:rsidDel="0006198A">
          <w:delText>actora</w:delText>
        </w:r>
        <w:r w:rsidDel="0006198A">
          <w:rPr>
            <w:spacing w:val="-16"/>
          </w:rPr>
          <w:delText xml:space="preserve"> </w:delText>
        </w:r>
        <w:r w:rsidDel="0006198A">
          <w:delText>citó</w:delText>
        </w:r>
        <w:r w:rsidDel="0006198A">
          <w:rPr>
            <w:spacing w:val="-15"/>
          </w:rPr>
          <w:delText xml:space="preserve"> </w:delText>
        </w:r>
        <w:r w:rsidDel="0006198A">
          <w:delText>a</w:delText>
        </w:r>
        <w:r w:rsidDel="0006198A">
          <w:rPr>
            <w:spacing w:val="-15"/>
          </w:rPr>
          <w:delText xml:space="preserve"> </w:delText>
        </w:r>
        <w:r w:rsidDel="0006198A">
          <w:delText>LIBRA</w:delText>
        </w:r>
        <w:r w:rsidDel="0006198A">
          <w:rPr>
            <w:spacing w:val="-14"/>
          </w:rPr>
          <w:delText xml:space="preserve"> </w:delText>
        </w:r>
        <w:r w:rsidDel="0006198A">
          <w:delText>COMPAÑÍA ARGENTINA DE SEGUROS S.A., la que en caso de admitirse la presente acción de daños deberá responder civilmente por el resarcimiento de estos, lo que convierte a LIBRA en codemandado, conformándose así el litisconsorcio facultativo previsto por el art. 90 inc. 2 C.P.C.C.N.</w:delText>
        </w:r>
      </w:del>
    </w:p>
    <w:p w14:paraId="1B81DA6F" w14:textId="02E4055C" w:rsidR="008B0511" w:rsidDel="0006198A" w:rsidRDefault="001C3BC6" w:rsidP="00D568AF">
      <w:pPr>
        <w:pStyle w:val="Textoindependiente"/>
        <w:spacing w:line="360" w:lineRule="auto"/>
        <w:ind w:left="568" w:right="136" w:firstLine="360"/>
        <w:jc w:val="both"/>
        <w:rPr>
          <w:del w:id="34" w:author="Camila Persichini" w:date="2026-02-03T16:17:00Z" w16du:dateUtc="2026-02-03T19:17:00Z"/>
        </w:rPr>
      </w:pPr>
      <w:del w:id="35" w:author="Camila Persichini" w:date="2026-02-03T16:17:00Z" w16du:dateUtc="2026-02-03T19:17:00Z">
        <w:r w:rsidDel="0006198A">
          <w:delText>Teniendo</w:delText>
        </w:r>
        <w:r w:rsidDel="0006198A">
          <w:rPr>
            <w:spacing w:val="-12"/>
          </w:rPr>
          <w:delText xml:space="preserve"> </w:delText>
        </w:r>
        <w:r w:rsidDel="0006198A">
          <w:delText>en</w:delText>
        </w:r>
        <w:r w:rsidDel="0006198A">
          <w:rPr>
            <w:spacing w:val="-12"/>
          </w:rPr>
          <w:delText xml:space="preserve"> </w:delText>
        </w:r>
        <w:r w:rsidDel="0006198A">
          <w:delText>cuenta</w:delText>
        </w:r>
        <w:r w:rsidDel="0006198A">
          <w:rPr>
            <w:spacing w:val="-13"/>
          </w:rPr>
          <w:delText xml:space="preserve"> </w:delText>
        </w:r>
        <w:r w:rsidDel="0006198A">
          <w:delText>que</w:delText>
        </w:r>
        <w:r w:rsidDel="0006198A">
          <w:rPr>
            <w:spacing w:val="-14"/>
          </w:rPr>
          <w:delText xml:space="preserve"> </w:delText>
        </w:r>
        <w:r w:rsidDel="0006198A">
          <w:delText>el</w:delText>
        </w:r>
        <w:r w:rsidDel="0006198A">
          <w:rPr>
            <w:spacing w:val="-12"/>
          </w:rPr>
          <w:delText xml:space="preserve"> </w:delText>
        </w:r>
        <w:r w:rsidDel="0006198A">
          <w:delText>art.</w:delText>
        </w:r>
        <w:r w:rsidDel="0006198A">
          <w:rPr>
            <w:spacing w:val="-10"/>
          </w:rPr>
          <w:delText xml:space="preserve"> </w:delText>
        </w:r>
        <w:r w:rsidDel="0006198A">
          <w:delText>118</w:delText>
        </w:r>
        <w:r w:rsidDel="0006198A">
          <w:rPr>
            <w:spacing w:val="-11"/>
          </w:rPr>
          <w:delText xml:space="preserve"> </w:delText>
        </w:r>
        <w:r w:rsidDel="0006198A">
          <w:delText>de</w:delText>
        </w:r>
        <w:r w:rsidDel="0006198A">
          <w:rPr>
            <w:spacing w:val="-14"/>
          </w:rPr>
          <w:delText xml:space="preserve"> </w:delText>
        </w:r>
        <w:r w:rsidDel="0006198A">
          <w:delText>la</w:delText>
        </w:r>
        <w:r w:rsidDel="0006198A">
          <w:rPr>
            <w:spacing w:val="-11"/>
          </w:rPr>
          <w:delText xml:space="preserve"> </w:delText>
        </w:r>
        <w:r w:rsidDel="0006198A">
          <w:delText>ley</w:delText>
        </w:r>
        <w:r w:rsidDel="0006198A">
          <w:rPr>
            <w:spacing w:val="-11"/>
          </w:rPr>
          <w:delText xml:space="preserve"> </w:delText>
        </w:r>
        <w:r w:rsidDel="0006198A">
          <w:delText>de</w:delText>
        </w:r>
        <w:r w:rsidDel="0006198A">
          <w:rPr>
            <w:spacing w:val="-12"/>
          </w:rPr>
          <w:delText xml:space="preserve"> </w:delText>
        </w:r>
        <w:r w:rsidDel="0006198A">
          <w:delText>seguros</w:delText>
        </w:r>
        <w:r w:rsidDel="0006198A">
          <w:rPr>
            <w:spacing w:val="-11"/>
          </w:rPr>
          <w:delText xml:space="preserve"> </w:delText>
        </w:r>
        <w:r w:rsidDel="0006198A">
          <w:delText>prevé</w:delText>
        </w:r>
        <w:r w:rsidDel="0006198A">
          <w:rPr>
            <w:spacing w:val="-12"/>
          </w:rPr>
          <w:delText xml:space="preserve"> </w:delText>
        </w:r>
        <w:r w:rsidDel="0006198A">
          <w:delText>que</w:delText>
        </w:r>
        <w:r w:rsidDel="0006198A">
          <w:rPr>
            <w:spacing w:val="-14"/>
          </w:rPr>
          <w:delText xml:space="preserve"> </w:delText>
        </w:r>
        <w:r w:rsidDel="0006198A">
          <w:delText>“La</w:delText>
        </w:r>
        <w:r w:rsidDel="0006198A">
          <w:rPr>
            <w:spacing w:val="-12"/>
          </w:rPr>
          <w:delText xml:space="preserve"> </w:delText>
        </w:r>
        <w:r w:rsidDel="0006198A">
          <w:delText>sentencia</w:delText>
        </w:r>
        <w:r w:rsidDel="0006198A">
          <w:rPr>
            <w:spacing w:val="-11"/>
          </w:rPr>
          <w:delText xml:space="preserve"> </w:delText>
        </w:r>
        <w:r w:rsidDel="0006198A">
          <w:delText>que se dicte hará cosa juzgada respecto del asegurador y será ejecutable contra él en la medida</w:delText>
        </w:r>
        <w:r w:rsidDel="0006198A">
          <w:rPr>
            <w:spacing w:val="36"/>
          </w:rPr>
          <w:delText xml:space="preserve"> </w:delText>
        </w:r>
        <w:r w:rsidDel="0006198A">
          <w:delText>del</w:delText>
        </w:r>
        <w:r w:rsidDel="0006198A">
          <w:rPr>
            <w:spacing w:val="36"/>
          </w:rPr>
          <w:delText xml:space="preserve"> </w:delText>
        </w:r>
        <w:r w:rsidDel="0006198A">
          <w:delText>seguro”,</w:delText>
        </w:r>
        <w:r w:rsidDel="0006198A">
          <w:rPr>
            <w:spacing w:val="36"/>
          </w:rPr>
          <w:delText xml:space="preserve"> </w:delText>
        </w:r>
        <w:r w:rsidDel="0006198A">
          <w:delText>es</w:delText>
        </w:r>
        <w:r w:rsidDel="0006198A">
          <w:rPr>
            <w:spacing w:val="34"/>
          </w:rPr>
          <w:delText xml:space="preserve"> </w:delText>
        </w:r>
        <w:r w:rsidDel="0006198A">
          <w:delText>que</w:delText>
        </w:r>
        <w:r w:rsidDel="0006198A">
          <w:rPr>
            <w:spacing w:val="36"/>
          </w:rPr>
          <w:delText xml:space="preserve"> </w:delText>
        </w:r>
        <w:r w:rsidDel="0006198A">
          <w:delText>el</w:delText>
        </w:r>
        <w:r w:rsidDel="0006198A">
          <w:rPr>
            <w:spacing w:val="36"/>
          </w:rPr>
          <w:delText xml:space="preserve"> </w:delText>
        </w:r>
        <w:r w:rsidDel="0006198A">
          <w:delText>citado</w:delText>
        </w:r>
        <w:r w:rsidDel="0006198A">
          <w:rPr>
            <w:spacing w:val="36"/>
          </w:rPr>
          <w:delText xml:space="preserve"> </w:delText>
        </w:r>
        <w:r w:rsidDel="0006198A">
          <w:delText>en</w:delText>
        </w:r>
        <w:r w:rsidDel="0006198A">
          <w:rPr>
            <w:spacing w:val="36"/>
          </w:rPr>
          <w:delText xml:space="preserve"> </w:delText>
        </w:r>
        <w:r w:rsidDel="0006198A">
          <w:delText>garantía</w:delText>
        </w:r>
        <w:r w:rsidDel="0006198A">
          <w:rPr>
            <w:spacing w:val="36"/>
          </w:rPr>
          <w:delText xml:space="preserve"> </w:delText>
        </w:r>
        <w:r w:rsidDel="0006198A">
          <w:delText>cuenta</w:delText>
        </w:r>
        <w:r w:rsidDel="0006198A">
          <w:rPr>
            <w:spacing w:val="35"/>
          </w:rPr>
          <w:delText xml:space="preserve"> </w:delText>
        </w:r>
        <w:r w:rsidDel="0006198A">
          <w:delText>con</w:delText>
        </w:r>
        <w:r w:rsidDel="0006198A">
          <w:rPr>
            <w:spacing w:val="36"/>
          </w:rPr>
          <w:delText xml:space="preserve"> </w:delText>
        </w:r>
        <w:r w:rsidDel="0006198A">
          <w:delText>amplitud</w:delText>
        </w:r>
        <w:r w:rsidDel="0006198A">
          <w:rPr>
            <w:spacing w:val="34"/>
          </w:rPr>
          <w:delText xml:space="preserve"> </w:delText>
        </w:r>
        <w:r w:rsidDel="0006198A">
          <w:delText>de</w:delText>
        </w:r>
        <w:r w:rsidDel="0006198A">
          <w:rPr>
            <w:spacing w:val="36"/>
          </w:rPr>
          <w:delText xml:space="preserve"> </w:delText>
        </w:r>
        <w:r w:rsidDel="0006198A">
          <w:delText>debate</w:delText>
        </w:r>
        <w:r w:rsidDel="0006198A">
          <w:rPr>
            <w:spacing w:val="36"/>
          </w:rPr>
          <w:delText xml:space="preserve"> </w:delText>
        </w:r>
        <w:r w:rsidDel="0006198A">
          <w:delText>y</w:delText>
        </w:r>
      </w:del>
    </w:p>
    <w:p w14:paraId="5FA59C2E" w14:textId="39FAC1B6" w:rsidR="008B0511" w:rsidDel="0006198A" w:rsidRDefault="001C3BC6">
      <w:pPr>
        <w:pStyle w:val="Textoindependiente"/>
        <w:spacing w:line="360" w:lineRule="auto"/>
        <w:ind w:left="568" w:right="140"/>
        <w:jc w:val="both"/>
        <w:rPr>
          <w:del w:id="36" w:author="Camila Persichini" w:date="2026-02-03T16:17:00Z" w16du:dateUtc="2026-02-03T19:17:00Z"/>
        </w:rPr>
      </w:pPr>
      <w:del w:id="37" w:author="Camila Persichini" w:date="2026-02-03T16:17:00Z" w16du:dateUtc="2026-02-03T19:17:00Z">
        <w:r w:rsidDel="0006198A">
          <w:delText>prueba, teniendo autonomía de actuación y libertad para asumir una determinada posición frente a las partes originarias.</w:delText>
        </w:r>
      </w:del>
    </w:p>
    <w:p w14:paraId="6F6571F7" w14:textId="13A5F0BC" w:rsidR="008B0511" w:rsidDel="0006198A" w:rsidRDefault="001C3BC6">
      <w:pPr>
        <w:pStyle w:val="Textoindependiente"/>
        <w:spacing w:line="360" w:lineRule="auto"/>
        <w:ind w:left="568" w:right="141" w:firstLine="720"/>
        <w:jc w:val="both"/>
        <w:rPr>
          <w:del w:id="38" w:author="Camila Persichini" w:date="2026-02-03T16:17:00Z" w16du:dateUtc="2026-02-03T19:17:00Z"/>
        </w:rPr>
      </w:pPr>
      <w:del w:id="39" w:author="Camila Persichini" w:date="2026-02-03T16:17:00Z" w16du:dateUtc="2026-02-03T19:17:00Z">
        <w:r w:rsidDel="0006198A">
          <w:delText>Así surge del art. 91 C.P.C.C.N., al disponer que “el interviniente actuará como litisconsorte de la parte principal y tendrá sus mismas facultades procesales.”</w:delText>
        </w:r>
      </w:del>
    </w:p>
    <w:p w14:paraId="21D20818" w14:textId="1E42373A" w:rsidR="008B0511" w:rsidDel="0006198A" w:rsidRDefault="001C3BC6">
      <w:pPr>
        <w:pStyle w:val="Textoindependiente"/>
        <w:spacing w:line="360" w:lineRule="auto"/>
        <w:ind w:left="568" w:right="138" w:firstLine="720"/>
        <w:jc w:val="both"/>
        <w:rPr>
          <w:del w:id="40" w:author="Camila Persichini" w:date="2026-02-03T16:17:00Z" w16du:dateUtc="2026-02-03T19:17:00Z"/>
        </w:rPr>
      </w:pPr>
      <w:del w:id="41" w:author="Camila Persichini" w:date="2026-02-03T16:17:00Z" w16du:dateUtc="2026-02-03T19:17:00Z">
        <w:r w:rsidDel="0006198A">
          <w:delText>Es entonces que “la citación en garantía prevista en la ley 17.418 (art. 118) no se reduce a una mera llamada a la causa al</w:delText>
        </w:r>
        <w:r w:rsidDel="0006198A">
          <w:rPr>
            <w:spacing w:val="-1"/>
          </w:rPr>
          <w:delText xml:space="preserve"> </w:delText>
        </w:r>
        <w:r w:rsidDel="0006198A">
          <w:delText>asegurador, sino que involucra el ejercicio de una acción contra este último”</w:delText>
        </w:r>
      </w:del>
    </w:p>
    <w:p w14:paraId="6236B301" w14:textId="6D4D6371" w:rsidR="00B921A6" w:rsidDel="0006198A" w:rsidRDefault="00B921A6">
      <w:pPr>
        <w:pStyle w:val="Textoindependiente"/>
        <w:spacing w:line="360" w:lineRule="auto"/>
        <w:ind w:left="568" w:right="138" w:firstLine="720"/>
        <w:jc w:val="both"/>
        <w:rPr>
          <w:del w:id="42" w:author="Camila Persichini" w:date="2026-02-03T16:17:00Z" w16du:dateUtc="2026-02-03T19:17:00Z"/>
        </w:rPr>
      </w:pPr>
    </w:p>
    <w:p w14:paraId="378DEA02" w14:textId="7737D3AF" w:rsidR="00D568AF" w:rsidDel="0006198A" w:rsidRDefault="00D568AF" w:rsidP="00D568AF">
      <w:pPr>
        <w:pStyle w:val="Prrafodelista"/>
        <w:numPr>
          <w:ilvl w:val="0"/>
          <w:numId w:val="6"/>
        </w:numPr>
        <w:tabs>
          <w:tab w:val="left" w:pos="1582"/>
        </w:tabs>
        <w:ind w:left="1582" w:hanging="294"/>
        <w:rPr>
          <w:del w:id="43" w:author="Camila Persichini" w:date="2026-02-03T16:17:00Z" w16du:dateUtc="2026-02-03T19:17:00Z"/>
          <w:rFonts w:ascii="Arial"/>
          <w:b/>
        </w:rPr>
      </w:pPr>
      <w:del w:id="44" w:author="Camila Persichini" w:date="2026-02-03T16:17:00Z" w16du:dateUtc="2026-02-03T19:17:00Z">
        <w:r w:rsidDel="0006198A">
          <w:rPr>
            <w:rFonts w:ascii="Arial"/>
            <w:b/>
          </w:rPr>
          <w:delText>CONTRATO</w:delText>
        </w:r>
        <w:r w:rsidDel="0006198A">
          <w:rPr>
            <w:rFonts w:ascii="Arial"/>
            <w:b/>
            <w:spacing w:val="-7"/>
          </w:rPr>
          <w:delText xml:space="preserve"> </w:delText>
        </w:r>
        <w:r w:rsidDel="0006198A">
          <w:rPr>
            <w:rFonts w:ascii="Arial"/>
            <w:b/>
          </w:rPr>
          <w:delText>DE</w:delText>
        </w:r>
        <w:r w:rsidDel="0006198A">
          <w:rPr>
            <w:rFonts w:ascii="Arial"/>
            <w:b/>
            <w:spacing w:val="-6"/>
          </w:rPr>
          <w:delText xml:space="preserve"> </w:delText>
        </w:r>
        <w:r w:rsidDel="0006198A">
          <w:rPr>
            <w:rFonts w:ascii="Arial"/>
            <w:b/>
            <w:spacing w:val="-2"/>
          </w:rPr>
          <w:delText>SEGURO</w:delText>
        </w:r>
      </w:del>
    </w:p>
    <w:p w14:paraId="5A571ADA" w14:textId="33C0DDB5" w:rsidR="00D568AF" w:rsidDel="0006198A" w:rsidRDefault="00D568AF" w:rsidP="00D568AF">
      <w:pPr>
        <w:pStyle w:val="Textoindependiente"/>
        <w:spacing w:before="113"/>
        <w:rPr>
          <w:del w:id="45" w:author="Camila Persichini" w:date="2026-02-03T16:17:00Z" w16du:dateUtc="2026-02-03T19:17:00Z"/>
          <w:rFonts w:ascii="Arial"/>
          <w:b/>
        </w:rPr>
      </w:pPr>
    </w:p>
    <w:p w14:paraId="5AAE0C03" w14:textId="33EB1807" w:rsidR="00D568AF" w:rsidDel="0006198A" w:rsidRDefault="00D568AF" w:rsidP="00D568AF">
      <w:pPr>
        <w:spacing w:before="1" w:line="360" w:lineRule="auto"/>
        <w:ind w:left="568" w:right="133" w:firstLine="720"/>
        <w:jc w:val="both"/>
        <w:rPr>
          <w:del w:id="46" w:author="Camila Persichini" w:date="2026-02-03T16:17:00Z" w16du:dateUtc="2026-02-03T19:17:00Z"/>
          <w:rFonts w:ascii="Arial" w:hAnsi="Arial"/>
          <w:b/>
        </w:rPr>
      </w:pPr>
      <w:del w:id="47" w:author="Camila Persichini" w:date="2026-02-03T16:17:00Z" w16du:dateUtc="2026-02-03T19:17:00Z">
        <w:r w:rsidDel="0006198A">
          <w:delText xml:space="preserve">Reconozco la existencia de un </w:delText>
        </w:r>
        <w:r w:rsidDel="0006198A">
          <w:rPr>
            <w:rFonts w:ascii="Arial" w:hAnsi="Arial"/>
            <w:b/>
          </w:rPr>
          <w:delText xml:space="preserve">contrato de seguro </w:delText>
        </w:r>
        <w:r w:rsidDel="0006198A">
          <w:delText xml:space="preserve">celebrado entre </w:delText>
        </w:r>
        <w:r w:rsidDel="0006198A">
          <w:rPr>
            <w:rFonts w:ascii="Arial" w:hAnsi="Arial"/>
            <w:b/>
          </w:rPr>
          <w:delText>LIBRA COMPAÑÍA ARGENTINA DE SEGUROS S.A.</w:delText>
        </w:r>
        <w:r w:rsidDel="0006198A">
          <w:delText xml:space="preserve">, por </w:delText>
        </w:r>
        <w:r w:rsidDel="0006198A">
          <w:rPr>
            <w:rFonts w:ascii="Arial" w:hAnsi="Arial"/>
            <w:b/>
          </w:rPr>
          <w:delText>daños a terceros y responsabilidad</w:delText>
        </w:r>
        <w:r w:rsidDel="0006198A">
          <w:rPr>
            <w:rFonts w:ascii="Arial" w:hAnsi="Arial"/>
            <w:b/>
            <w:spacing w:val="-3"/>
          </w:rPr>
          <w:delText xml:space="preserve"> </w:delText>
        </w:r>
        <w:r w:rsidDel="0006198A">
          <w:rPr>
            <w:rFonts w:ascii="Arial" w:hAnsi="Arial"/>
            <w:b/>
          </w:rPr>
          <w:delText>civil</w:delText>
        </w:r>
        <w:r w:rsidDel="0006198A">
          <w:delText>,</w:delText>
        </w:r>
        <w:r w:rsidDel="0006198A">
          <w:rPr>
            <w:spacing w:val="-1"/>
          </w:rPr>
          <w:delText xml:space="preserve"> </w:delText>
        </w:r>
        <w:r w:rsidDel="0006198A">
          <w:delText>en relación</w:delText>
        </w:r>
        <w:r w:rsidDel="0006198A">
          <w:rPr>
            <w:spacing w:val="-3"/>
          </w:rPr>
          <w:delText xml:space="preserve"> </w:delText>
        </w:r>
        <w:r w:rsidDel="0006198A">
          <w:delText>con</w:delText>
        </w:r>
        <w:r w:rsidDel="0006198A">
          <w:rPr>
            <w:spacing w:val="-1"/>
          </w:rPr>
          <w:delText xml:space="preserve"> </w:delText>
        </w:r>
        <w:r w:rsidDel="0006198A">
          <w:delText>el</w:delText>
        </w:r>
        <w:r w:rsidDel="0006198A">
          <w:rPr>
            <w:spacing w:val="-4"/>
          </w:rPr>
          <w:delText xml:space="preserve"> </w:delText>
        </w:r>
        <w:r w:rsidDel="0006198A">
          <w:delText xml:space="preserve">demandado </w:delText>
        </w:r>
        <w:r w:rsidDel="0006198A">
          <w:rPr>
            <w:rFonts w:ascii="Arial" w:hAnsi="Arial"/>
            <w:b/>
          </w:rPr>
          <w:delText>GÓMEZ,</w:delText>
        </w:r>
        <w:r w:rsidDel="0006198A">
          <w:rPr>
            <w:rFonts w:ascii="Arial" w:hAnsi="Arial"/>
            <w:b/>
            <w:spacing w:val="-4"/>
          </w:rPr>
          <w:delText xml:space="preserve"> </w:delText>
        </w:r>
        <w:r w:rsidDel="0006198A">
          <w:rPr>
            <w:rFonts w:ascii="Arial" w:hAnsi="Arial"/>
            <w:b/>
          </w:rPr>
          <w:delText>GERMÁN</w:delText>
        </w:r>
        <w:r w:rsidDel="0006198A">
          <w:delText>, respecto</w:delText>
        </w:r>
        <w:r w:rsidDel="0006198A">
          <w:rPr>
            <w:spacing w:val="-2"/>
          </w:rPr>
          <w:delText xml:space="preserve"> </w:delText>
        </w:r>
        <w:r w:rsidDel="0006198A">
          <w:delText>de su</w:delText>
        </w:r>
        <w:r w:rsidDel="0006198A">
          <w:rPr>
            <w:spacing w:val="-16"/>
          </w:rPr>
          <w:delText xml:space="preserve"> </w:delText>
        </w:r>
        <w:r w:rsidDel="0006198A">
          <w:delText>vehículo</w:delText>
        </w:r>
        <w:r w:rsidDel="0006198A">
          <w:rPr>
            <w:spacing w:val="-16"/>
          </w:rPr>
          <w:delText xml:space="preserve"> </w:delText>
        </w:r>
        <w:r w:rsidDel="0006198A">
          <w:rPr>
            <w:rFonts w:ascii="Arial" w:hAnsi="Arial"/>
            <w:b/>
          </w:rPr>
          <w:delText>marca</w:delText>
        </w:r>
        <w:r w:rsidDel="0006198A">
          <w:rPr>
            <w:rFonts w:ascii="Arial" w:hAnsi="Arial"/>
            <w:b/>
            <w:spacing w:val="-16"/>
          </w:rPr>
          <w:delText xml:space="preserve"> </w:delText>
        </w:r>
        <w:r w:rsidDel="0006198A">
          <w:rPr>
            <w:rFonts w:ascii="Arial" w:hAnsi="Arial"/>
            <w:b/>
          </w:rPr>
          <w:delText>Fiat,</w:delText>
        </w:r>
        <w:r w:rsidDel="0006198A">
          <w:rPr>
            <w:rFonts w:ascii="Arial" w:hAnsi="Arial"/>
            <w:b/>
            <w:spacing w:val="-17"/>
          </w:rPr>
          <w:delText xml:space="preserve"> </w:delText>
        </w:r>
        <w:r w:rsidDel="0006198A">
          <w:rPr>
            <w:rFonts w:ascii="Arial" w:hAnsi="Arial"/>
            <w:b/>
          </w:rPr>
          <w:delText>modelo</w:delText>
        </w:r>
        <w:r w:rsidDel="0006198A">
          <w:rPr>
            <w:rFonts w:ascii="Arial" w:hAnsi="Arial"/>
            <w:b/>
            <w:spacing w:val="-15"/>
          </w:rPr>
          <w:delText xml:space="preserve"> </w:delText>
        </w:r>
        <w:r w:rsidDel="0006198A">
          <w:rPr>
            <w:rFonts w:ascii="Arial" w:hAnsi="Arial"/>
            <w:b/>
          </w:rPr>
          <w:delText>Uno</w:delText>
        </w:r>
        <w:r w:rsidDel="0006198A">
          <w:delText>,</w:delText>
        </w:r>
        <w:r w:rsidDel="0006198A">
          <w:rPr>
            <w:spacing w:val="-15"/>
          </w:rPr>
          <w:delText xml:space="preserve"> </w:delText>
        </w:r>
        <w:r w:rsidDel="0006198A">
          <w:rPr>
            <w:rFonts w:ascii="Arial" w:hAnsi="Arial"/>
            <w:b/>
          </w:rPr>
          <w:delText>dominio</w:delText>
        </w:r>
        <w:r w:rsidDel="0006198A">
          <w:rPr>
            <w:rFonts w:ascii="Arial" w:hAnsi="Arial"/>
            <w:b/>
            <w:spacing w:val="-16"/>
          </w:rPr>
          <w:delText xml:space="preserve"> </w:delText>
        </w:r>
        <w:r w:rsidDel="0006198A">
          <w:rPr>
            <w:rFonts w:ascii="Arial" w:hAnsi="Arial"/>
            <w:b/>
          </w:rPr>
          <w:delText>ENA</w:delText>
        </w:r>
        <w:r w:rsidDel="0006198A">
          <w:rPr>
            <w:rFonts w:ascii="Arial" w:hAnsi="Arial"/>
            <w:b/>
            <w:spacing w:val="-15"/>
          </w:rPr>
          <w:delText xml:space="preserve"> </w:delText>
        </w:r>
        <w:r w:rsidDel="0006198A">
          <w:rPr>
            <w:rFonts w:ascii="Arial" w:hAnsi="Arial"/>
            <w:b/>
          </w:rPr>
          <w:delText>060</w:delText>
        </w:r>
        <w:r w:rsidDel="0006198A">
          <w:delText>,</w:delText>
        </w:r>
        <w:r w:rsidDel="0006198A">
          <w:rPr>
            <w:spacing w:val="-15"/>
          </w:rPr>
          <w:delText xml:space="preserve"> </w:delText>
        </w:r>
        <w:r w:rsidDel="0006198A">
          <w:delText>conforme</w:delText>
        </w:r>
        <w:r w:rsidDel="0006198A">
          <w:rPr>
            <w:spacing w:val="-15"/>
          </w:rPr>
          <w:delText xml:space="preserve"> </w:delText>
        </w:r>
        <w:r w:rsidDel="0006198A">
          <w:rPr>
            <w:rFonts w:ascii="Arial" w:hAnsi="Arial"/>
            <w:b/>
          </w:rPr>
          <w:delText>póliza</w:delText>
        </w:r>
        <w:r w:rsidDel="0006198A">
          <w:rPr>
            <w:rFonts w:ascii="Arial" w:hAnsi="Arial"/>
            <w:b/>
            <w:spacing w:val="-17"/>
          </w:rPr>
          <w:delText xml:space="preserve"> </w:delText>
        </w:r>
        <w:r w:rsidDel="0006198A">
          <w:rPr>
            <w:rFonts w:ascii="Arial" w:hAnsi="Arial"/>
            <w:b/>
          </w:rPr>
          <w:delText>N.º</w:delText>
        </w:r>
        <w:r w:rsidDel="0006198A">
          <w:rPr>
            <w:rFonts w:ascii="Arial" w:hAnsi="Arial"/>
            <w:b/>
            <w:spacing w:val="-16"/>
          </w:rPr>
          <w:delText xml:space="preserve"> </w:delText>
        </w:r>
        <w:r w:rsidDel="0006198A">
          <w:rPr>
            <w:rFonts w:ascii="Arial" w:hAnsi="Arial"/>
            <w:b/>
          </w:rPr>
          <w:delText>4-881910</w:delText>
        </w:r>
      </w:del>
    </w:p>
    <w:p w14:paraId="620FC1BA" w14:textId="71B0C13F" w:rsidR="00D568AF" w:rsidDel="0006198A" w:rsidRDefault="00D568AF" w:rsidP="00D568AF">
      <w:pPr>
        <w:spacing w:line="362" w:lineRule="auto"/>
        <w:ind w:left="568" w:right="138"/>
        <w:jc w:val="both"/>
        <w:rPr>
          <w:del w:id="48" w:author="Camila Persichini" w:date="2026-02-03T16:17:00Z" w16du:dateUtc="2026-02-03T19:17:00Z"/>
        </w:rPr>
      </w:pPr>
      <w:del w:id="49" w:author="Camila Persichini" w:date="2026-02-03T16:17:00Z" w16du:dateUtc="2026-02-03T19:17:00Z">
        <w:r w:rsidDel="0006198A">
          <w:rPr>
            <w:rFonts w:ascii="Arial" w:hAnsi="Arial"/>
            <w:b/>
          </w:rPr>
          <w:delText>/ 881910</w:delText>
        </w:r>
        <w:r w:rsidDel="0006198A">
          <w:delText xml:space="preserve">, vigente a la fecha del hecho, y </w:delText>
        </w:r>
        <w:r w:rsidDel="0006198A">
          <w:rPr>
            <w:rFonts w:ascii="Arial" w:hAnsi="Arial"/>
            <w:b/>
          </w:rPr>
          <w:delText>denuncia de siniestro identificada bajo el N.º 475.537</w:delText>
        </w:r>
        <w:r w:rsidDel="0006198A">
          <w:delText>.</w:delText>
        </w:r>
      </w:del>
    </w:p>
    <w:p w14:paraId="1187F954" w14:textId="44030A5E" w:rsidR="00D568AF" w:rsidDel="0006198A" w:rsidRDefault="00D568AF" w:rsidP="00D568AF">
      <w:pPr>
        <w:pStyle w:val="Ttulo1"/>
        <w:numPr>
          <w:ilvl w:val="0"/>
          <w:numId w:val="6"/>
        </w:numPr>
        <w:tabs>
          <w:tab w:val="left" w:pos="1581"/>
        </w:tabs>
        <w:spacing w:before="236"/>
        <w:ind w:left="1581" w:hanging="293"/>
        <w:rPr>
          <w:del w:id="50" w:author="Camila Persichini" w:date="2026-02-03T16:17:00Z" w16du:dateUtc="2026-02-03T19:17:00Z"/>
          <w:u w:val="none"/>
        </w:rPr>
      </w:pPr>
      <w:del w:id="51" w:author="Camila Persichini" w:date="2026-02-03T16:17:00Z" w16du:dateUtc="2026-02-03T19:17:00Z">
        <w:r w:rsidDel="0006198A">
          <w:rPr>
            <w:u w:val="none"/>
          </w:rPr>
          <w:delText>LÍMITE</w:delText>
        </w:r>
        <w:r w:rsidDel="0006198A">
          <w:rPr>
            <w:spacing w:val="-6"/>
            <w:u w:val="none"/>
          </w:rPr>
          <w:delText xml:space="preserve"> </w:delText>
        </w:r>
        <w:r w:rsidDel="0006198A">
          <w:rPr>
            <w:u w:val="none"/>
          </w:rPr>
          <w:delText>DE</w:delText>
        </w:r>
        <w:r w:rsidDel="0006198A">
          <w:rPr>
            <w:spacing w:val="-2"/>
            <w:u w:val="none"/>
          </w:rPr>
          <w:delText xml:space="preserve"> COBERTURA</w:delText>
        </w:r>
      </w:del>
    </w:p>
    <w:p w14:paraId="2874CF8D" w14:textId="43B19B94" w:rsidR="00D568AF" w:rsidDel="0006198A" w:rsidRDefault="00D568AF" w:rsidP="00D568AF">
      <w:pPr>
        <w:pStyle w:val="Textoindependiente"/>
        <w:spacing w:before="113"/>
        <w:rPr>
          <w:del w:id="52" w:author="Camila Persichini" w:date="2026-02-03T16:17:00Z" w16du:dateUtc="2026-02-03T19:17:00Z"/>
          <w:rFonts w:ascii="Arial"/>
          <w:b/>
        </w:rPr>
      </w:pPr>
    </w:p>
    <w:p w14:paraId="244B2B5E" w14:textId="7DEDA9F4" w:rsidR="00D568AF" w:rsidDel="0006198A" w:rsidRDefault="00D568AF" w:rsidP="00D568AF">
      <w:pPr>
        <w:pStyle w:val="Textoindependiente"/>
        <w:spacing w:line="360" w:lineRule="auto"/>
        <w:ind w:left="568" w:right="134" w:firstLine="720"/>
        <w:jc w:val="both"/>
        <w:rPr>
          <w:del w:id="53" w:author="Camila Persichini" w:date="2026-02-03T16:17:00Z" w16du:dateUtc="2026-02-03T19:17:00Z"/>
        </w:rPr>
      </w:pPr>
      <w:del w:id="54" w:author="Camila Persichini" w:date="2026-02-03T16:17:00Z" w16du:dateUtc="2026-02-03T19:17:00Z">
        <w:r w:rsidDel="0006198A">
          <w:delText>Teniendo</w:delText>
        </w:r>
        <w:r w:rsidDel="0006198A">
          <w:rPr>
            <w:spacing w:val="-16"/>
          </w:rPr>
          <w:delText xml:space="preserve"> </w:delText>
        </w:r>
        <w:r w:rsidDel="0006198A">
          <w:delText>en</w:delText>
        </w:r>
        <w:r w:rsidDel="0006198A">
          <w:rPr>
            <w:spacing w:val="-15"/>
          </w:rPr>
          <w:delText xml:space="preserve"> </w:delText>
        </w:r>
        <w:r w:rsidDel="0006198A">
          <w:delText>cuenta</w:delText>
        </w:r>
        <w:r w:rsidDel="0006198A">
          <w:rPr>
            <w:spacing w:val="-13"/>
          </w:rPr>
          <w:delText xml:space="preserve"> </w:delText>
        </w:r>
        <w:r w:rsidDel="0006198A">
          <w:delText>la</w:delText>
        </w:r>
        <w:r w:rsidDel="0006198A">
          <w:rPr>
            <w:spacing w:val="-14"/>
          </w:rPr>
          <w:delText xml:space="preserve"> </w:delText>
        </w:r>
        <w:r w:rsidDel="0006198A">
          <w:delText>existencia</w:delText>
        </w:r>
        <w:r w:rsidDel="0006198A">
          <w:rPr>
            <w:spacing w:val="-14"/>
          </w:rPr>
          <w:delText xml:space="preserve"> </w:delText>
        </w:r>
        <w:r w:rsidDel="0006198A">
          <w:delText>de</w:delText>
        </w:r>
        <w:r w:rsidDel="0006198A">
          <w:rPr>
            <w:spacing w:val="-14"/>
          </w:rPr>
          <w:delText xml:space="preserve"> </w:delText>
        </w:r>
        <w:r w:rsidDel="0006198A">
          <w:delText>un</w:delText>
        </w:r>
        <w:r w:rsidDel="0006198A">
          <w:rPr>
            <w:spacing w:val="-14"/>
          </w:rPr>
          <w:delText xml:space="preserve"> </w:delText>
        </w:r>
        <w:r w:rsidDel="0006198A">
          <w:rPr>
            <w:rFonts w:ascii="Arial"/>
            <w:b/>
          </w:rPr>
          <w:delText>contrato</w:delText>
        </w:r>
        <w:r w:rsidDel="0006198A">
          <w:rPr>
            <w:rFonts w:ascii="Arial"/>
            <w:b/>
            <w:spacing w:val="-16"/>
          </w:rPr>
          <w:delText xml:space="preserve"> </w:delText>
        </w:r>
        <w:r w:rsidDel="0006198A">
          <w:rPr>
            <w:rFonts w:ascii="Arial"/>
            <w:b/>
          </w:rPr>
          <w:delText>de</w:delText>
        </w:r>
        <w:r w:rsidDel="0006198A">
          <w:rPr>
            <w:rFonts w:ascii="Arial"/>
            <w:b/>
            <w:spacing w:val="-14"/>
          </w:rPr>
          <w:delText xml:space="preserve"> </w:delText>
        </w:r>
        <w:r w:rsidDel="0006198A">
          <w:rPr>
            <w:rFonts w:ascii="Arial"/>
            <w:b/>
          </w:rPr>
          <w:delText>seguro</w:delText>
        </w:r>
        <w:r w:rsidDel="0006198A">
          <w:rPr>
            <w:rFonts w:ascii="Arial"/>
            <w:b/>
            <w:spacing w:val="-14"/>
          </w:rPr>
          <w:delText xml:space="preserve"> </w:delText>
        </w:r>
        <w:r w:rsidDel="0006198A">
          <w:rPr>
            <w:rFonts w:ascii="Arial"/>
            <w:b/>
          </w:rPr>
          <w:delText>vigente</w:delText>
        </w:r>
        <w:r w:rsidDel="0006198A">
          <w:rPr>
            <w:rFonts w:ascii="Arial"/>
            <w:b/>
            <w:spacing w:val="-13"/>
          </w:rPr>
          <w:delText xml:space="preserve"> </w:delText>
        </w:r>
        <w:r w:rsidDel="0006198A">
          <w:delText>al</w:delText>
        </w:r>
        <w:r w:rsidDel="0006198A">
          <w:rPr>
            <w:spacing w:val="-16"/>
          </w:rPr>
          <w:delText xml:space="preserve"> </w:delText>
        </w:r>
        <w:r w:rsidDel="0006198A">
          <w:delText>momento de</w:delText>
        </w:r>
        <w:r w:rsidDel="0006198A">
          <w:rPr>
            <w:spacing w:val="65"/>
          </w:rPr>
          <w:delText xml:space="preserve"> </w:delText>
        </w:r>
        <w:r w:rsidDel="0006198A">
          <w:delText>ocurrencia</w:delText>
        </w:r>
        <w:r w:rsidDel="0006198A">
          <w:rPr>
            <w:spacing w:val="65"/>
          </w:rPr>
          <w:delText xml:space="preserve"> </w:delText>
        </w:r>
        <w:r w:rsidDel="0006198A">
          <w:delText>del</w:delText>
        </w:r>
        <w:r w:rsidDel="0006198A">
          <w:rPr>
            <w:spacing w:val="65"/>
          </w:rPr>
          <w:delText xml:space="preserve"> </w:delText>
        </w:r>
        <w:r w:rsidDel="0006198A">
          <w:delText>hecho</w:delText>
        </w:r>
        <w:r w:rsidDel="0006198A">
          <w:rPr>
            <w:spacing w:val="65"/>
          </w:rPr>
          <w:delText xml:space="preserve"> </w:delText>
        </w:r>
        <w:r w:rsidDel="0006198A">
          <w:delText>que</w:delText>
        </w:r>
        <w:r w:rsidDel="0006198A">
          <w:rPr>
            <w:spacing w:val="63"/>
          </w:rPr>
          <w:delText xml:space="preserve"> </w:delText>
        </w:r>
        <w:r w:rsidDel="0006198A">
          <w:delText>motiva</w:delText>
        </w:r>
        <w:r w:rsidDel="0006198A">
          <w:rPr>
            <w:spacing w:val="63"/>
          </w:rPr>
          <w:delText xml:space="preserve"> </w:delText>
        </w:r>
        <w:r w:rsidDel="0006198A">
          <w:delText>el</w:delText>
        </w:r>
        <w:r w:rsidDel="0006198A">
          <w:rPr>
            <w:spacing w:val="64"/>
          </w:rPr>
          <w:delText xml:space="preserve"> </w:delText>
        </w:r>
        <w:r w:rsidDel="0006198A">
          <w:delText>presente</w:delText>
        </w:r>
        <w:r w:rsidDel="0006198A">
          <w:rPr>
            <w:spacing w:val="63"/>
          </w:rPr>
          <w:delText xml:space="preserve"> </w:delText>
        </w:r>
        <w:r w:rsidDel="0006198A">
          <w:delText>reclamo,</w:delText>
        </w:r>
        <w:r w:rsidDel="0006198A">
          <w:rPr>
            <w:spacing w:val="67"/>
          </w:rPr>
          <w:delText xml:space="preserve"> </w:delText>
        </w:r>
        <w:r w:rsidDel="0006198A">
          <w:delText>se</w:delText>
        </w:r>
        <w:r w:rsidDel="0006198A">
          <w:rPr>
            <w:spacing w:val="63"/>
          </w:rPr>
          <w:delText xml:space="preserve"> </w:delText>
        </w:r>
        <w:r w:rsidDel="0006198A">
          <w:delText>deja</w:delText>
        </w:r>
        <w:r w:rsidDel="0006198A">
          <w:rPr>
            <w:spacing w:val="63"/>
          </w:rPr>
          <w:delText xml:space="preserve"> </w:delText>
        </w:r>
        <w:r w:rsidDel="0006198A">
          <w:delText>expresamente</w:delText>
        </w:r>
      </w:del>
    </w:p>
    <w:p w14:paraId="72CB7223" w14:textId="219DFD7D" w:rsidR="00D568AF" w:rsidDel="0006198A" w:rsidRDefault="00D568AF" w:rsidP="00D568AF">
      <w:pPr>
        <w:pStyle w:val="Textoindependiente"/>
        <w:spacing w:before="77"/>
        <w:rPr>
          <w:del w:id="55" w:author="Camila Persichini" w:date="2026-02-03T16:17:00Z" w16du:dateUtc="2026-02-03T19:17:00Z"/>
        </w:rPr>
      </w:pPr>
    </w:p>
    <w:p w14:paraId="01E6A360" w14:textId="4D558DAB" w:rsidR="00D568AF" w:rsidDel="0006198A" w:rsidRDefault="00D568AF" w:rsidP="00D568AF">
      <w:pPr>
        <w:spacing w:line="360" w:lineRule="auto"/>
        <w:ind w:left="568" w:right="135"/>
        <w:jc w:val="both"/>
        <w:rPr>
          <w:del w:id="56" w:author="Camila Persichini" w:date="2026-02-03T16:17:00Z" w16du:dateUtc="2026-02-03T19:17:00Z"/>
        </w:rPr>
      </w:pPr>
      <w:del w:id="57" w:author="Camila Persichini" w:date="2026-02-03T16:17:00Z" w16du:dateUtc="2026-02-03T19:17:00Z">
        <w:r w:rsidDel="0006198A">
          <w:delText xml:space="preserve">establecido que, para el hipotético e improbable supuesto de admitirse la acción intentada, </w:delText>
        </w:r>
        <w:r w:rsidDel="0006198A">
          <w:rPr>
            <w:rFonts w:ascii="Arial" w:hAnsi="Arial"/>
            <w:b/>
          </w:rPr>
          <w:delText xml:space="preserve">la eventual obligación de esta aseguradora quedará limitada estrictamente a los términos, condiciones y montos del contrato de seguro </w:delText>
        </w:r>
        <w:r w:rsidDel="0006198A">
          <w:rPr>
            <w:rFonts w:ascii="Arial" w:hAnsi="Arial"/>
            <w:b/>
            <w:spacing w:val="-2"/>
          </w:rPr>
          <w:delText>celebrado</w:delText>
        </w:r>
        <w:r w:rsidDel="0006198A">
          <w:rPr>
            <w:spacing w:val="-2"/>
          </w:rPr>
          <w:delText>.</w:delText>
        </w:r>
      </w:del>
    </w:p>
    <w:p w14:paraId="08165AB1" w14:textId="05416823" w:rsidR="00D568AF" w:rsidDel="0006198A" w:rsidRDefault="00D568AF" w:rsidP="00D568AF">
      <w:pPr>
        <w:spacing w:before="239" w:line="360" w:lineRule="auto"/>
        <w:ind w:left="568" w:right="133" w:firstLine="720"/>
        <w:jc w:val="both"/>
        <w:rPr>
          <w:del w:id="58" w:author="Camila Persichini" w:date="2026-02-03T16:17:00Z" w16du:dateUtc="2026-02-03T19:17:00Z"/>
        </w:rPr>
      </w:pPr>
      <w:del w:id="59" w:author="Camila Persichini" w:date="2026-02-03T16:17:00Z" w16du:dateUtc="2026-02-03T19:17:00Z">
        <w:r w:rsidDel="0006198A">
          <w:delText>En</w:delText>
        </w:r>
        <w:r w:rsidDel="0006198A">
          <w:rPr>
            <w:spacing w:val="-11"/>
          </w:rPr>
          <w:delText xml:space="preserve"> </w:delText>
        </w:r>
        <w:r w:rsidDel="0006198A">
          <w:delText>tal</w:delText>
        </w:r>
        <w:r w:rsidDel="0006198A">
          <w:rPr>
            <w:spacing w:val="-13"/>
          </w:rPr>
          <w:delText xml:space="preserve"> </w:delText>
        </w:r>
        <w:r w:rsidDel="0006198A">
          <w:delText>sentido,</w:delText>
        </w:r>
        <w:r w:rsidDel="0006198A">
          <w:rPr>
            <w:spacing w:val="-11"/>
          </w:rPr>
          <w:delText xml:space="preserve"> </w:delText>
        </w:r>
        <w:r w:rsidDel="0006198A">
          <w:rPr>
            <w:rFonts w:ascii="Arial" w:hAnsi="Arial"/>
            <w:b/>
          </w:rPr>
          <w:delText>LIBRA</w:delText>
        </w:r>
        <w:r w:rsidDel="0006198A">
          <w:rPr>
            <w:rFonts w:ascii="Arial" w:hAnsi="Arial"/>
            <w:b/>
            <w:spacing w:val="-9"/>
          </w:rPr>
          <w:delText xml:space="preserve"> </w:delText>
        </w:r>
        <w:r w:rsidDel="0006198A">
          <w:rPr>
            <w:rFonts w:ascii="Arial" w:hAnsi="Arial"/>
            <w:b/>
          </w:rPr>
          <w:delText>COMPAÑÍA</w:delText>
        </w:r>
        <w:r w:rsidDel="0006198A">
          <w:rPr>
            <w:rFonts w:ascii="Arial" w:hAnsi="Arial"/>
            <w:b/>
            <w:spacing w:val="-13"/>
          </w:rPr>
          <w:delText xml:space="preserve"> </w:delText>
        </w:r>
        <w:r w:rsidDel="0006198A">
          <w:rPr>
            <w:rFonts w:ascii="Arial" w:hAnsi="Arial"/>
            <w:b/>
          </w:rPr>
          <w:delText>ARGENTINA</w:delText>
        </w:r>
        <w:r w:rsidDel="0006198A">
          <w:rPr>
            <w:rFonts w:ascii="Arial" w:hAnsi="Arial"/>
            <w:b/>
            <w:spacing w:val="-11"/>
          </w:rPr>
          <w:delText xml:space="preserve"> </w:delText>
        </w:r>
        <w:r w:rsidDel="0006198A">
          <w:rPr>
            <w:rFonts w:ascii="Arial" w:hAnsi="Arial"/>
            <w:b/>
          </w:rPr>
          <w:delText>DE</w:delText>
        </w:r>
        <w:r w:rsidDel="0006198A">
          <w:rPr>
            <w:rFonts w:ascii="Arial" w:hAnsi="Arial"/>
            <w:b/>
            <w:spacing w:val="-11"/>
          </w:rPr>
          <w:delText xml:space="preserve"> </w:delText>
        </w:r>
        <w:r w:rsidDel="0006198A">
          <w:rPr>
            <w:rFonts w:ascii="Arial" w:hAnsi="Arial"/>
            <w:b/>
          </w:rPr>
          <w:delText>SEGUROS</w:delText>
        </w:r>
        <w:r w:rsidDel="0006198A">
          <w:rPr>
            <w:rFonts w:ascii="Arial" w:hAnsi="Arial"/>
            <w:b/>
            <w:spacing w:val="-11"/>
          </w:rPr>
          <w:delText xml:space="preserve"> </w:delText>
        </w:r>
        <w:r w:rsidDel="0006198A">
          <w:rPr>
            <w:rFonts w:ascii="Arial" w:hAnsi="Arial"/>
            <w:b/>
          </w:rPr>
          <w:delText>S.A.</w:delText>
        </w:r>
        <w:r w:rsidDel="0006198A">
          <w:rPr>
            <w:rFonts w:ascii="Arial" w:hAnsi="Arial"/>
            <w:b/>
            <w:spacing w:val="-8"/>
          </w:rPr>
          <w:delText xml:space="preserve"> </w:delText>
        </w:r>
        <w:r w:rsidDel="0006198A">
          <w:delText>sólo</w:delText>
        </w:r>
        <w:r w:rsidDel="0006198A">
          <w:rPr>
            <w:spacing w:val="-12"/>
          </w:rPr>
          <w:delText xml:space="preserve"> </w:delText>
        </w:r>
        <w:r w:rsidDel="0006198A">
          <w:delText xml:space="preserve">podrá responder —en su carácter de citada en garantía— </w:delText>
        </w:r>
        <w:r w:rsidDel="0006198A">
          <w:rPr>
            <w:rFonts w:ascii="Arial" w:hAnsi="Arial"/>
            <w:b/>
          </w:rPr>
          <w:delText>hasta el límite de cobertura vigente</w:delText>
        </w:r>
        <w:r w:rsidDel="0006198A">
          <w:rPr>
            <w:rFonts w:ascii="Arial" w:hAnsi="Arial"/>
            <w:b/>
            <w:spacing w:val="-10"/>
          </w:rPr>
          <w:delText xml:space="preserve"> </w:delText>
        </w:r>
        <w:r w:rsidDel="0006198A">
          <w:rPr>
            <w:rFonts w:ascii="Arial" w:hAnsi="Arial"/>
            <w:b/>
          </w:rPr>
          <w:delText>al</w:delText>
        </w:r>
        <w:r w:rsidDel="0006198A">
          <w:rPr>
            <w:rFonts w:ascii="Arial" w:hAnsi="Arial"/>
            <w:b/>
            <w:spacing w:val="-10"/>
          </w:rPr>
          <w:delText xml:space="preserve"> </w:delText>
        </w:r>
        <w:r w:rsidDel="0006198A">
          <w:rPr>
            <w:rFonts w:ascii="Arial" w:hAnsi="Arial"/>
            <w:b/>
          </w:rPr>
          <w:delText>momento</w:delText>
        </w:r>
        <w:r w:rsidDel="0006198A">
          <w:rPr>
            <w:rFonts w:ascii="Arial" w:hAnsi="Arial"/>
            <w:b/>
            <w:spacing w:val="-10"/>
          </w:rPr>
          <w:delText xml:space="preserve"> </w:delText>
        </w:r>
        <w:r w:rsidDel="0006198A">
          <w:rPr>
            <w:rFonts w:ascii="Arial" w:hAnsi="Arial"/>
            <w:b/>
          </w:rPr>
          <w:delText>del</w:delText>
        </w:r>
        <w:r w:rsidDel="0006198A">
          <w:rPr>
            <w:rFonts w:ascii="Arial" w:hAnsi="Arial"/>
            <w:b/>
            <w:spacing w:val="-8"/>
          </w:rPr>
          <w:delText xml:space="preserve"> </w:delText>
        </w:r>
        <w:r w:rsidDel="0006198A">
          <w:rPr>
            <w:rFonts w:ascii="Arial" w:hAnsi="Arial"/>
            <w:b/>
          </w:rPr>
          <w:delText>siniestro</w:delText>
        </w:r>
        <w:r w:rsidDel="0006198A">
          <w:delText>,</w:delText>
        </w:r>
        <w:r w:rsidDel="0006198A">
          <w:rPr>
            <w:spacing w:val="-8"/>
          </w:rPr>
          <w:delText xml:space="preserve"> </w:delText>
        </w:r>
        <w:r w:rsidDel="0006198A">
          <w:delText>conforme</w:delText>
        </w:r>
        <w:r w:rsidDel="0006198A">
          <w:rPr>
            <w:spacing w:val="-10"/>
          </w:rPr>
          <w:delText xml:space="preserve"> </w:delText>
        </w:r>
        <w:r w:rsidDel="0006198A">
          <w:delText>surge</w:delText>
        </w:r>
        <w:r w:rsidDel="0006198A">
          <w:rPr>
            <w:spacing w:val="-8"/>
          </w:rPr>
          <w:delText xml:space="preserve"> </w:delText>
        </w:r>
        <w:r w:rsidDel="0006198A">
          <w:delText>de</w:delText>
        </w:r>
        <w:r w:rsidDel="0006198A">
          <w:rPr>
            <w:spacing w:val="-10"/>
          </w:rPr>
          <w:delText xml:space="preserve"> </w:delText>
        </w:r>
        <w:r w:rsidDel="0006198A">
          <w:delText>la</w:delText>
        </w:r>
        <w:r w:rsidDel="0006198A">
          <w:rPr>
            <w:spacing w:val="-7"/>
          </w:rPr>
          <w:delText xml:space="preserve"> </w:delText>
        </w:r>
        <w:r w:rsidDel="0006198A">
          <w:delText>póliza</w:delText>
        </w:r>
        <w:r w:rsidDel="0006198A">
          <w:rPr>
            <w:spacing w:val="-9"/>
          </w:rPr>
          <w:delText xml:space="preserve"> </w:delText>
        </w:r>
        <w:r w:rsidDel="0006198A">
          <w:rPr>
            <w:rFonts w:ascii="Arial" w:hAnsi="Arial"/>
            <w:b/>
          </w:rPr>
          <w:delText>N.º</w:delText>
        </w:r>
        <w:r w:rsidDel="0006198A">
          <w:rPr>
            <w:rFonts w:ascii="Arial" w:hAnsi="Arial"/>
            <w:b/>
            <w:spacing w:val="-8"/>
          </w:rPr>
          <w:delText xml:space="preserve"> </w:delText>
        </w:r>
        <w:r w:rsidDel="0006198A">
          <w:rPr>
            <w:rFonts w:ascii="Arial" w:hAnsi="Arial"/>
            <w:b/>
          </w:rPr>
          <w:delText>4-881910</w:delText>
        </w:r>
        <w:r w:rsidDel="0006198A">
          <w:rPr>
            <w:rFonts w:ascii="Arial" w:hAnsi="Arial"/>
            <w:b/>
            <w:spacing w:val="-7"/>
          </w:rPr>
          <w:delText xml:space="preserve"> </w:delText>
        </w:r>
        <w:r w:rsidDel="0006198A">
          <w:rPr>
            <w:rFonts w:ascii="Arial" w:hAnsi="Arial"/>
            <w:b/>
          </w:rPr>
          <w:delText>/</w:delText>
        </w:r>
        <w:r w:rsidDel="0006198A">
          <w:rPr>
            <w:rFonts w:ascii="Arial" w:hAnsi="Arial"/>
            <w:b/>
            <w:spacing w:val="-8"/>
          </w:rPr>
          <w:delText xml:space="preserve"> </w:delText>
        </w:r>
        <w:r w:rsidDel="0006198A">
          <w:rPr>
            <w:rFonts w:ascii="Arial" w:hAnsi="Arial"/>
            <w:b/>
          </w:rPr>
          <w:delText>881910</w:delText>
        </w:r>
        <w:r w:rsidDel="0006198A">
          <w:delText xml:space="preserve">, sin que pueda extenderse su responsabilidad más allá de la </w:delText>
        </w:r>
        <w:r w:rsidDel="0006198A">
          <w:rPr>
            <w:rFonts w:ascii="Arial" w:hAnsi="Arial"/>
            <w:b/>
          </w:rPr>
          <w:delText>suma asegurada</w:delText>
        </w:r>
        <w:r w:rsidDel="0006198A">
          <w:delText xml:space="preserve">, la cual asciende a </w:delText>
        </w:r>
        <w:r w:rsidDel="0006198A">
          <w:rPr>
            <w:rFonts w:ascii="Arial" w:hAnsi="Arial"/>
            <w:b/>
          </w:rPr>
          <w:delText>$39.000.000</w:delText>
        </w:r>
        <w:r w:rsidDel="0006198A">
          <w:delText>, según constancias del legajo administrativo.</w:delText>
        </w:r>
      </w:del>
    </w:p>
    <w:p w14:paraId="5CA1F059" w14:textId="575B8F94" w:rsidR="00D568AF" w:rsidDel="0006198A" w:rsidRDefault="00D568AF" w:rsidP="00D568AF">
      <w:pPr>
        <w:pStyle w:val="Textoindependiente"/>
        <w:spacing w:before="241"/>
        <w:ind w:left="568"/>
        <w:jc w:val="both"/>
        <w:rPr>
          <w:del w:id="60" w:author="Camila Persichini" w:date="2026-02-03T16:17:00Z" w16du:dateUtc="2026-02-03T19:17:00Z"/>
        </w:rPr>
      </w:pPr>
      <w:del w:id="61" w:author="Camila Persichini" w:date="2026-02-03T16:17:00Z" w16du:dateUtc="2026-02-03T19:17:00Z">
        <w:r w:rsidDel="0006198A">
          <w:delText>Al</w:delText>
        </w:r>
        <w:r w:rsidDel="0006198A">
          <w:rPr>
            <w:spacing w:val="-4"/>
          </w:rPr>
          <w:delText xml:space="preserve"> </w:delText>
        </w:r>
        <w:r w:rsidDel="0006198A">
          <w:delText>respecto,</w:delText>
        </w:r>
        <w:r w:rsidDel="0006198A">
          <w:rPr>
            <w:spacing w:val="-2"/>
          </w:rPr>
          <w:delText xml:space="preserve"> </w:delText>
        </w:r>
        <w:r w:rsidDel="0006198A">
          <w:delText>el</w:delText>
        </w:r>
        <w:r w:rsidDel="0006198A">
          <w:rPr>
            <w:spacing w:val="-7"/>
          </w:rPr>
          <w:delText xml:space="preserve"> </w:delText>
        </w:r>
        <w:r w:rsidDel="0006198A">
          <w:delText>artículo</w:delText>
        </w:r>
        <w:r w:rsidDel="0006198A">
          <w:rPr>
            <w:spacing w:val="-6"/>
          </w:rPr>
          <w:delText xml:space="preserve"> </w:delText>
        </w:r>
        <w:r w:rsidDel="0006198A">
          <w:delText>61</w:delText>
        </w:r>
        <w:r w:rsidDel="0006198A">
          <w:rPr>
            <w:spacing w:val="-4"/>
          </w:rPr>
          <w:delText xml:space="preserve"> </w:delText>
        </w:r>
        <w:r w:rsidDel="0006198A">
          <w:delText>de</w:delText>
        </w:r>
        <w:r w:rsidDel="0006198A">
          <w:rPr>
            <w:spacing w:val="-4"/>
          </w:rPr>
          <w:delText xml:space="preserve"> </w:delText>
        </w:r>
        <w:r w:rsidDel="0006198A">
          <w:delText>la</w:delText>
        </w:r>
        <w:r w:rsidDel="0006198A">
          <w:rPr>
            <w:spacing w:val="-4"/>
          </w:rPr>
          <w:delText xml:space="preserve"> </w:delText>
        </w:r>
        <w:r w:rsidDel="0006198A">
          <w:delText>Ley</w:delText>
        </w:r>
        <w:r w:rsidDel="0006198A">
          <w:rPr>
            <w:spacing w:val="-6"/>
          </w:rPr>
          <w:delText xml:space="preserve"> </w:delText>
        </w:r>
        <w:r w:rsidDel="0006198A">
          <w:delText>17.418</w:delText>
        </w:r>
        <w:r w:rsidDel="0006198A">
          <w:rPr>
            <w:spacing w:val="-4"/>
          </w:rPr>
          <w:delText xml:space="preserve"> </w:delText>
        </w:r>
        <w:r w:rsidDel="0006198A">
          <w:delText>dispone</w:delText>
        </w:r>
        <w:r w:rsidDel="0006198A">
          <w:rPr>
            <w:spacing w:val="-3"/>
          </w:rPr>
          <w:delText xml:space="preserve"> </w:delText>
        </w:r>
        <w:r w:rsidDel="0006198A">
          <w:rPr>
            <w:spacing w:val="-4"/>
          </w:rPr>
          <w:delText>que:</w:delText>
        </w:r>
      </w:del>
    </w:p>
    <w:p w14:paraId="4B8E7212" w14:textId="6EA007F0" w:rsidR="00D568AF" w:rsidDel="0006198A" w:rsidRDefault="00D568AF" w:rsidP="00D568AF">
      <w:pPr>
        <w:pStyle w:val="Textoindependiente"/>
        <w:spacing w:before="113"/>
        <w:rPr>
          <w:del w:id="62" w:author="Camila Persichini" w:date="2026-02-03T16:17:00Z" w16du:dateUtc="2026-02-03T19:17:00Z"/>
        </w:rPr>
      </w:pPr>
    </w:p>
    <w:p w14:paraId="32BAEEBD" w14:textId="0309BCE1" w:rsidR="00D568AF" w:rsidDel="0006198A" w:rsidRDefault="00D568AF" w:rsidP="00D568AF">
      <w:pPr>
        <w:spacing w:before="1" w:line="360" w:lineRule="auto"/>
        <w:ind w:left="1168" w:right="738"/>
        <w:jc w:val="both"/>
        <w:rPr>
          <w:del w:id="63" w:author="Camila Persichini" w:date="2026-02-03T16:17:00Z" w16du:dateUtc="2026-02-03T19:17:00Z"/>
          <w:rFonts w:ascii="Arial" w:hAnsi="Arial"/>
          <w:i/>
        </w:rPr>
      </w:pPr>
      <w:del w:id="64" w:author="Camila Persichini" w:date="2026-02-03T16:17:00Z" w16du:dateUtc="2026-02-03T19:17:00Z">
        <w:r w:rsidDel="0006198A">
          <w:rPr>
            <w:rFonts w:ascii="Arial" w:hAnsi="Arial"/>
            <w:i/>
            <w:spacing w:val="-2"/>
          </w:rPr>
          <w:delText>“El</w:delText>
        </w:r>
        <w:r w:rsidDel="0006198A">
          <w:rPr>
            <w:rFonts w:ascii="Arial" w:hAnsi="Arial"/>
            <w:i/>
            <w:spacing w:val="-5"/>
          </w:rPr>
          <w:delText xml:space="preserve"> </w:delText>
        </w:r>
        <w:r w:rsidDel="0006198A">
          <w:rPr>
            <w:rFonts w:ascii="Arial" w:hAnsi="Arial"/>
            <w:i/>
            <w:spacing w:val="-2"/>
          </w:rPr>
          <w:delText>asegurador</w:delText>
        </w:r>
        <w:r w:rsidDel="0006198A">
          <w:rPr>
            <w:rFonts w:ascii="Arial" w:hAnsi="Arial"/>
            <w:i/>
            <w:spacing w:val="-7"/>
          </w:rPr>
          <w:delText xml:space="preserve"> </w:delText>
        </w:r>
        <w:r w:rsidDel="0006198A">
          <w:rPr>
            <w:rFonts w:ascii="Arial" w:hAnsi="Arial"/>
            <w:i/>
            <w:spacing w:val="-2"/>
          </w:rPr>
          <w:delText>se</w:delText>
        </w:r>
        <w:r w:rsidDel="0006198A">
          <w:rPr>
            <w:rFonts w:ascii="Arial" w:hAnsi="Arial"/>
            <w:i/>
            <w:spacing w:val="-8"/>
          </w:rPr>
          <w:delText xml:space="preserve"> </w:delText>
        </w:r>
        <w:r w:rsidDel="0006198A">
          <w:rPr>
            <w:rFonts w:ascii="Arial" w:hAnsi="Arial"/>
            <w:i/>
            <w:spacing w:val="-2"/>
          </w:rPr>
          <w:delText>obliga</w:delText>
        </w:r>
        <w:r w:rsidDel="0006198A">
          <w:rPr>
            <w:rFonts w:ascii="Arial" w:hAnsi="Arial"/>
            <w:i/>
            <w:spacing w:val="-8"/>
          </w:rPr>
          <w:delText xml:space="preserve"> </w:delText>
        </w:r>
        <w:r w:rsidDel="0006198A">
          <w:rPr>
            <w:rFonts w:ascii="Arial" w:hAnsi="Arial"/>
            <w:i/>
            <w:spacing w:val="-2"/>
          </w:rPr>
          <w:delText>a</w:delText>
        </w:r>
        <w:r w:rsidDel="0006198A">
          <w:rPr>
            <w:rFonts w:ascii="Arial" w:hAnsi="Arial"/>
            <w:i/>
            <w:spacing w:val="-4"/>
          </w:rPr>
          <w:delText xml:space="preserve"> </w:delText>
        </w:r>
        <w:r w:rsidDel="0006198A">
          <w:rPr>
            <w:rFonts w:ascii="Arial" w:hAnsi="Arial"/>
            <w:i/>
            <w:spacing w:val="-2"/>
          </w:rPr>
          <w:delText>resarcir,</w:delText>
        </w:r>
        <w:r w:rsidDel="0006198A">
          <w:rPr>
            <w:rFonts w:ascii="Arial" w:hAnsi="Arial"/>
            <w:i/>
            <w:spacing w:val="-5"/>
          </w:rPr>
          <w:delText xml:space="preserve"> </w:delText>
        </w:r>
        <w:r w:rsidDel="0006198A">
          <w:rPr>
            <w:rFonts w:ascii="Arial" w:hAnsi="Arial"/>
            <w:i/>
            <w:spacing w:val="-2"/>
          </w:rPr>
          <w:delText>conforme</w:delText>
        </w:r>
        <w:r w:rsidDel="0006198A">
          <w:rPr>
            <w:rFonts w:ascii="Arial" w:hAnsi="Arial"/>
            <w:i/>
            <w:spacing w:val="-8"/>
          </w:rPr>
          <w:delText xml:space="preserve"> </w:delText>
        </w:r>
        <w:r w:rsidDel="0006198A">
          <w:rPr>
            <w:rFonts w:ascii="Arial" w:hAnsi="Arial"/>
            <w:i/>
            <w:spacing w:val="-2"/>
          </w:rPr>
          <w:delText>al</w:delText>
        </w:r>
        <w:r w:rsidDel="0006198A">
          <w:rPr>
            <w:rFonts w:ascii="Arial" w:hAnsi="Arial"/>
            <w:i/>
            <w:spacing w:val="-8"/>
          </w:rPr>
          <w:delText xml:space="preserve"> </w:delText>
        </w:r>
        <w:r w:rsidDel="0006198A">
          <w:rPr>
            <w:rFonts w:ascii="Arial" w:hAnsi="Arial"/>
            <w:i/>
            <w:spacing w:val="-2"/>
          </w:rPr>
          <w:delText>contrato,</w:delText>
        </w:r>
        <w:r w:rsidDel="0006198A">
          <w:rPr>
            <w:rFonts w:ascii="Arial" w:hAnsi="Arial"/>
            <w:i/>
            <w:spacing w:val="-5"/>
          </w:rPr>
          <w:delText xml:space="preserve"> </w:delText>
        </w:r>
        <w:r w:rsidDel="0006198A">
          <w:rPr>
            <w:rFonts w:ascii="Arial" w:hAnsi="Arial"/>
            <w:i/>
            <w:spacing w:val="-2"/>
          </w:rPr>
          <w:delText>el</w:delText>
        </w:r>
        <w:r w:rsidDel="0006198A">
          <w:rPr>
            <w:rFonts w:ascii="Arial" w:hAnsi="Arial"/>
            <w:i/>
            <w:spacing w:val="-5"/>
          </w:rPr>
          <w:delText xml:space="preserve"> </w:delText>
        </w:r>
        <w:r w:rsidDel="0006198A">
          <w:rPr>
            <w:rFonts w:ascii="Arial" w:hAnsi="Arial"/>
            <w:i/>
            <w:spacing w:val="-2"/>
          </w:rPr>
          <w:delText>daño</w:delText>
        </w:r>
        <w:r w:rsidDel="0006198A">
          <w:rPr>
            <w:rFonts w:ascii="Arial" w:hAnsi="Arial"/>
            <w:i/>
            <w:spacing w:val="-8"/>
          </w:rPr>
          <w:delText xml:space="preserve"> </w:delText>
        </w:r>
        <w:r w:rsidDel="0006198A">
          <w:rPr>
            <w:rFonts w:ascii="Arial" w:hAnsi="Arial"/>
            <w:i/>
            <w:spacing w:val="-2"/>
          </w:rPr>
          <w:delText xml:space="preserve">patrimonial </w:delText>
        </w:r>
        <w:r w:rsidDel="0006198A">
          <w:rPr>
            <w:rFonts w:ascii="Arial" w:hAnsi="Arial"/>
            <w:i/>
          </w:rPr>
          <w:delText>causado por el siniestro. Responde sólo hasta el monto de la suma asegurada, salvo que la ley o el contrato dispongan diversamente.”</w:delText>
        </w:r>
      </w:del>
    </w:p>
    <w:p w14:paraId="4865861A" w14:textId="3EEC39F8" w:rsidR="00D568AF" w:rsidDel="0006198A" w:rsidRDefault="00D568AF" w:rsidP="00D568AF">
      <w:pPr>
        <w:spacing w:before="239" w:line="360" w:lineRule="auto"/>
        <w:ind w:left="568" w:right="135" w:firstLine="720"/>
        <w:jc w:val="both"/>
        <w:rPr>
          <w:del w:id="65" w:author="Camila Persichini" w:date="2026-02-03T16:17:00Z" w16du:dateUtc="2026-02-03T19:17:00Z"/>
        </w:rPr>
      </w:pPr>
      <w:del w:id="66" w:author="Camila Persichini" w:date="2026-02-03T16:17:00Z" w16du:dateUtc="2026-02-03T19:17:00Z">
        <w:r w:rsidDel="0006198A">
          <w:delText>En concordancia, el artículo 118 del mismo cuerpo legal establece que la sentencia</w:delText>
        </w:r>
        <w:r w:rsidDel="0006198A">
          <w:rPr>
            <w:spacing w:val="-10"/>
          </w:rPr>
          <w:delText xml:space="preserve"> </w:delText>
        </w:r>
        <w:r w:rsidDel="0006198A">
          <w:delText>podrá</w:delText>
        </w:r>
        <w:r w:rsidDel="0006198A">
          <w:rPr>
            <w:spacing w:val="-12"/>
          </w:rPr>
          <w:delText xml:space="preserve"> </w:delText>
        </w:r>
        <w:r w:rsidDel="0006198A">
          <w:delText>ejecutarse</w:delText>
        </w:r>
        <w:r w:rsidDel="0006198A">
          <w:rPr>
            <w:spacing w:val="-10"/>
          </w:rPr>
          <w:delText xml:space="preserve"> </w:delText>
        </w:r>
        <w:r w:rsidDel="0006198A">
          <w:delText>contra</w:delText>
        </w:r>
        <w:r w:rsidDel="0006198A">
          <w:rPr>
            <w:spacing w:val="-12"/>
          </w:rPr>
          <w:delText xml:space="preserve"> </w:delText>
        </w:r>
        <w:r w:rsidDel="0006198A">
          <w:delText>el</w:delText>
        </w:r>
        <w:r w:rsidDel="0006198A">
          <w:rPr>
            <w:spacing w:val="-13"/>
          </w:rPr>
          <w:delText xml:space="preserve"> </w:delText>
        </w:r>
        <w:r w:rsidDel="0006198A">
          <w:delText>asegurador</w:delText>
        </w:r>
        <w:r w:rsidDel="0006198A">
          <w:rPr>
            <w:spacing w:val="-8"/>
          </w:rPr>
          <w:delText xml:space="preserve"> </w:delText>
        </w:r>
        <w:r w:rsidDel="0006198A">
          <w:rPr>
            <w:rFonts w:ascii="Arial" w:hAnsi="Arial"/>
            <w:b/>
          </w:rPr>
          <w:delText>“en</w:delText>
        </w:r>
        <w:r w:rsidDel="0006198A">
          <w:rPr>
            <w:rFonts w:ascii="Arial" w:hAnsi="Arial"/>
            <w:b/>
            <w:spacing w:val="-10"/>
          </w:rPr>
          <w:delText xml:space="preserve"> </w:delText>
        </w:r>
        <w:r w:rsidDel="0006198A">
          <w:rPr>
            <w:rFonts w:ascii="Arial" w:hAnsi="Arial"/>
            <w:b/>
          </w:rPr>
          <w:delText>la</w:delText>
        </w:r>
        <w:r w:rsidDel="0006198A">
          <w:rPr>
            <w:rFonts w:ascii="Arial" w:hAnsi="Arial"/>
            <w:b/>
            <w:spacing w:val="-15"/>
          </w:rPr>
          <w:delText xml:space="preserve"> </w:delText>
        </w:r>
        <w:r w:rsidDel="0006198A">
          <w:rPr>
            <w:rFonts w:ascii="Arial" w:hAnsi="Arial"/>
            <w:b/>
          </w:rPr>
          <w:delText>medida</w:delText>
        </w:r>
        <w:r w:rsidDel="0006198A">
          <w:rPr>
            <w:rFonts w:ascii="Arial" w:hAnsi="Arial"/>
            <w:b/>
            <w:spacing w:val="-12"/>
          </w:rPr>
          <w:delText xml:space="preserve"> </w:delText>
        </w:r>
        <w:r w:rsidDel="0006198A">
          <w:rPr>
            <w:rFonts w:ascii="Arial" w:hAnsi="Arial"/>
            <w:b/>
          </w:rPr>
          <w:delText>del</w:delText>
        </w:r>
        <w:r w:rsidDel="0006198A">
          <w:rPr>
            <w:rFonts w:ascii="Arial" w:hAnsi="Arial"/>
            <w:b/>
            <w:spacing w:val="-8"/>
          </w:rPr>
          <w:delText xml:space="preserve"> </w:delText>
        </w:r>
        <w:r w:rsidDel="0006198A">
          <w:rPr>
            <w:rFonts w:ascii="Arial" w:hAnsi="Arial"/>
            <w:b/>
          </w:rPr>
          <w:delText>seguro”</w:delText>
        </w:r>
        <w:r w:rsidDel="0006198A">
          <w:delText>,</w:delText>
        </w:r>
        <w:r w:rsidDel="0006198A">
          <w:rPr>
            <w:spacing w:val="-11"/>
          </w:rPr>
          <w:delText xml:space="preserve"> </w:delText>
        </w:r>
        <w:r w:rsidDel="0006198A">
          <w:delText>por</w:delText>
        </w:r>
        <w:r w:rsidDel="0006198A">
          <w:rPr>
            <w:spacing w:val="-11"/>
          </w:rPr>
          <w:delText xml:space="preserve"> </w:delText>
        </w:r>
        <w:r w:rsidDel="0006198A">
          <w:delText>lo</w:delText>
        </w:r>
        <w:r w:rsidDel="0006198A">
          <w:rPr>
            <w:spacing w:val="-10"/>
          </w:rPr>
          <w:delText xml:space="preserve"> </w:delText>
        </w:r>
        <w:r w:rsidDel="0006198A">
          <w:delText xml:space="preserve">que esta citada en garantía </w:delText>
        </w:r>
        <w:r w:rsidDel="0006198A">
          <w:rPr>
            <w:rFonts w:ascii="Arial" w:hAnsi="Arial"/>
            <w:b/>
          </w:rPr>
          <w:delText>no deberá responder por aquellos montos que excedan el límite establecido en la póliza</w:delText>
        </w:r>
        <w:r w:rsidDel="0006198A">
          <w:delText>.</w:delText>
        </w:r>
      </w:del>
    </w:p>
    <w:p w14:paraId="79D66B2F" w14:textId="3F624A11" w:rsidR="00D568AF" w:rsidDel="0006198A" w:rsidRDefault="00D568AF" w:rsidP="00D568AF">
      <w:pPr>
        <w:pStyle w:val="Textoindependiente"/>
        <w:spacing w:before="239" w:line="360" w:lineRule="auto"/>
        <w:ind w:left="568" w:right="136" w:firstLine="720"/>
        <w:jc w:val="both"/>
        <w:rPr>
          <w:del w:id="67" w:author="Camila Persichini" w:date="2026-02-03T16:17:00Z" w16du:dateUtc="2026-02-03T19:17:00Z"/>
        </w:rPr>
      </w:pPr>
      <w:del w:id="68" w:author="Camila Persichini" w:date="2026-02-03T16:17:00Z" w16du:dateUtc="2026-02-03T19:17:00Z">
        <w:r w:rsidDel="0006198A">
          <w:delText>Así</w:delText>
        </w:r>
        <w:r w:rsidDel="0006198A">
          <w:rPr>
            <w:spacing w:val="-5"/>
          </w:rPr>
          <w:delText xml:space="preserve"> </w:delText>
        </w:r>
        <w:r w:rsidDel="0006198A">
          <w:delText>se</w:delText>
        </w:r>
        <w:r w:rsidDel="0006198A">
          <w:rPr>
            <w:spacing w:val="-9"/>
          </w:rPr>
          <w:delText xml:space="preserve"> </w:delText>
        </w:r>
        <w:r w:rsidDel="0006198A">
          <w:delText>ha</w:delText>
        </w:r>
        <w:r w:rsidDel="0006198A">
          <w:rPr>
            <w:spacing w:val="-7"/>
          </w:rPr>
          <w:delText xml:space="preserve"> </w:delText>
        </w:r>
        <w:r w:rsidDel="0006198A">
          <w:delText>pronunciado</w:delText>
        </w:r>
        <w:r w:rsidDel="0006198A">
          <w:rPr>
            <w:spacing w:val="-6"/>
          </w:rPr>
          <w:delText xml:space="preserve"> </w:delText>
        </w:r>
        <w:r w:rsidDel="0006198A">
          <w:delText>nuestro</w:delText>
        </w:r>
        <w:r w:rsidDel="0006198A">
          <w:rPr>
            <w:spacing w:val="-9"/>
          </w:rPr>
          <w:delText xml:space="preserve"> </w:delText>
        </w:r>
        <w:r w:rsidDel="0006198A">
          <w:delText>más</w:delText>
        </w:r>
        <w:r w:rsidDel="0006198A">
          <w:rPr>
            <w:spacing w:val="-9"/>
          </w:rPr>
          <w:delText xml:space="preserve"> </w:delText>
        </w:r>
        <w:r w:rsidDel="0006198A">
          <w:delText>alto</w:delText>
        </w:r>
        <w:r w:rsidDel="0006198A">
          <w:rPr>
            <w:spacing w:val="-6"/>
          </w:rPr>
          <w:delText xml:space="preserve"> </w:delText>
        </w:r>
        <w:r w:rsidDel="0006198A">
          <w:delText>Tribunal</w:delText>
        </w:r>
        <w:r w:rsidDel="0006198A">
          <w:rPr>
            <w:spacing w:val="-7"/>
          </w:rPr>
          <w:delText xml:space="preserve"> </w:delText>
        </w:r>
        <w:r w:rsidDel="0006198A">
          <w:delText>indicando</w:delText>
        </w:r>
        <w:r w:rsidDel="0006198A">
          <w:rPr>
            <w:spacing w:val="-7"/>
          </w:rPr>
          <w:delText xml:space="preserve"> </w:delText>
        </w:r>
        <w:r w:rsidDel="0006198A">
          <w:delText>que</w:delText>
        </w:r>
        <w:r w:rsidDel="0006198A">
          <w:rPr>
            <w:spacing w:val="-6"/>
          </w:rPr>
          <w:delText xml:space="preserve"> </w:delText>
        </w:r>
        <w:r w:rsidDel="0006198A">
          <w:delText>"En</w:delText>
        </w:r>
        <w:r w:rsidDel="0006198A">
          <w:rPr>
            <w:spacing w:val="-6"/>
          </w:rPr>
          <w:delText xml:space="preserve"> </w:delText>
        </w:r>
        <w:r w:rsidDel="0006198A">
          <w:delText>el</w:delText>
        </w:r>
        <w:r w:rsidDel="0006198A">
          <w:rPr>
            <w:spacing w:val="-10"/>
          </w:rPr>
          <w:delText xml:space="preserve"> </w:delText>
        </w:r>
        <w:r w:rsidDel="0006198A">
          <w:delText>seguro</w:delText>
        </w:r>
        <w:r w:rsidDel="0006198A">
          <w:rPr>
            <w:spacing w:val="-6"/>
          </w:rPr>
          <w:delText xml:space="preserve"> </w:delText>
        </w:r>
        <w:r w:rsidDel="0006198A">
          <w:delText>de responsabilidad civil, la franquicia pactada en la póliza es OPONIBLE al tercero damnificado." (C.S.J.N. octubre 2, 1990, "Compañía de Seguros Visión S.A. c/Comac S.A., R.E.D. 25-1100-10), habiéndose expedido en igual sentido en numerosas oportunidades, (vgr. "Manrique, Angel Ramón y otro c/Trenes de Buenos Aires s.ds. y ps."</w:delText>
        </w:r>
        <w:r w:rsidDel="0006198A">
          <w:rPr>
            <w:spacing w:val="-12"/>
          </w:rPr>
          <w:delText xml:space="preserve"> </w:delText>
        </w:r>
        <w:r w:rsidDel="0006198A">
          <w:delText>de</w:delText>
        </w:r>
        <w:r w:rsidDel="0006198A">
          <w:rPr>
            <w:spacing w:val="-14"/>
          </w:rPr>
          <w:delText xml:space="preserve"> </w:delText>
        </w:r>
        <w:r w:rsidDel="0006198A">
          <w:delText>fecha</w:delText>
        </w:r>
        <w:r w:rsidDel="0006198A">
          <w:rPr>
            <w:spacing w:val="-11"/>
          </w:rPr>
          <w:delText xml:space="preserve"> </w:delText>
        </w:r>
        <w:r w:rsidDel="0006198A">
          <w:delText>27-3-2002;</w:delText>
        </w:r>
        <w:r w:rsidDel="0006198A">
          <w:rPr>
            <w:spacing w:val="-12"/>
          </w:rPr>
          <w:delText xml:space="preserve"> </w:delText>
        </w:r>
        <w:r w:rsidDel="0006198A">
          <w:delText>Pereyra,</w:delText>
        </w:r>
        <w:r w:rsidDel="0006198A">
          <w:rPr>
            <w:spacing w:val="-10"/>
          </w:rPr>
          <w:delText xml:space="preserve"> </w:delText>
        </w:r>
        <w:r w:rsidDel="0006198A">
          <w:delText>Ramona</w:delText>
        </w:r>
        <w:r w:rsidDel="0006198A">
          <w:rPr>
            <w:spacing w:val="-14"/>
          </w:rPr>
          <w:delText xml:space="preserve"> </w:delText>
        </w:r>
        <w:r w:rsidDel="0006198A">
          <w:delText>c/Ttes.</w:delText>
        </w:r>
        <w:r w:rsidDel="0006198A">
          <w:rPr>
            <w:spacing w:val="-12"/>
          </w:rPr>
          <w:delText xml:space="preserve"> </w:delText>
        </w:r>
        <w:r w:rsidDel="0006198A">
          <w:delText>del</w:delText>
        </w:r>
        <w:r w:rsidDel="0006198A">
          <w:rPr>
            <w:spacing w:val="-12"/>
          </w:rPr>
          <w:delText xml:space="preserve"> </w:delText>
        </w:r>
        <w:r w:rsidDel="0006198A">
          <w:delText>Tejar</w:delText>
        </w:r>
        <w:r w:rsidDel="0006198A">
          <w:rPr>
            <w:spacing w:val="-10"/>
          </w:rPr>
          <w:delText xml:space="preserve"> </w:delText>
        </w:r>
        <w:r w:rsidDel="0006198A">
          <w:delText>s.ds.</w:delText>
        </w:r>
        <w:r w:rsidDel="0006198A">
          <w:rPr>
            <w:spacing w:val="-10"/>
          </w:rPr>
          <w:delText xml:space="preserve"> </w:delText>
        </w:r>
        <w:r w:rsidDel="0006198A">
          <w:delText>y</w:delText>
        </w:r>
        <w:r w:rsidDel="0006198A">
          <w:rPr>
            <w:spacing w:val="-13"/>
          </w:rPr>
          <w:delText xml:space="preserve"> </w:delText>
        </w:r>
        <w:r w:rsidDel="0006198A">
          <w:delText>ps.</w:delText>
        </w:r>
        <w:r w:rsidDel="0006198A">
          <w:rPr>
            <w:spacing w:val="-13"/>
          </w:rPr>
          <w:delText xml:space="preserve"> </w:delText>
        </w:r>
        <w:r w:rsidDel="0006198A">
          <w:delText>de</w:delText>
        </w:r>
        <w:r w:rsidDel="0006198A">
          <w:rPr>
            <w:spacing w:val="-14"/>
          </w:rPr>
          <w:delText xml:space="preserve"> </w:delText>
        </w:r>
        <w:r w:rsidDel="0006198A">
          <w:delText>fecha</w:delText>
        </w:r>
        <w:r w:rsidDel="0006198A">
          <w:rPr>
            <w:spacing w:val="-12"/>
          </w:rPr>
          <w:delText xml:space="preserve"> </w:delText>
        </w:r>
        <w:r w:rsidDel="0006198A">
          <w:delText>18/4/02, entre muchos otros).</w:delText>
        </w:r>
      </w:del>
    </w:p>
    <w:p w14:paraId="31DADED0" w14:textId="23E9F755" w:rsidR="00D568AF" w:rsidDel="0006198A" w:rsidRDefault="00D568AF" w:rsidP="00D568AF">
      <w:pPr>
        <w:pStyle w:val="Textoindependiente"/>
        <w:spacing w:before="241" w:line="360" w:lineRule="auto"/>
        <w:ind w:left="568" w:right="736" w:firstLine="720"/>
        <w:jc w:val="both"/>
        <w:rPr>
          <w:del w:id="69" w:author="Camila Persichini" w:date="2026-02-03T16:17:00Z" w16du:dateUtc="2026-02-03T19:17:00Z"/>
        </w:rPr>
      </w:pPr>
      <w:del w:id="70" w:author="Camila Persichini" w:date="2026-02-03T16:17:00Z" w16du:dateUtc="2026-02-03T19:17:00Z">
        <w:r w:rsidDel="0006198A">
          <w:delText>Las Salas de la Excelentísima Cámara del Fuero adoptaron dicho criterio al disponer en reiterados precedentes que "Las cláusulas, condiciones y límites de</w:delText>
        </w:r>
        <w:r w:rsidDel="0006198A">
          <w:rPr>
            <w:spacing w:val="-2"/>
          </w:rPr>
          <w:delText xml:space="preserve"> </w:delText>
        </w:r>
        <w:r w:rsidDel="0006198A">
          <w:delText>un</w:delText>
        </w:r>
        <w:r w:rsidDel="0006198A">
          <w:rPr>
            <w:spacing w:val="-2"/>
          </w:rPr>
          <w:delText xml:space="preserve"> </w:delText>
        </w:r>
        <w:r w:rsidDel="0006198A">
          <w:delText>contrato</w:delText>
        </w:r>
        <w:r w:rsidDel="0006198A">
          <w:rPr>
            <w:spacing w:val="-2"/>
          </w:rPr>
          <w:delText xml:space="preserve"> </w:delText>
        </w:r>
        <w:r w:rsidDel="0006198A">
          <w:delText>de</w:delText>
        </w:r>
        <w:r w:rsidDel="0006198A">
          <w:rPr>
            <w:spacing w:val="-2"/>
          </w:rPr>
          <w:delText xml:space="preserve"> </w:delText>
        </w:r>
        <w:r w:rsidDel="0006198A">
          <w:delText>seguro</w:delText>
        </w:r>
        <w:r w:rsidDel="0006198A">
          <w:rPr>
            <w:spacing w:val="-4"/>
          </w:rPr>
          <w:delText xml:space="preserve"> </w:delText>
        </w:r>
        <w:r w:rsidDel="0006198A">
          <w:delText>le</w:delText>
        </w:r>
        <w:r w:rsidDel="0006198A">
          <w:rPr>
            <w:spacing w:val="-2"/>
          </w:rPr>
          <w:delText xml:space="preserve"> </w:delText>
        </w:r>
        <w:r w:rsidDel="0006198A">
          <w:delText>son</w:delText>
        </w:r>
        <w:r w:rsidDel="0006198A">
          <w:rPr>
            <w:spacing w:val="-2"/>
          </w:rPr>
          <w:delText xml:space="preserve"> </w:delText>
        </w:r>
        <w:r w:rsidDel="0006198A">
          <w:delText>oponibles</w:delText>
        </w:r>
        <w:r w:rsidDel="0006198A">
          <w:rPr>
            <w:spacing w:val="-2"/>
          </w:rPr>
          <w:delText xml:space="preserve"> </w:delText>
        </w:r>
        <w:r w:rsidDel="0006198A">
          <w:delText>al</w:delText>
        </w:r>
        <w:r w:rsidDel="0006198A">
          <w:rPr>
            <w:spacing w:val="-2"/>
          </w:rPr>
          <w:delText xml:space="preserve"> </w:delText>
        </w:r>
        <w:r w:rsidDel="0006198A">
          <w:delText>tercero</w:delText>
        </w:r>
        <w:r w:rsidDel="0006198A">
          <w:rPr>
            <w:spacing w:val="-2"/>
          </w:rPr>
          <w:delText xml:space="preserve"> </w:delText>
        </w:r>
        <w:r w:rsidDel="0006198A">
          <w:delText>damnificado.</w:delText>
        </w:r>
        <w:r w:rsidDel="0006198A">
          <w:rPr>
            <w:spacing w:val="-1"/>
          </w:rPr>
          <w:delText xml:space="preserve"> </w:delText>
        </w:r>
        <w:r w:rsidDel="0006198A">
          <w:delText>Ello</w:delText>
        </w:r>
        <w:r w:rsidDel="0006198A">
          <w:rPr>
            <w:spacing w:val="-2"/>
          </w:rPr>
          <w:delText xml:space="preserve"> </w:delText>
        </w:r>
        <w:r w:rsidDel="0006198A">
          <w:delText>es</w:delText>
        </w:r>
        <w:r w:rsidDel="0006198A">
          <w:rPr>
            <w:spacing w:val="-1"/>
          </w:rPr>
          <w:delText xml:space="preserve"> </w:delText>
        </w:r>
        <w:r w:rsidDel="0006198A">
          <w:delText>así,</w:delText>
        </w:r>
        <w:r w:rsidDel="0006198A">
          <w:rPr>
            <w:spacing w:val="-3"/>
          </w:rPr>
          <w:delText xml:space="preserve"> </w:delText>
        </w:r>
        <w:r w:rsidDel="0006198A">
          <w:delText>por cuanto ese tercero se apoya siempre en el contrato para dirigir su reclamo al asegurador</w:delText>
        </w:r>
        <w:r w:rsidDel="0006198A">
          <w:rPr>
            <w:spacing w:val="-6"/>
          </w:rPr>
          <w:delText xml:space="preserve"> </w:delText>
        </w:r>
        <w:r w:rsidDel="0006198A">
          <w:delText>y,</w:delText>
        </w:r>
        <w:r w:rsidDel="0006198A">
          <w:rPr>
            <w:spacing w:val="-5"/>
          </w:rPr>
          <w:delText xml:space="preserve"> </w:delText>
        </w:r>
        <w:r w:rsidDel="0006198A">
          <w:delText>por</w:delText>
        </w:r>
        <w:r w:rsidDel="0006198A">
          <w:rPr>
            <w:spacing w:val="-5"/>
          </w:rPr>
          <w:delText xml:space="preserve"> </w:delText>
        </w:r>
        <w:r w:rsidDel="0006198A">
          <w:delText>lo</w:delText>
        </w:r>
        <w:r w:rsidDel="0006198A">
          <w:rPr>
            <w:spacing w:val="-6"/>
          </w:rPr>
          <w:delText xml:space="preserve"> </w:delText>
        </w:r>
        <w:r w:rsidDel="0006198A">
          <w:delText>tanto,</w:delText>
        </w:r>
        <w:r w:rsidDel="0006198A">
          <w:rPr>
            <w:spacing w:val="-3"/>
          </w:rPr>
          <w:delText xml:space="preserve"> </w:delText>
        </w:r>
        <w:r w:rsidDel="0006198A">
          <w:delText>no</w:delText>
        </w:r>
        <w:r w:rsidDel="0006198A">
          <w:rPr>
            <w:spacing w:val="-7"/>
          </w:rPr>
          <w:delText xml:space="preserve"> </w:delText>
        </w:r>
        <w:r w:rsidDel="0006198A">
          <w:delText>puede</w:delText>
        </w:r>
        <w:r w:rsidDel="0006198A">
          <w:rPr>
            <w:spacing w:val="-6"/>
          </w:rPr>
          <w:delText xml:space="preserve"> </w:delText>
        </w:r>
        <w:r w:rsidDel="0006198A">
          <w:delText>pretender</w:delText>
        </w:r>
        <w:r w:rsidDel="0006198A">
          <w:rPr>
            <w:spacing w:val="-5"/>
          </w:rPr>
          <w:delText xml:space="preserve"> </w:delText>
        </w:r>
        <w:r w:rsidDel="0006198A">
          <w:delText>al</w:delText>
        </w:r>
        <w:r w:rsidDel="0006198A">
          <w:rPr>
            <w:spacing w:val="-7"/>
          </w:rPr>
          <w:delText xml:space="preserve"> </w:delText>
        </w:r>
        <w:r w:rsidDel="0006198A">
          <w:delText>mismo</w:delText>
        </w:r>
        <w:r w:rsidDel="0006198A">
          <w:rPr>
            <w:spacing w:val="-9"/>
          </w:rPr>
          <w:delText xml:space="preserve"> </w:delText>
        </w:r>
        <w:r w:rsidDel="0006198A">
          <w:delText>tiempo</w:delText>
        </w:r>
        <w:r w:rsidDel="0006198A">
          <w:rPr>
            <w:spacing w:val="-6"/>
          </w:rPr>
          <w:delText xml:space="preserve"> </w:delText>
        </w:r>
        <w:r w:rsidDel="0006198A">
          <w:delText>que</w:delText>
        </w:r>
        <w:r w:rsidDel="0006198A">
          <w:rPr>
            <w:spacing w:val="-6"/>
          </w:rPr>
          <w:delText xml:space="preserve"> </w:delText>
        </w:r>
        <w:r w:rsidDel="0006198A">
          <w:delText>se</w:delText>
        </w:r>
        <w:r w:rsidDel="0006198A">
          <w:rPr>
            <w:spacing w:val="-6"/>
          </w:rPr>
          <w:delText xml:space="preserve"> </w:delText>
        </w:r>
        <w:r w:rsidDel="0006198A">
          <w:delText>prescinda de sus cláusulas cuando las mismas le resulten adversas, ni considerarse titular de derechos mejores, ni más amplios que aquellos que se ha estipulado en ese</w:delText>
        </w:r>
      </w:del>
    </w:p>
    <w:p w14:paraId="34A2AB67" w14:textId="61C24FB1" w:rsidR="00D568AF" w:rsidDel="0006198A" w:rsidRDefault="00D568AF" w:rsidP="00D568AF">
      <w:pPr>
        <w:pStyle w:val="Textoindependiente"/>
        <w:spacing w:before="77"/>
        <w:rPr>
          <w:del w:id="71" w:author="Camila Persichini" w:date="2026-02-03T16:17:00Z" w16du:dateUtc="2026-02-03T19:17:00Z"/>
        </w:rPr>
      </w:pPr>
    </w:p>
    <w:p w14:paraId="5F966017" w14:textId="282DA046" w:rsidR="00D568AF" w:rsidDel="0006198A" w:rsidRDefault="00D568AF" w:rsidP="00D568AF">
      <w:pPr>
        <w:pStyle w:val="Textoindependiente"/>
        <w:spacing w:line="360" w:lineRule="auto"/>
        <w:ind w:left="568" w:right="738"/>
        <w:jc w:val="both"/>
        <w:rPr>
          <w:del w:id="72" w:author="Camila Persichini" w:date="2026-02-03T16:17:00Z" w16du:dateUtc="2026-02-03T19:17:00Z"/>
        </w:rPr>
      </w:pPr>
      <w:del w:id="73" w:author="Camila Persichini" w:date="2026-02-03T16:17:00Z" w16du:dateUtc="2026-02-03T19:17:00Z">
        <w:r w:rsidDel="0006198A">
          <w:delText>negocio</w:delText>
        </w:r>
        <w:r w:rsidDel="0006198A">
          <w:rPr>
            <w:spacing w:val="-10"/>
          </w:rPr>
          <w:delText xml:space="preserve"> </w:delText>
        </w:r>
        <w:r w:rsidDel="0006198A">
          <w:delText>jurídico</w:delText>
        </w:r>
        <w:r w:rsidDel="0006198A">
          <w:rPr>
            <w:spacing w:val="-10"/>
          </w:rPr>
          <w:delText xml:space="preserve"> </w:delText>
        </w:r>
        <w:r w:rsidDel="0006198A">
          <w:delText>que</w:delText>
        </w:r>
        <w:r w:rsidDel="0006198A">
          <w:rPr>
            <w:spacing w:val="-10"/>
          </w:rPr>
          <w:delText xml:space="preserve"> </w:delText>
        </w:r>
        <w:r w:rsidDel="0006198A">
          <w:delText>sirve</w:delText>
        </w:r>
        <w:r w:rsidDel="0006198A">
          <w:rPr>
            <w:spacing w:val="-10"/>
          </w:rPr>
          <w:delText xml:space="preserve"> </w:delText>
        </w:r>
        <w:r w:rsidDel="0006198A">
          <w:delText>de</w:delText>
        </w:r>
        <w:r w:rsidDel="0006198A">
          <w:rPr>
            <w:spacing w:val="-10"/>
          </w:rPr>
          <w:delText xml:space="preserve"> </w:delText>
        </w:r>
        <w:r w:rsidDel="0006198A">
          <w:delText>basamento</w:delText>
        </w:r>
        <w:r w:rsidDel="0006198A">
          <w:rPr>
            <w:spacing w:val="-10"/>
          </w:rPr>
          <w:delText xml:space="preserve"> </w:delText>
        </w:r>
        <w:r w:rsidDel="0006198A">
          <w:delText>a</w:delText>
        </w:r>
        <w:r w:rsidDel="0006198A">
          <w:rPr>
            <w:spacing w:val="-10"/>
          </w:rPr>
          <w:delText xml:space="preserve"> </w:delText>
        </w:r>
        <w:r w:rsidDel="0006198A">
          <w:delText>su</w:delText>
        </w:r>
        <w:r w:rsidDel="0006198A">
          <w:rPr>
            <w:spacing w:val="40"/>
          </w:rPr>
          <w:delText xml:space="preserve"> </w:delText>
        </w:r>
        <w:r w:rsidDel="0006198A">
          <w:delText>reclamación"</w:delText>
        </w:r>
        <w:r w:rsidDel="0006198A">
          <w:rPr>
            <w:spacing w:val="-9"/>
          </w:rPr>
          <w:delText xml:space="preserve"> </w:delText>
        </w:r>
        <w:r w:rsidDel="0006198A">
          <w:delText>(CNCiv,</w:delText>
        </w:r>
        <w:r w:rsidDel="0006198A">
          <w:rPr>
            <w:spacing w:val="-8"/>
          </w:rPr>
          <w:delText xml:space="preserve"> </w:delText>
        </w:r>
        <w:r w:rsidDel="0006198A">
          <w:delText>Sala</w:delText>
        </w:r>
        <w:r w:rsidDel="0006198A">
          <w:rPr>
            <w:spacing w:val="-10"/>
          </w:rPr>
          <w:delText xml:space="preserve"> </w:delText>
        </w:r>
        <w:r w:rsidDel="0006198A">
          <w:delText>L,</w:delText>
        </w:r>
        <w:r w:rsidDel="0006198A">
          <w:rPr>
            <w:spacing w:val="-8"/>
          </w:rPr>
          <w:delText xml:space="preserve"> </w:delText>
        </w:r>
        <w:r w:rsidDel="0006198A">
          <w:delText xml:space="preserve">mayo 26/995- Correa, Mario R. c/Carbonetto Kollin, Dévora; Rev. La Ley 4/3/98, p. 15, </w:delText>
        </w:r>
        <w:r w:rsidDel="0006198A">
          <w:lastRenderedPageBreak/>
          <w:delText>J.Agrup. caso 12433).</w:delText>
        </w:r>
      </w:del>
    </w:p>
    <w:p w14:paraId="26F12BBF" w14:textId="53E9C290" w:rsidR="00D568AF" w:rsidDel="0006198A" w:rsidRDefault="00D568AF" w:rsidP="00D568AF">
      <w:pPr>
        <w:pStyle w:val="Textoindependiente"/>
        <w:spacing w:before="239" w:line="360" w:lineRule="auto"/>
        <w:ind w:left="568" w:right="736" w:firstLine="720"/>
        <w:jc w:val="both"/>
        <w:rPr>
          <w:del w:id="74" w:author="Camila Persichini" w:date="2026-02-03T16:17:00Z" w16du:dateUtc="2026-02-03T19:17:00Z"/>
        </w:rPr>
      </w:pPr>
      <w:del w:id="75" w:author="Camila Persichini" w:date="2026-02-03T16:17:00Z" w16du:dateUtc="2026-02-03T19:17:00Z">
        <w:r w:rsidDel="0006198A">
          <w:delText>“Si bien el seguro de responsabilidad civil prevé la reparación del daño producido</w:delText>
        </w:r>
        <w:r w:rsidDel="0006198A">
          <w:rPr>
            <w:spacing w:val="-5"/>
          </w:rPr>
          <w:delText xml:space="preserve"> </w:delText>
        </w:r>
        <w:r w:rsidDel="0006198A">
          <w:delText>a</w:delText>
        </w:r>
        <w:r w:rsidDel="0006198A">
          <w:rPr>
            <w:spacing w:val="-7"/>
          </w:rPr>
          <w:delText xml:space="preserve"> </w:delText>
        </w:r>
        <w:r w:rsidDel="0006198A">
          <w:delText>terceros,</w:delText>
        </w:r>
        <w:r w:rsidDel="0006198A">
          <w:rPr>
            <w:spacing w:val="-6"/>
          </w:rPr>
          <w:delText xml:space="preserve"> </w:delText>
        </w:r>
        <w:r w:rsidDel="0006198A">
          <w:delText>éste,</w:delText>
        </w:r>
        <w:r w:rsidDel="0006198A">
          <w:rPr>
            <w:spacing w:val="-4"/>
          </w:rPr>
          <w:delText xml:space="preserve"> </w:delText>
        </w:r>
        <w:r w:rsidDel="0006198A">
          <w:delText>salvo</w:delText>
        </w:r>
        <w:r w:rsidDel="0006198A">
          <w:rPr>
            <w:spacing w:val="-7"/>
          </w:rPr>
          <w:delText xml:space="preserve"> </w:delText>
        </w:r>
        <w:r w:rsidDel="0006198A">
          <w:delText>disposición</w:delText>
        </w:r>
        <w:r w:rsidDel="0006198A">
          <w:rPr>
            <w:spacing w:val="-5"/>
          </w:rPr>
          <w:delText xml:space="preserve"> </w:delText>
        </w:r>
        <w:r w:rsidDel="0006198A">
          <w:delText>en</w:delText>
        </w:r>
        <w:r w:rsidDel="0006198A">
          <w:rPr>
            <w:spacing w:val="-8"/>
          </w:rPr>
          <w:delText xml:space="preserve"> </w:delText>
        </w:r>
        <w:r w:rsidDel="0006198A">
          <w:delText>contrario,</w:delText>
        </w:r>
        <w:r w:rsidDel="0006198A">
          <w:rPr>
            <w:spacing w:val="-4"/>
          </w:rPr>
          <w:delText xml:space="preserve"> </w:delText>
        </w:r>
        <w:r w:rsidDel="0006198A">
          <w:delText>nunca</w:delText>
        </w:r>
        <w:r w:rsidDel="0006198A">
          <w:rPr>
            <w:spacing w:val="-5"/>
          </w:rPr>
          <w:delText xml:space="preserve"> </w:delText>
        </w:r>
        <w:r w:rsidDel="0006198A">
          <w:delText>podrá</w:delText>
        </w:r>
        <w:r w:rsidDel="0006198A">
          <w:rPr>
            <w:spacing w:val="-7"/>
          </w:rPr>
          <w:delText xml:space="preserve"> </w:delText>
        </w:r>
        <w:r w:rsidDel="0006198A">
          <w:delText>superar</w:delText>
        </w:r>
        <w:r w:rsidDel="0006198A">
          <w:rPr>
            <w:spacing w:val="-7"/>
          </w:rPr>
          <w:delText xml:space="preserve"> </w:delText>
        </w:r>
        <w:r w:rsidDel="0006198A">
          <w:delText>la cuantía o la medida del seguro. Ello significa que el tercero está subordinado, le son oponibles o le afectan determinadas estipulaciones contractuales, aun cuando haya sido ajeno a la celebración del pacto". (CNCiv. Sala H, HAMUD, Benjamín</w:delText>
        </w:r>
        <w:r w:rsidDel="0006198A">
          <w:rPr>
            <w:spacing w:val="45"/>
          </w:rPr>
          <w:delText xml:space="preserve">  </w:delText>
        </w:r>
        <w:r w:rsidDel="0006198A">
          <w:delText>Jahmur</w:delText>
        </w:r>
        <w:r w:rsidDel="0006198A">
          <w:rPr>
            <w:spacing w:val="46"/>
          </w:rPr>
          <w:delText xml:space="preserve">  </w:delText>
        </w:r>
        <w:r w:rsidDel="0006198A">
          <w:delText>c/TELEFONICA</w:delText>
        </w:r>
        <w:r w:rsidDel="0006198A">
          <w:rPr>
            <w:spacing w:val="47"/>
          </w:rPr>
          <w:delText xml:space="preserve">  </w:delText>
        </w:r>
        <w:r w:rsidDel="0006198A">
          <w:delText>DE</w:delText>
        </w:r>
        <w:r w:rsidDel="0006198A">
          <w:rPr>
            <w:spacing w:val="46"/>
          </w:rPr>
          <w:delText xml:space="preserve">  </w:delText>
        </w:r>
        <w:r w:rsidDel="0006198A">
          <w:delText>ARGENTINA</w:delText>
        </w:r>
        <w:r w:rsidDel="0006198A">
          <w:rPr>
            <w:spacing w:val="47"/>
          </w:rPr>
          <w:delText xml:space="preserve">  </w:delText>
        </w:r>
        <w:r w:rsidDel="0006198A">
          <w:delText>S.A.</w:delText>
        </w:r>
        <w:r w:rsidDel="0006198A">
          <w:rPr>
            <w:spacing w:val="46"/>
          </w:rPr>
          <w:delText xml:space="preserve">  </w:delText>
        </w:r>
        <w:r w:rsidDel="0006198A">
          <w:delText>S.DAÑOS</w:delText>
        </w:r>
        <w:r w:rsidDel="0006198A">
          <w:rPr>
            <w:spacing w:val="47"/>
          </w:rPr>
          <w:delText xml:space="preserve">  </w:delText>
        </w:r>
        <w:r w:rsidDel="0006198A">
          <w:rPr>
            <w:spacing w:val="-10"/>
          </w:rPr>
          <w:delText>Y</w:delText>
        </w:r>
      </w:del>
    </w:p>
    <w:p w14:paraId="0D280C9E" w14:textId="49039DB6" w:rsidR="00D568AF" w:rsidDel="0006198A" w:rsidRDefault="00D568AF" w:rsidP="00D568AF">
      <w:pPr>
        <w:pStyle w:val="Textoindependiente"/>
        <w:spacing w:before="1"/>
        <w:ind w:left="568"/>
        <w:jc w:val="both"/>
        <w:rPr>
          <w:del w:id="76" w:author="Camila Persichini" w:date="2026-02-03T16:17:00Z" w16du:dateUtc="2026-02-03T19:17:00Z"/>
        </w:rPr>
      </w:pPr>
      <w:del w:id="77" w:author="Camila Persichini" w:date="2026-02-03T16:17:00Z" w16du:dateUtc="2026-02-03T19:17:00Z">
        <w:r w:rsidDel="0006198A">
          <w:delText>PERJUICIOS,</w:delText>
        </w:r>
        <w:r w:rsidDel="0006198A">
          <w:rPr>
            <w:spacing w:val="-6"/>
          </w:rPr>
          <w:delText xml:space="preserve"> </w:delText>
        </w:r>
        <w:r w:rsidDel="0006198A">
          <w:delText>Nro.</w:delText>
        </w:r>
        <w:r w:rsidDel="0006198A">
          <w:rPr>
            <w:spacing w:val="-3"/>
          </w:rPr>
          <w:delText xml:space="preserve"> </w:delText>
        </w:r>
        <w:r w:rsidDel="0006198A">
          <w:delText>de</w:delText>
        </w:r>
        <w:r w:rsidDel="0006198A">
          <w:rPr>
            <w:spacing w:val="-7"/>
          </w:rPr>
          <w:delText xml:space="preserve"> </w:delText>
        </w:r>
        <w:r w:rsidDel="0006198A">
          <w:delText>Recurso</w:delText>
        </w:r>
        <w:r w:rsidDel="0006198A">
          <w:rPr>
            <w:spacing w:val="-5"/>
          </w:rPr>
          <w:delText xml:space="preserve"> </w:delText>
        </w:r>
        <w:r w:rsidDel="0006198A">
          <w:delText>H</w:delText>
        </w:r>
        <w:r w:rsidDel="0006198A">
          <w:rPr>
            <w:spacing w:val="-6"/>
          </w:rPr>
          <w:delText xml:space="preserve"> </w:delText>
        </w:r>
        <w:r w:rsidDel="0006198A">
          <w:delText>194106</w:delText>
        </w:r>
        <w:r w:rsidDel="0006198A">
          <w:rPr>
            <w:spacing w:val="-5"/>
          </w:rPr>
          <w:delText xml:space="preserve"> </w:delText>
        </w:r>
        <w:r w:rsidDel="0006198A">
          <w:delText>del</w:delText>
        </w:r>
        <w:r w:rsidDel="0006198A">
          <w:rPr>
            <w:spacing w:val="-7"/>
          </w:rPr>
          <w:delText xml:space="preserve"> </w:delText>
        </w:r>
        <w:r w:rsidDel="0006198A">
          <w:delText>21-8-</w:delText>
        </w:r>
        <w:r w:rsidDel="0006198A">
          <w:rPr>
            <w:spacing w:val="-5"/>
          </w:rPr>
          <w:delText>96)</w:delText>
        </w:r>
      </w:del>
    </w:p>
    <w:p w14:paraId="5478AEC9" w14:textId="2AC62D3B" w:rsidR="00D568AF" w:rsidDel="0006198A" w:rsidRDefault="00D568AF" w:rsidP="00D568AF">
      <w:pPr>
        <w:pStyle w:val="Textoindependiente"/>
        <w:spacing w:before="113"/>
        <w:rPr>
          <w:del w:id="78" w:author="Camila Persichini" w:date="2026-02-03T16:17:00Z" w16du:dateUtc="2026-02-03T19:17:00Z"/>
        </w:rPr>
      </w:pPr>
    </w:p>
    <w:p w14:paraId="34D6475C" w14:textId="48D8A6E9" w:rsidR="00D568AF" w:rsidDel="0006198A" w:rsidRDefault="00D568AF" w:rsidP="00D568AF">
      <w:pPr>
        <w:pStyle w:val="Textoindependiente"/>
        <w:spacing w:before="1" w:line="360" w:lineRule="auto"/>
        <w:ind w:left="568" w:right="135" w:firstLine="720"/>
        <w:jc w:val="both"/>
        <w:rPr>
          <w:del w:id="79" w:author="Camila Persichini" w:date="2026-02-03T16:17:00Z" w16du:dateUtc="2026-02-03T19:17:00Z"/>
        </w:rPr>
      </w:pPr>
      <w:del w:id="80" w:author="Camila Persichini" w:date="2026-02-03T16:17:00Z" w16du:dateUtc="2026-02-03T19:17:00Z">
        <w:r w:rsidDel="0006198A">
          <w:delText>Dejando asentado además que "Cuando se trata de un supuesto de limitación del</w:delText>
        </w:r>
        <w:r w:rsidDel="0006198A">
          <w:rPr>
            <w:spacing w:val="-16"/>
          </w:rPr>
          <w:delText xml:space="preserve"> </w:delText>
        </w:r>
        <w:r w:rsidDel="0006198A">
          <w:delText>riesgo</w:delText>
        </w:r>
        <w:r w:rsidDel="0006198A">
          <w:rPr>
            <w:spacing w:val="-15"/>
          </w:rPr>
          <w:delText xml:space="preserve"> </w:delText>
        </w:r>
        <w:r w:rsidDel="0006198A">
          <w:delText>o</w:delText>
        </w:r>
        <w:r w:rsidDel="0006198A">
          <w:rPr>
            <w:spacing w:val="-15"/>
          </w:rPr>
          <w:delText xml:space="preserve"> </w:delText>
        </w:r>
        <w:r w:rsidDel="0006198A">
          <w:delText>no</w:delText>
        </w:r>
        <w:r w:rsidDel="0006198A">
          <w:rPr>
            <w:spacing w:val="-16"/>
          </w:rPr>
          <w:delText xml:space="preserve"> </w:delText>
        </w:r>
        <w:r w:rsidDel="0006198A">
          <w:delText>seguro,</w:delText>
        </w:r>
        <w:r w:rsidDel="0006198A">
          <w:rPr>
            <w:spacing w:val="-15"/>
          </w:rPr>
          <w:delText xml:space="preserve"> </w:delText>
        </w:r>
        <w:r w:rsidDel="0006198A">
          <w:delText>resultan</w:delText>
        </w:r>
        <w:r w:rsidDel="0006198A">
          <w:rPr>
            <w:spacing w:val="-15"/>
          </w:rPr>
          <w:delText xml:space="preserve"> </w:delText>
        </w:r>
        <w:r w:rsidDel="0006198A">
          <w:delText>extrañas</w:delText>
        </w:r>
        <w:r w:rsidDel="0006198A">
          <w:rPr>
            <w:spacing w:val="-14"/>
          </w:rPr>
          <w:delText xml:space="preserve"> </w:delText>
        </w:r>
        <w:r w:rsidDel="0006198A">
          <w:delText>las</w:delText>
        </w:r>
        <w:r w:rsidDel="0006198A">
          <w:rPr>
            <w:spacing w:val="-15"/>
          </w:rPr>
          <w:delText xml:space="preserve"> </w:delText>
        </w:r>
        <w:r w:rsidDel="0006198A">
          <w:delText>consideraciones</w:delText>
        </w:r>
        <w:r w:rsidDel="0006198A">
          <w:rPr>
            <w:spacing w:val="-15"/>
          </w:rPr>
          <w:delText xml:space="preserve"> </w:delText>
        </w:r>
        <w:r w:rsidDel="0006198A">
          <w:delText>relativas</w:delText>
        </w:r>
        <w:r w:rsidDel="0006198A">
          <w:rPr>
            <w:spacing w:val="-16"/>
          </w:rPr>
          <w:delText xml:space="preserve"> </w:delText>
        </w:r>
        <w:r w:rsidDel="0006198A">
          <w:delText>a</w:delText>
        </w:r>
        <w:r w:rsidDel="0006198A">
          <w:rPr>
            <w:spacing w:val="-15"/>
          </w:rPr>
          <w:delText xml:space="preserve"> </w:delText>
        </w:r>
        <w:r w:rsidDel="0006198A">
          <w:delText>la</w:delText>
        </w:r>
        <w:r w:rsidDel="0006198A">
          <w:rPr>
            <w:spacing w:val="-15"/>
          </w:rPr>
          <w:delText xml:space="preserve"> </w:delText>
        </w:r>
        <w:r w:rsidDel="0006198A">
          <w:delText>función</w:delText>
        </w:r>
        <w:r w:rsidDel="0006198A">
          <w:rPr>
            <w:spacing w:val="-14"/>
          </w:rPr>
          <w:delText xml:space="preserve"> </w:delText>
        </w:r>
        <w:r w:rsidDel="0006198A">
          <w:delText>social del</w:delText>
        </w:r>
        <w:r w:rsidDel="0006198A">
          <w:rPr>
            <w:spacing w:val="-8"/>
          </w:rPr>
          <w:delText xml:space="preserve"> </w:delText>
        </w:r>
        <w:r w:rsidDel="0006198A">
          <w:delText>seguro</w:delText>
        </w:r>
        <w:r w:rsidDel="0006198A">
          <w:rPr>
            <w:spacing w:val="-9"/>
          </w:rPr>
          <w:delText xml:space="preserve"> </w:delText>
        </w:r>
        <w:r w:rsidDel="0006198A">
          <w:delText>y</w:delText>
        </w:r>
        <w:r w:rsidDel="0006198A">
          <w:rPr>
            <w:spacing w:val="-9"/>
          </w:rPr>
          <w:delText xml:space="preserve"> </w:delText>
        </w:r>
        <w:r w:rsidDel="0006198A">
          <w:delText>a</w:delText>
        </w:r>
        <w:r w:rsidDel="0006198A">
          <w:rPr>
            <w:spacing w:val="-10"/>
          </w:rPr>
          <w:delText xml:space="preserve"> </w:delText>
        </w:r>
        <w:r w:rsidDel="0006198A">
          <w:delText>la</w:delText>
        </w:r>
        <w:r w:rsidDel="0006198A">
          <w:rPr>
            <w:spacing w:val="-7"/>
          </w:rPr>
          <w:delText xml:space="preserve"> </w:delText>
        </w:r>
        <w:r w:rsidDel="0006198A">
          <w:delText>protección</w:delText>
        </w:r>
        <w:r w:rsidDel="0006198A">
          <w:rPr>
            <w:spacing w:val="-8"/>
          </w:rPr>
          <w:delText xml:space="preserve"> </w:delText>
        </w:r>
        <w:r w:rsidDel="0006198A">
          <w:delText>de</w:delText>
        </w:r>
        <w:r w:rsidDel="0006198A">
          <w:rPr>
            <w:spacing w:val="-10"/>
          </w:rPr>
          <w:delText xml:space="preserve"> </w:delText>
        </w:r>
        <w:r w:rsidDel="0006198A">
          <w:delText>la</w:delText>
        </w:r>
        <w:r w:rsidDel="0006198A">
          <w:rPr>
            <w:spacing w:val="-7"/>
          </w:rPr>
          <w:delText xml:space="preserve"> </w:delText>
        </w:r>
        <w:r w:rsidDel="0006198A">
          <w:delText>víctima".</w:delText>
        </w:r>
        <w:r w:rsidDel="0006198A">
          <w:rPr>
            <w:spacing w:val="-8"/>
          </w:rPr>
          <w:delText xml:space="preserve"> </w:delText>
        </w:r>
        <w:r w:rsidDel="0006198A">
          <w:delText>(CNCiv.</w:delText>
        </w:r>
        <w:r w:rsidDel="0006198A">
          <w:rPr>
            <w:spacing w:val="-6"/>
          </w:rPr>
          <w:delText xml:space="preserve"> </w:delText>
        </w:r>
        <w:r w:rsidDel="0006198A">
          <w:delText>Sala</w:delText>
        </w:r>
        <w:r w:rsidDel="0006198A">
          <w:rPr>
            <w:spacing w:val="-10"/>
          </w:rPr>
          <w:delText xml:space="preserve"> </w:delText>
        </w:r>
        <w:r w:rsidDel="0006198A">
          <w:delText>H,</w:delText>
        </w:r>
        <w:r w:rsidDel="0006198A">
          <w:rPr>
            <w:spacing w:val="-8"/>
          </w:rPr>
          <w:delText xml:space="preserve"> </w:delText>
        </w:r>
        <w:r w:rsidDel="0006198A">
          <w:delText>"Herrera,</w:delText>
        </w:r>
        <w:r w:rsidDel="0006198A">
          <w:rPr>
            <w:spacing w:val="-8"/>
          </w:rPr>
          <w:delText xml:space="preserve"> </w:delText>
        </w:r>
        <w:r w:rsidDel="0006198A">
          <w:delText>Verónica</w:delText>
        </w:r>
        <w:r w:rsidDel="0006198A">
          <w:rPr>
            <w:spacing w:val="-7"/>
          </w:rPr>
          <w:delText xml:space="preserve"> </w:delText>
        </w:r>
        <w:r w:rsidDel="0006198A">
          <w:delText>c/Portillo, Nélida s.daños y perjuicios", Nro. de Recurso H 168967, del 26-12-1996)</w:delText>
        </w:r>
      </w:del>
    </w:p>
    <w:p w14:paraId="60162E1D" w14:textId="3A8803CC" w:rsidR="003D4DC2" w:rsidDel="0006198A" w:rsidRDefault="003D4DC2" w:rsidP="00D568AF">
      <w:pPr>
        <w:pStyle w:val="Textoindependiente"/>
        <w:spacing w:before="1" w:line="360" w:lineRule="auto"/>
        <w:ind w:left="568" w:right="135" w:firstLine="720"/>
        <w:jc w:val="both"/>
        <w:rPr>
          <w:del w:id="81" w:author="Camila Persichini" w:date="2026-02-03T16:17:00Z" w16du:dateUtc="2026-02-03T19:17:00Z"/>
        </w:rPr>
      </w:pPr>
    </w:p>
    <w:p w14:paraId="435A3822" w14:textId="08EB89AB" w:rsidR="003D4DC2" w:rsidRPr="003D4DC2" w:rsidDel="0006198A" w:rsidRDefault="003D4DC2" w:rsidP="003D4DC2">
      <w:pPr>
        <w:pStyle w:val="Textoindependiente"/>
        <w:spacing w:before="1" w:line="360" w:lineRule="auto"/>
        <w:ind w:right="135" w:firstLine="568"/>
        <w:jc w:val="both"/>
        <w:rPr>
          <w:del w:id="82" w:author="Camila Persichini" w:date="2026-02-03T16:17:00Z" w16du:dateUtc="2026-02-03T19:17:00Z"/>
          <w:b/>
          <w:bCs/>
        </w:rPr>
      </w:pPr>
      <w:del w:id="83" w:author="Camila Persichini" w:date="2026-02-03T16:17:00Z" w16du:dateUtc="2026-02-03T19:17:00Z">
        <w:r w:rsidRPr="003D4DC2" w:rsidDel="0006198A">
          <w:rPr>
            <w:b/>
            <w:bCs/>
          </w:rPr>
          <w:delText>C- NATURALEZA DE LA OBLIGACION Y FUNCION SOCIAL DEL SEGURO</w:delText>
        </w:r>
      </w:del>
    </w:p>
    <w:p w14:paraId="0506F4FA" w14:textId="4336659C" w:rsidR="003D4DC2" w:rsidDel="0006198A" w:rsidRDefault="003D4DC2" w:rsidP="003D4DC2">
      <w:pPr>
        <w:pStyle w:val="Textoindependiente"/>
        <w:spacing w:before="1" w:line="360" w:lineRule="auto"/>
        <w:ind w:right="135" w:firstLine="720"/>
        <w:jc w:val="both"/>
        <w:rPr>
          <w:del w:id="84" w:author="Camila Persichini" w:date="2026-02-03T16:17:00Z" w16du:dateUtc="2026-02-03T19:17:00Z"/>
        </w:rPr>
      </w:pPr>
      <w:del w:id="85" w:author="Camila Persichini" w:date="2026-02-03T16:17:00Z" w16du:dateUtc="2026-02-03T19:17:00Z">
        <w:r w:rsidRPr="003D4DC2" w:rsidDel="0006198A">
          <w:delText xml:space="preserve"> Es fundamental distinguir la fuente de las obligaciones debido a que mientras la del demandado civilmente responsable nace de la ley, la de la aseguradora nace del contrato. Como sostuvo la CSJN en la causa "Buffoni" (Fallos: 337:329), la función social del seguro no autoriza a los magistrados a declarar inoponible el límite de cobertura, pues el contrato rige exclusivamente la relación entre otorgantes y los damnificados revisten la condición de terceros frente a tales estipulaciones. </w:delText>
        </w:r>
      </w:del>
    </w:p>
    <w:p w14:paraId="3B05FA98" w14:textId="57331408" w:rsidR="003D4DC2" w:rsidDel="0006198A" w:rsidRDefault="003D4DC2" w:rsidP="003D4DC2">
      <w:pPr>
        <w:pStyle w:val="Textoindependiente"/>
        <w:spacing w:before="1" w:line="360" w:lineRule="auto"/>
        <w:ind w:right="135" w:firstLine="659"/>
        <w:jc w:val="both"/>
        <w:rPr>
          <w:del w:id="86" w:author="Camila Persichini" w:date="2026-02-03T16:17:00Z" w16du:dateUtc="2026-02-03T19:17:00Z"/>
        </w:rPr>
      </w:pPr>
      <w:del w:id="87" w:author="Camila Persichini" w:date="2026-02-03T16:17:00Z" w16du:dateUtc="2026-02-03T19:17:00Z">
        <w:r w:rsidRPr="003D4DC2" w:rsidDel="0006198A">
          <w:delText>El principio de reparación integral no es absoluto ni incompatible con sistemas de indemnización limitada, siempre que estos sean razonables. Los límites de cobertura son elementos esenciales de la estructura técnica del seguro; su desconocimiento judicial pondría en riesgo la solvencia de las aseguradoras, su relación con el reaseguro y, en última instancia, al mercado asegurador en su conjunto. A su vez, la Ley de Defensa al Consumidor (LDC) no puede ser invocada para perforar el límite de cobertura. Se trata de una ley general que no deroga ni modifica la ley especial (Ley de Seguros) que regula este régimen singular. Esta interpretación ha sido ratificada por la CSJN en "Martínez de Costa c/ Vallejos" (2009) y en el citado fallo "Buffoni", destacando que la normativa específica de seguros compatibiliza los distintos intereses en juego. Doctrina Consolidada y Fallos Recientes Ratificando esta postura, en "Flores, Lorena c/ Giménez" (CSJ 678/2013), la Corte señaló que la pretensión de que la aseguradora se haga cargo del pago más allá de las limitaciones contractuales carece de fuente jurídica. Esta doctrina fue ratificada en "Aimar, María Cristina" (2018) y, más recientemente, en "Álvarez, Martín Lucero c/ Moscatelli" (14/12/2023), despejando cualquier opinión en contrario.</w:delText>
        </w:r>
      </w:del>
    </w:p>
    <w:p w14:paraId="4FB03FD7" w14:textId="5D946E0A" w:rsidR="00D568AF" w:rsidDel="0006198A" w:rsidRDefault="00D568AF">
      <w:pPr>
        <w:pStyle w:val="Textoindependiente"/>
        <w:spacing w:line="360" w:lineRule="auto"/>
        <w:ind w:left="568" w:right="138" w:firstLine="720"/>
        <w:jc w:val="both"/>
        <w:rPr>
          <w:del w:id="88" w:author="Camila Persichini" w:date="2026-02-03T16:17:00Z" w16du:dateUtc="2026-02-03T19:17:00Z"/>
        </w:rPr>
      </w:pPr>
    </w:p>
    <w:p w14:paraId="118D41D6" w14:textId="224E6E7F" w:rsidR="008B0511" w:rsidDel="0006198A" w:rsidRDefault="008B0511">
      <w:pPr>
        <w:pStyle w:val="Textoindependiente"/>
        <w:spacing w:before="124"/>
        <w:rPr>
          <w:del w:id="89" w:author="Camila Persichini" w:date="2026-02-03T16:17:00Z" w16du:dateUtc="2026-02-03T19:17:00Z"/>
        </w:rPr>
      </w:pPr>
    </w:p>
    <w:p w14:paraId="2E98BA3C" w14:textId="35F1B117" w:rsidR="008B0511" w:rsidRPr="00DE7DF1" w:rsidDel="0006198A" w:rsidRDefault="008B0511" w:rsidP="00DE7DF1">
      <w:pPr>
        <w:pStyle w:val="Ttulo1"/>
        <w:tabs>
          <w:tab w:val="left" w:pos="1288"/>
        </w:tabs>
        <w:ind w:left="0"/>
        <w:rPr>
          <w:del w:id="90" w:author="Camila Persichini" w:date="2026-02-03T16:17:00Z" w16du:dateUtc="2026-02-03T19:17:00Z"/>
          <w:u w:val="none"/>
        </w:rPr>
      </w:pPr>
    </w:p>
    <w:p w14:paraId="7442C9E5" w14:textId="1423869E" w:rsidR="008B0511" w:rsidDel="0006198A" w:rsidRDefault="008B0511">
      <w:pPr>
        <w:pStyle w:val="Textoindependiente"/>
        <w:spacing w:before="115"/>
        <w:rPr>
          <w:del w:id="91" w:author="Camila Persichini" w:date="2026-02-03T16:17:00Z" w16du:dateUtc="2026-02-03T19:17:00Z"/>
        </w:rPr>
      </w:pPr>
    </w:p>
    <w:p w14:paraId="4148539F" w14:textId="6776DB01" w:rsidR="008B0511" w:rsidDel="0006198A" w:rsidRDefault="001C3BC6">
      <w:pPr>
        <w:pStyle w:val="Ttulo1"/>
        <w:numPr>
          <w:ilvl w:val="0"/>
          <w:numId w:val="7"/>
        </w:numPr>
        <w:tabs>
          <w:tab w:val="left" w:pos="1288"/>
        </w:tabs>
        <w:ind w:hanging="569"/>
        <w:jc w:val="left"/>
        <w:rPr>
          <w:del w:id="92" w:author="Camila Persichini" w:date="2026-02-03T16:17:00Z" w16du:dateUtc="2026-02-03T19:17:00Z"/>
          <w:u w:val="none"/>
        </w:rPr>
      </w:pPr>
      <w:del w:id="93" w:author="Camila Persichini" w:date="2026-02-03T16:17:00Z" w16du:dateUtc="2026-02-03T19:17:00Z">
        <w:r w:rsidDel="0006198A">
          <w:delText>CONTESTA</w:delText>
        </w:r>
        <w:r w:rsidDel="0006198A">
          <w:rPr>
            <w:spacing w:val="-6"/>
          </w:rPr>
          <w:delText xml:space="preserve"> </w:delText>
        </w:r>
        <w:r w:rsidDel="0006198A">
          <w:rPr>
            <w:spacing w:val="-2"/>
          </w:rPr>
          <w:delText>DEMANDA</w:delText>
        </w:r>
      </w:del>
    </w:p>
    <w:p w14:paraId="0EBCD74D" w14:textId="55BCAF92" w:rsidR="008B0511" w:rsidDel="0006198A" w:rsidRDefault="008B0511">
      <w:pPr>
        <w:pStyle w:val="Textoindependiente"/>
        <w:spacing w:before="252"/>
        <w:rPr>
          <w:del w:id="94" w:author="Camila Persichini" w:date="2026-02-03T16:17:00Z" w16du:dateUtc="2026-02-03T19:17:00Z"/>
          <w:rFonts w:ascii="Arial"/>
          <w:b/>
        </w:rPr>
      </w:pPr>
    </w:p>
    <w:p w14:paraId="6C62EF2A" w14:textId="42A857B2" w:rsidR="008B0511" w:rsidDel="0006198A" w:rsidRDefault="008B0511">
      <w:pPr>
        <w:pStyle w:val="Textoindependiente"/>
        <w:rPr>
          <w:del w:id="95" w:author="Camila Persichini" w:date="2026-02-03T16:17:00Z" w16du:dateUtc="2026-02-03T19:17:00Z"/>
        </w:rPr>
      </w:pPr>
    </w:p>
    <w:p w14:paraId="3F94F261" w14:textId="0CCE938F" w:rsidR="008B0511" w:rsidDel="0006198A" w:rsidRDefault="00D568AF">
      <w:pPr>
        <w:pStyle w:val="Ttulo1"/>
        <w:rPr>
          <w:del w:id="96" w:author="Camila Persichini" w:date="2026-02-03T16:17:00Z" w16du:dateUtc="2026-02-03T19:17:00Z"/>
          <w:u w:val="none"/>
        </w:rPr>
      </w:pPr>
      <w:del w:id="97" w:author="Camila Persichini" w:date="2026-02-03T16:17:00Z" w16du:dateUtc="2026-02-03T19:17:00Z">
        <w:r w:rsidDel="0006198A">
          <w:rPr>
            <w:u w:val="none"/>
          </w:rPr>
          <w:delText>A.</w:delText>
        </w:r>
        <w:r w:rsidDel="0006198A">
          <w:rPr>
            <w:spacing w:val="-2"/>
            <w:u w:val="none"/>
          </w:rPr>
          <w:delText xml:space="preserve"> NEGATIVAS</w:delText>
        </w:r>
      </w:del>
    </w:p>
    <w:p w14:paraId="50235C96" w14:textId="6BFF9FBA" w:rsidR="008B0511" w:rsidDel="0006198A" w:rsidRDefault="008B0511">
      <w:pPr>
        <w:pStyle w:val="Textoindependiente"/>
        <w:spacing w:before="113"/>
        <w:rPr>
          <w:del w:id="98" w:author="Camila Persichini" w:date="2026-02-03T16:17:00Z" w16du:dateUtc="2026-02-03T19:17:00Z"/>
          <w:rFonts w:ascii="Arial"/>
          <w:b/>
        </w:rPr>
      </w:pPr>
    </w:p>
    <w:p w14:paraId="77A3CF2A" w14:textId="244F5CA9" w:rsidR="008B0511" w:rsidDel="0006198A" w:rsidRDefault="001C3BC6">
      <w:pPr>
        <w:pStyle w:val="Textoindependiente"/>
        <w:spacing w:line="360" w:lineRule="auto"/>
        <w:ind w:left="568" w:right="135" w:firstLine="720"/>
        <w:jc w:val="both"/>
        <w:rPr>
          <w:del w:id="99" w:author="Camila Persichini" w:date="2026-02-03T16:17:00Z" w16du:dateUtc="2026-02-03T19:17:00Z"/>
        </w:rPr>
      </w:pPr>
      <w:del w:id="100" w:author="Camila Persichini" w:date="2026-02-03T16:17:00Z" w16du:dateUtc="2026-02-03T19:17:00Z">
        <w:r w:rsidDel="0006198A">
          <w:delText>Conforme lo dispone el art. 356 CPCCN, niego todos y cada uno de los hechos y el derecho invocado por la actora</w:delText>
        </w:r>
        <w:r w:rsidR="00DE7DF1" w:rsidDel="0006198A">
          <w:delText xml:space="preserve">. </w:delText>
        </w:r>
      </w:del>
    </w:p>
    <w:p w14:paraId="624F74F1" w14:textId="29B07442" w:rsidR="008B0511" w:rsidDel="0006198A" w:rsidRDefault="001C3BC6">
      <w:pPr>
        <w:pStyle w:val="Textoindependiente"/>
        <w:spacing w:before="241"/>
        <w:ind w:left="568"/>
        <w:jc w:val="both"/>
        <w:rPr>
          <w:del w:id="101" w:author="Camila Persichini" w:date="2026-02-03T16:17:00Z" w16du:dateUtc="2026-02-03T19:17:00Z"/>
        </w:rPr>
      </w:pPr>
      <w:del w:id="102" w:author="Camila Persichini" w:date="2026-02-03T16:17:00Z" w16du:dateUtc="2026-02-03T19:17:00Z">
        <w:r w:rsidDel="0006198A">
          <w:delText>En</w:delText>
        </w:r>
        <w:r w:rsidDel="0006198A">
          <w:rPr>
            <w:spacing w:val="-5"/>
          </w:rPr>
          <w:delText xml:space="preserve"> </w:delText>
        </w:r>
        <w:r w:rsidDel="0006198A">
          <w:delText>particular,</w:delText>
        </w:r>
        <w:r w:rsidDel="0006198A">
          <w:rPr>
            <w:spacing w:val="-2"/>
          </w:rPr>
          <w:delText xml:space="preserve"> niego:</w:delText>
        </w:r>
      </w:del>
    </w:p>
    <w:p w14:paraId="1D4636F7" w14:textId="7168BEAC" w:rsidR="008B0511" w:rsidDel="0006198A" w:rsidRDefault="008B0511">
      <w:pPr>
        <w:pStyle w:val="Textoindependiente"/>
        <w:spacing w:before="114"/>
        <w:rPr>
          <w:del w:id="103" w:author="Camila Persichini" w:date="2026-02-03T16:17:00Z" w16du:dateUtc="2026-02-03T19:17:00Z"/>
        </w:rPr>
      </w:pPr>
    </w:p>
    <w:p w14:paraId="3CEFA119" w14:textId="58D42853" w:rsidR="00BC2EE4" w:rsidRPr="00433EFB" w:rsidDel="0006198A" w:rsidRDefault="00BC2EE4" w:rsidP="00BC2EE4">
      <w:pPr>
        <w:widowControl/>
        <w:numPr>
          <w:ilvl w:val="0"/>
          <w:numId w:val="9"/>
        </w:numPr>
        <w:autoSpaceDE/>
        <w:autoSpaceDN/>
        <w:spacing w:after="160" w:line="259" w:lineRule="auto"/>
        <w:rPr>
          <w:del w:id="104" w:author="Camila Persichini" w:date="2026-02-03T16:17:00Z" w16du:dateUtc="2026-02-03T19:17:00Z"/>
        </w:rPr>
      </w:pPr>
      <w:del w:id="105" w:author="Camila Persichini" w:date="2026-02-03T16:17:00Z" w16du:dateUtc="2026-02-03T19:17:00Z">
        <w:r w:rsidRPr="00433EFB" w:rsidDel="0006198A">
          <w:delText>Que el accidente haya ocurrido en la forma relatada por la actora.</w:delText>
        </w:r>
      </w:del>
    </w:p>
    <w:p w14:paraId="5004073C" w14:textId="6E0B9B28" w:rsidR="00BC2EE4" w:rsidRPr="00433EFB" w:rsidDel="0006198A" w:rsidRDefault="00BC2EE4" w:rsidP="00BC2EE4">
      <w:pPr>
        <w:widowControl/>
        <w:numPr>
          <w:ilvl w:val="0"/>
          <w:numId w:val="9"/>
        </w:numPr>
        <w:autoSpaceDE/>
        <w:autoSpaceDN/>
        <w:spacing w:after="160" w:line="259" w:lineRule="auto"/>
        <w:rPr>
          <w:del w:id="106" w:author="Camila Persichini" w:date="2026-02-03T16:17:00Z" w16du:dateUtc="2026-02-03T19:17:00Z"/>
        </w:rPr>
      </w:pPr>
      <w:del w:id="107" w:author="Camila Persichini" w:date="2026-02-03T16:17:00Z" w16du:dateUtc="2026-02-03T19:17:00Z">
        <w:r w:rsidRPr="00433EFB" w:rsidDel="0006198A">
          <w:delText>Que el accidente haya ocurrido en el modo descripto en el escrito de inicio.</w:delText>
        </w:r>
      </w:del>
    </w:p>
    <w:p w14:paraId="459669C1" w14:textId="5DBCB4BC" w:rsidR="00BC2EE4" w:rsidRPr="00433EFB" w:rsidDel="0006198A" w:rsidRDefault="00BC2EE4" w:rsidP="00BC2EE4">
      <w:pPr>
        <w:widowControl/>
        <w:numPr>
          <w:ilvl w:val="0"/>
          <w:numId w:val="9"/>
        </w:numPr>
        <w:autoSpaceDE/>
        <w:autoSpaceDN/>
        <w:spacing w:after="160" w:line="259" w:lineRule="auto"/>
        <w:rPr>
          <w:del w:id="108" w:author="Camila Persichini" w:date="2026-02-03T16:17:00Z" w16du:dateUtc="2026-02-03T19:17:00Z"/>
        </w:rPr>
      </w:pPr>
      <w:del w:id="109" w:author="Camila Persichini" w:date="2026-02-03T16:17:00Z" w16du:dateUtc="2026-02-03T19:17:00Z">
        <w:r w:rsidRPr="00433EFB" w:rsidDel="0006198A">
          <w:delText>Que el accidente haya ocurrido en las circunstancias invocadas por la actora.</w:delText>
        </w:r>
      </w:del>
    </w:p>
    <w:p w14:paraId="3663EC9A" w14:textId="45A2B59F" w:rsidR="00BC2EE4" w:rsidRPr="00433EFB" w:rsidDel="0006198A" w:rsidRDefault="00BC2EE4" w:rsidP="00BC2EE4">
      <w:pPr>
        <w:widowControl/>
        <w:numPr>
          <w:ilvl w:val="0"/>
          <w:numId w:val="9"/>
        </w:numPr>
        <w:autoSpaceDE/>
        <w:autoSpaceDN/>
        <w:spacing w:after="160" w:line="259" w:lineRule="auto"/>
        <w:rPr>
          <w:del w:id="110" w:author="Camila Persichini" w:date="2026-02-03T16:17:00Z" w16du:dateUtc="2026-02-03T19:17:00Z"/>
        </w:rPr>
      </w:pPr>
      <w:del w:id="111" w:author="Camila Persichini" w:date="2026-02-03T16:17:00Z" w16du:dateUtc="2026-02-03T19:17:00Z">
        <w:r w:rsidRPr="00433EFB" w:rsidDel="0006198A">
          <w:delText>Que el siniestro haya ocurrido conforme la mecánica descripta en la demanda.</w:delText>
        </w:r>
      </w:del>
    </w:p>
    <w:p w14:paraId="3278A178" w14:textId="3EA5D137" w:rsidR="00BC2EE4" w:rsidRPr="00433EFB" w:rsidDel="0006198A" w:rsidRDefault="00BC2EE4" w:rsidP="00BC2EE4">
      <w:pPr>
        <w:widowControl/>
        <w:numPr>
          <w:ilvl w:val="0"/>
          <w:numId w:val="9"/>
        </w:numPr>
        <w:autoSpaceDE/>
        <w:autoSpaceDN/>
        <w:spacing w:after="160" w:line="259" w:lineRule="auto"/>
        <w:rPr>
          <w:del w:id="112" w:author="Camila Persichini" w:date="2026-02-03T16:17:00Z" w16du:dateUtc="2026-02-03T19:17:00Z"/>
        </w:rPr>
      </w:pPr>
      <w:del w:id="113" w:author="Camila Persichini" w:date="2026-02-03T16:17:00Z" w16du:dateUtc="2026-02-03T19:17:00Z">
        <w:r w:rsidRPr="00433EFB" w:rsidDel="0006198A">
          <w:delText>Que el siniestro se haya producido exclusivamente por una maniobra atribuible al asegurado, vehículo Fiat Uno dominio ENA060.</w:delText>
        </w:r>
      </w:del>
    </w:p>
    <w:p w14:paraId="58D7440C" w14:textId="1D5362C0" w:rsidR="00BC2EE4" w:rsidRPr="00433EFB" w:rsidDel="0006198A" w:rsidRDefault="00BC2EE4" w:rsidP="00BC2EE4">
      <w:pPr>
        <w:widowControl/>
        <w:numPr>
          <w:ilvl w:val="0"/>
          <w:numId w:val="9"/>
        </w:numPr>
        <w:autoSpaceDE/>
        <w:autoSpaceDN/>
        <w:spacing w:after="160" w:line="259" w:lineRule="auto"/>
        <w:rPr>
          <w:del w:id="114" w:author="Camila Persichini" w:date="2026-02-03T16:17:00Z" w16du:dateUtc="2026-02-03T19:17:00Z"/>
        </w:rPr>
      </w:pPr>
      <w:del w:id="115" w:author="Camila Persichini" w:date="2026-02-03T16:17:00Z" w16du:dateUtc="2026-02-03T19:17:00Z">
        <w:r w:rsidRPr="00433EFB" w:rsidDel="0006198A">
          <w:delText>Que el vehículo asegurado, Fiat Uno dominio ENA060, haya realizado un giro imprudente.</w:delText>
        </w:r>
      </w:del>
    </w:p>
    <w:p w14:paraId="555A56D3" w14:textId="54BAAC12" w:rsidR="00BC2EE4" w:rsidRPr="00433EFB" w:rsidDel="0006198A" w:rsidRDefault="00BC2EE4" w:rsidP="00BC2EE4">
      <w:pPr>
        <w:widowControl/>
        <w:numPr>
          <w:ilvl w:val="0"/>
          <w:numId w:val="9"/>
        </w:numPr>
        <w:autoSpaceDE/>
        <w:autoSpaceDN/>
        <w:spacing w:after="160" w:line="259" w:lineRule="auto"/>
        <w:rPr>
          <w:del w:id="116" w:author="Camila Persichini" w:date="2026-02-03T16:17:00Z" w16du:dateUtc="2026-02-03T19:17:00Z"/>
        </w:rPr>
      </w:pPr>
      <w:del w:id="117" w:author="Camila Persichini" w:date="2026-02-03T16:17:00Z" w16du:dateUtc="2026-02-03T19:17:00Z">
        <w:r w:rsidRPr="00433EFB" w:rsidDel="0006198A">
          <w:delText>Que el vehículo asegurado, Fiat Uno dominio ENA060, haya realizado un giro intempestivo o antirreglamentario.</w:delText>
        </w:r>
      </w:del>
    </w:p>
    <w:p w14:paraId="05C1CE06" w14:textId="69A34815" w:rsidR="00BC2EE4" w:rsidRPr="00433EFB" w:rsidDel="0006198A" w:rsidRDefault="00BC2EE4" w:rsidP="00BC2EE4">
      <w:pPr>
        <w:widowControl/>
        <w:numPr>
          <w:ilvl w:val="0"/>
          <w:numId w:val="9"/>
        </w:numPr>
        <w:autoSpaceDE/>
        <w:autoSpaceDN/>
        <w:spacing w:after="160" w:line="259" w:lineRule="auto"/>
        <w:rPr>
          <w:del w:id="118" w:author="Camila Persichini" w:date="2026-02-03T16:17:00Z" w16du:dateUtc="2026-02-03T19:17:00Z"/>
        </w:rPr>
      </w:pPr>
      <w:del w:id="119" w:author="Camila Persichini" w:date="2026-02-03T16:17:00Z" w16du:dateUtc="2026-02-03T19:17:00Z">
        <w:r w:rsidRPr="00433EFB" w:rsidDel="0006198A">
          <w:delText>Que el vehículo asegurado, Fiat Uno dominio ENA060, haya quedado en contramano o en posición antirreglamentaria por culpa de su conductor.</w:delText>
        </w:r>
      </w:del>
    </w:p>
    <w:p w14:paraId="770968D5" w14:textId="06C7A563" w:rsidR="00BC2EE4" w:rsidRPr="00433EFB" w:rsidDel="0006198A" w:rsidRDefault="00BC2EE4" w:rsidP="00BC2EE4">
      <w:pPr>
        <w:widowControl/>
        <w:numPr>
          <w:ilvl w:val="0"/>
          <w:numId w:val="9"/>
        </w:numPr>
        <w:autoSpaceDE/>
        <w:autoSpaceDN/>
        <w:spacing w:after="160" w:line="259" w:lineRule="auto"/>
        <w:rPr>
          <w:del w:id="120" w:author="Camila Persichini" w:date="2026-02-03T16:17:00Z" w16du:dateUtc="2026-02-03T19:17:00Z"/>
        </w:rPr>
      </w:pPr>
      <w:del w:id="121" w:author="Camila Persichini" w:date="2026-02-03T16:17:00Z" w16du:dateUtc="2026-02-03T19:17:00Z">
        <w:r w:rsidRPr="00433EFB" w:rsidDel="0006198A">
          <w:delText>Que el asegurado, vehículo Fiat Uno dominio ENA060, haya infringido norma de tránsito alguna determinante del siniestro.</w:delText>
        </w:r>
      </w:del>
    </w:p>
    <w:p w14:paraId="3F07BD79" w14:textId="5EC67E8C" w:rsidR="00BC2EE4" w:rsidRPr="00433EFB" w:rsidDel="0006198A" w:rsidRDefault="00BC2EE4" w:rsidP="00BC2EE4">
      <w:pPr>
        <w:widowControl/>
        <w:numPr>
          <w:ilvl w:val="0"/>
          <w:numId w:val="9"/>
        </w:numPr>
        <w:autoSpaceDE/>
        <w:autoSpaceDN/>
        <w:spacing w:after="160" w:line="259" w:lineRule="auto"/>
        <w:rPr>
          <w:del w:id="122" w:author="Camila Persichini" w:date="2026-02-03T16:17:00Z" w16du:dateUtc="2026-02-03T19:17:00Z"/>
        </w:rPr>
      </w:pPr>
      <w:del w:id="123" w:author="Camila Persichini" w:date="2026-02-03T16:17:00Z" w16du:dateUtc="2026-02-03T19:17:00Z">
        <w:r w:rsidRPr="00433EFB" w:rsidDel="0006198A">
          <w:delText>Que la sola posición final de los vehículos permita inferir responsabilidad alguna.</w:delText>
        </w:r>
      </w:del>
    </w:p>
    <w:p w14:paraId="26FC9BCE" w14:textId="741BC770" w:rsidR="00BC2EE4" w:rsidRPr="00433EFB" w:rsidDel="0006198A" w:rsidRDefault="00BC2EE4" w:rsidP="00BC2EE4">
      <w:pPr>
        <w:widowControl/>
        <w:numPr>
          <w:ilvl w:val="0"/>
          <w:numId w:val="9"/>
        </w:numPr>
        <w:autoSpaceDE/>
        <w:autoSpaceDN/>
        <w:spacing w:after="160" w:line="259" w:lineRule="auto"/>
        <w:rPr>
          <w:del w:id="124" w:author="Camila Persichini" w:date="2026-02-03T16:17:00Z" w16du:dateUtc="2026-02-03T19:17:00Z"/>
        </w:rPr>
      </w:pPr>
      <w:del w:id="125" w:author="Camila Persichini" w:date="2026-02-03T16:17:00Z" w16du:dateUtc="2026-02-03T19:17:00Z">
        <w:r w:rsidRPr="00433EFB" w:rsidDel="0006198A">
          <w:delText>Que la actora haya circulado de manera totalmente diligente y conforme a las normas de tránsito.</w:delText>
        </w:r>
      </w:del>
    </w:p>
    <w:p w14:paraId="43F2074D" w14:textId="0177111A" w:rsidR="00BC2EE4" w:rsidRPr="00433EFB" w:rsidDel="0006198A" w:rsidRDefault="00BC2EE4" w:rsidP="00BC2EE4">
      <w:pPr>
        <w:widowControl/>
        <w:numPr>
          <w:ilvl w:val="0"/>
          <w:numId w:val="9"/>
        </w:numPr>
        <w:autoSpaceDE/>
        <w:autoSpaceDN/>
        <w:spacing w:after="160" w:line="259" w:lineRule="auto"/>
        <w:rPr>
          <w:del w:id="126" w:author="Camila Persichini" w:date="2026-02-03T16:17:00Z" w16du:dateUtc="2026-02-03T19:17:00Z"/>
        </w:rPr>
      </w:pPr>
      <w:del w:id="127" w:author="Camila Persichini" w:date="2026-02-03T16:17:00Z" w16du:dateUtc="2026-02-03T19:17:00Z">
        <w:r w:rsidRPr="00433EFB" w:rsidDel="0006198A">
          <w:delText>Que la actora haya conservado en todo momento el dominio efectivo de su rodado.</w:delText>
        </w:r>
      </w:del>
    </w:p>
    <w:p w14:paraId="370EEA2B" w14:textId="23B6E193" w:rsidR="00BC2EE4" w:rsidRPr="00433EFB" w:rsidDel="0006198A" w:rsidRDefault="00BC2EE4" w:rsidP="00BC2EE4">
      <w:pPr>
        <w:widowControl/>
        <w:numPr>
          <w:ilvl w:val="0"/>
          <w:numId w:val="9"/>
        </w:numPr>
        <w:autoSpaceDE/>
        <w:autoSpaceDN/>
        <w:spacing w:after="160" w:line="259" w:lineRule="auto"/>
        <w:rPr>
          <w:del w:id="128" w:author="Camila Persichini" w:date="2026-02-03T16:17:00Z" w16du:dateUtc="2026-02-03T19:17:00Z"/>
        </w:rPr>
      </w:pPr>
      <w:del w:id="129" w:author="Camila Persichini" w:date="2026-02-03T16:17:00Z" w16du:dateUtc="2026-02-03T19:17:00Z">
        <w:r w:rsidRPr="00433EFB" w:rsidDel="0006198A">
          <w:delText>Que la actora haya adecuado su conducción a las condiciones climáticas imperantes.</w:delText>
        </w:r>
      </w:del>
    </w:p>
    <w:p w14:paraId="523A3B40" w14:textId="0D91739A" w:rsidR="00BC2EE4" w:rsidRPr="00433EFB" w:rsidDel="0006198A" w:rsidRDefault="00BC2EE4" w:rsidP="00BC2EE4">
      <w:pPr>
        <w:widowControl/>
        <w:numPr>
          <w:ilvl w:val="0"/>
          <w:numId w:val="9"/>
        </w:numPr>
        <w:autoSpaceDE/>
        <w:autoSpaceDN/>
        <w:spacing w:after="160" w:line="259" w:lineRule="auto"/>
        <w:rPr>
          <w:del w:id="130" w:author="Camila Persichini" w:date="2026-02-03T16:17:00Z" w16du:dateUtc="2026-02-03T19:17:00Z"/>
        </w:rPr>
      </w:pPr>
      <w:del w:id="131" w:author="Camila Persichini" w:date="2026-02-03T16:17:00Z" w16du:dateUtc="2026-02-03T19:17:00Z">
        <w:r w:rsidRPr="00433EFB" w:rsidDel="0006198A">
          <w:delText>Que la actora haya adoptado las precauciones necesarias frente al estado de la calzada y del tránsito.</w:delText>
        </w:r>
      </w:del>
    </w:p>
    <w:p w14:paraId="1EFFF8F8" w14:textId="1CE3155B" w:rsidR="00BC2EE4" w:rsidRPr="00433EFB" w:rsidDel="0006198A" w:rsidRDefault="00BC2EE4" w:rsidP="00BC2EE4">
      <w:pPr>
        <w:widowControl/>
        <w:numPr>
          <w:ilvl w:val="0"/>
          <w:numId w:val="9"/>
        </w:numPr>
        <w:autoSpaceDE/>
        <w:autoSpaceDN/>
        <w:spacing w:after="160" w:line="259" w:lineRule="auto"/>
        <w:rPr>
          <w:del w:id="132" w:author="Camila Persichini" w:date="2026-02-03T16:17:00Z" w16du:dateUtc="2026-02-03T19:17:00Z"/>
        </w:rPr>
      </w:pPr>
      <w:del w:id="133" w:author="Camila Persichini" w:date="2026-02-03T16:17:00Z" w16du:dateUtc="2026-02-03T19:17:00Z">
        <w:r w:rsidRPr="00433EFB" w:rsidDel="0006198A">
          <w:delText>Que no haya existido culpa, negligencia o imprudencia por parte de la actora.</w:delText>
        </w:r>
      </w:del>
    </w:p>
    <w:p w14:paraId="5CFEF917" w14:textId="60482624" w:rsidR="00BC2EE4" w:rsidRPr="00433EFB" w:rsidDel="0006198A" w:rsidRDefault="00BC2EE4" w:rsidP="00BC2EE4">
      <w:pPr>
        <w:widowControl/>
        <w:numPr>
          <w:ilvl w:val="0"/>
          <w:numId w:val="9"/>
        </w:numPr>
        <w:autoSpaceDE/>
        <w:autoSpaceDN/>
        <w:spacing w:after="160" w:line="259" w:lineRule="auto"/>
        <w:rPr>
          <w:del w:id="134" w:author="Camila Persichini" w:date="2026-02-03T16:17:00Z" w16du:dateUtc="2026-02-03T19:17:00Z"/>
        </w:rPr>
      </w:pPr>
      <w:del w:id="135" w:author="Camila Persichini" w:date="2026-02-03T16:17:00Z" w16du:dateUtc="2026-02-03T19:17:00Z">
        <w:r w:rsidRPr="00433EFB" w:rsidDel="0006198A">
          <w:delText>Que la actora no haya contribuido causalmente al acaecimiento del siniestro.</w:delText>
        </w:r>
      </w:del>
    </w:p>
    <w:p w14:paraId="3CA6CDA2" w14:textId="5FC641DD" w:rsidR="00BC2EE4" w:rsidRPr="00433EFB" w:rsidDel="0006198A" w:rsidRDefault="00BC2EE4" w:rsidP="00BC2EE4">
      <w:pPr>
        <w:widowControl/>
        <w:numPr>
          <w:ilvl w:val="0"/>
          <w:numId w:val="9"/>
        </w:numPr>
        <w:autoSpaceDE/>
        <w:autoSpaceDN/>
        <w:spacing w:after="160" w:line="259" w:lineRule="auto"/>
        <w:rPr>
          <w:del w:id="136" w:author="Camila Persichini" w:date="2026-02-03T16:17:00Z" w16du:dateUtc="2026-02-03T19:17:00Z"/>
        </w:rPr>
      </w:pPr>
      <w:del w:id="137" w:author="Camila Persichini" w:date="2026-02-03T16:17:00Z" w16du:dateUtc="2026-02-03T19:17:00Z">
        <w:r w:rsidRPr="00433EFB" w:rsidDel="0006198A">
          <w:delText>Que no hayan existido factores externos relevantes que hayan incidido en la producción del hecho.</w:delText>
        </w:r>
      </w:del>
    </w:p>
    <w:p w14:paraId="662B975E" w14:textId="61A74B57" w:rsidR="00BC2EE4" w:rsidRPr="00433EFB" w:rsidDel="0006198A" w:rsidRDefault="00BC2EE4" w:rsidP="00BC2EE4">
      <w:pPr>
        <w:widowControl/>
        <w:numPr>
          <w:ilvl w:val="0"/>
          <w:numId w:val="9"/>
        </w:numPr>
        <w:autoSpaceDE/>
        <w:autoSpaceDN/>
        <w:spacing w:after="160" w:line="259" w:lineRule="auto"/>
        <w:rPr>
          <w:del w:id="138" w:author="Camila Persichini" w:date="2026-02-03T16:17:00Z" w16du:dateUtc="2026-02-03T19:17:00Z"/>
        </w:rPr>
      </w:pPr>
      <w:del w:id="139" w:author="Camila Persichini" w:date="2026-02-03T16:17:00Z" w16du:dateUtc="2026-02-03T19:17:00Z">
        <w:r w:rsidRPr="00433EFB" w:rsidDel="0006198A">
          <w:delText>Que las condiciones climáticas adversas no hayan tenido incidencia causal en el evento.</w:delText>
        </w:r>
      </w:del>
    </w:p>
    <w:p w14:paraId="315AD0FC" w14:textId="72C1951D" w:rsidR="00BC2EE4" w:rsidRPr="00433EFB" w:rsidDel="0006198A" w:rsidRDefault="00BC2EE4" w:rsidP="00BC2EE4">
      <w:pPr>
        <w:widowControl/>
        <w:numPr>
          <w:ilvl w:val="0"/>
          <w:numId w:val="9"/>
        </w:numPr>
        <w:autoSpaceDE/>
        <w:autoSpaceDN/>
        <w:spacing w:after="160" w:line="259" w:lineRule="auto"/>
        <w:rPr>
          <w:del w:id="140" w:author="Camila Persichini" w:date="2026-02-03T16:17:00Z" w16du:dateUtc="2026-02-03T19:17:00Z"/>
        </w:rPr>
      </w:pPr>
      <w:del w:id="141" w:author="Camila Persichini" w:date="2026-02-03T16:17:00Z" w16du:dateUtc="2026-02-03T19:17:00Z">
        <w:r w:rsidRPr="00433EFB" w:rsidDel="0006198A">
          <w:delText>Que el estado de la calzada no haya influido en la dinámica del siniestro.</w:delText>
        </w:r>
      </w:del>
    </w:p>
    <w:p w14:paraId="0410133D" w14:textId="30717CD8" w:rsidR="00BC2EE4" w:rsidRPr="00433EFB" w:rsidDel="0006198A" w:rsidRDefault="00BC2EE4" w:rsidP="00BC2EE4">
      <w:pPr>
        <w:widowControl/>
        <w:numPr>
          <w:ilvl w:val="0"/>
          <w:numId w:val="9"/>
        </w:numPr>
        <w:autoSpaceDE/>
        <w:autoSpaceDN/>
        <w:spacing w:after="160" w:line="259" w:lineRule="auto"/>
        <w:rPr>
          <w:del w:id="142" w:author="Camila Persichini" w:date="2026-02-03T16:17:00Z" w16du:dateUtc="2026-02-03T19:17:00Z"/>
        </w:rPr>
      </w:pPr>
      <w:del w:id="143" w:author="Camila Persichini" w:date="2026-02-03T16:17:00Z" w16du:dateUtc="2026-02-03T19:17:00Z">
        <w:r w:rsidRPr="00433EFB" w:rsidDel="0006198A">
          <w:lastRenderedPageBreak/>
          <w:delText>Que el hecho denunciado permita atribuir sin más responsabilidad al riesgo propio de la circulación vehicular del asegurado, vehículo Fiat Uno dominio ENA060.</w:delText>
        </w:r>
      </w:del>
    </w:p>
    <w:p w14:paraId="77BECDC5" w14:textId="0434D6A1" w:rsidR="00BC2EE4" w:rsidRPr="00433EFB" w:rsidDel="0006198A" w:rsidRDefault="00BC2EE4" w:rsidP="00BC2EE4">
      <w:pPr>
        <w:widowControl/>
        <w:numPr>
          <w:ilvl w:val="0"/>
          <w:numId w:val="9"/>
        </w:numPr>
        <w:autoSpaceDE/>
        <w:autoSpaceDN/>
        <w:spacing w:after="160" w:line="259" w:lineRule="auto"/>
        <w:rPr>
          <w:del w:id="144" w:author="Camila Persichini" w:date="2026-02-03T16:17:00Z" w16du:dateUtc="2026-02-03T19:17:00Z"/>
        </w:rPr>
      </w:pPr>
      <w:del w:id="145" w:author="Camila Persichini" w:date="2026-02-03T16:17:00Z" w16du:dateUtc="2026-02-03T19:17:00Z">
        <w:r w:rsidRPr="00433EFB" w:rsidDel="0006198A">
          <w:delText>Que exista relación de causalidad adecuada entre el hecho denunciado y los daños reclamados.</w:delText>
        </w:r>
      </w:del>
    </w:p>
    <w:p w14:paraId="6DE8EAC3" w14:textId="6730AFFB" w:rsidR="00BC2EE4" w:rsidRPr="00433EFB" w:rsidDel="0006198A" w:rsidRDefault="00BC2EE4" w:rsidP="00BC2EE4">
      <w:pPr>
        <w:widowControl/>
        <w:numPr>
          <w:ilvl w:val="0"/>
          <w:numId w:val="9"/>
        </w:numPr>
        <w:autoSpaceDE/>
        <w:autoSpaceDN/>
        <w:spacing w:after="160" w:line="259" w:lineRule="auto"/>
        <w:rPr>
          <w:del w:id="146" w:author="Camila Persichini" w:date="2026-02-03T16:17:00Z" w16du:dateUtc="2026-02-03T19:17:00Z"/>
        </w:rPr>
      </w:pPr>
      <w:del w:id="147" w:author="Camila Persichini" w:date="2026-02-03T16:17:00Z" w16du:dateUtc="2026-02-03T19:17:00Z">
        <w:r w:rsidRPr="00433EFB" w:rsidDel="0006198A">
          <w:delText>Que el nexo causal invocado por la actora se encuentre acreditado.</w:delText>
        </w:r>
      </w:del>
    </w:p>
    <w:p w14:paraId="1B831FC5" w14:textId="03060802" w:rsidR="00BC2EE4" w:rsidRPr="00433EFB" w:rsidDel="0006198A" w:rsidRDefault="00BC2EE4" w:rsidP="00BC2EE4">
      <w:pPr>
        <w:widowControl/>
        <w:numPr>
          <w:ilvl w:val="0"/>
          <w:numId w:val="9"/>
        </w:numPr>
        <w:autoSpaceDE/>
        <w:autoSpaceDN/>
        <w:spacing w:after="160" w:line="259" w:lineRule="auto"/>
        <w:rPr>
          <w:del w:id="148" w:author="Camila Persichini" w:date="2026-02-03T16:17:00Z" w16du:dateUtc="2026-02-03T19:17:00Z"/>
        </w:rPr>
      </w:pPr>
      <w:del w:id="149" w:author="Camila Persichini" w:date="2026-02-03T16:17:00Z" w16du:dateUtc="2026-02-03T19:17:00Z">
        <w:r w:rsidRPr="00433EFB" w:rsidDel="0006198A">
          <w:delText>Que el daño reclamado sea consecuencia directa y necesaria del hecho invocado.</w:delText>
        </w:r>
      </w:del>
    </w:p>
    <w:p w14:paraId="106695D2" w14:textId="296359B4" w:rsidR="00BC2EE4" w:rsidRPr="00433EFB" w:rsidDel="0006198A" w:rsidRDefault="00BC2EE4" w:rsidP="00BC2EE4">
      <w:pPr>
        <w:widowControl/>
        <w:numPr>
          <w:ilvl w:val="0"/>
          <w:numId w:val="9"/>
        </w:numPr>
        <w:autoSpaceDE/>
        <w:autoSpaceDN/>
        <w:spacing w:after="160" w:line="259" w:lineRule="auto"/>
        <w:rPr>
          <w:del w:id="150" w:author="Camila Persichini" w:date="2026-02-03T16:17:00Z" w16du:dateUtc="2026-02-03T19:17:00Z"/>
        </w:rPr>
      </w:pPr>
      <w:del w:id="151" w:author="Camila Persichini" w:date="2026-02-03T16:17:00Z" w16du:dateUtc="2026-02-03T19:17:00Z">
        <w:r w:rsidRPr="00433EFB" w:rsidDel="0006198A">
          <w:delText>Que se encuentren reunidos los presupuestos de la responsabilidad civil invocada.</w:delText>
        </w:r>
      </w:del>
    </w:p>
    <w:p w14:paraId="4A8E572E" w14:textId="1E142DF3" w:rsidR="00BC2EE4" w:rsidRPr="00433EFB" w:rsidDel="0006198A" w:rsidRDefault="00BC2EE4" w:rsidP="00BC2EE4">
      <w:pPr>
        <w:widowControl/>
        <w:numPr>
          <w:ilvl w:val="0"/>
          <w:numId w:val="9"/>
        </w:numPr>
        <w:autoSpaceDE/>
        <w:autoSpaceDN/>
        <w:spacing w:after="160" w:line="259" w:lineRule="auto"/>
        <w:rPr>
          <w:del w:id="152" w:author="Camila Persichini" w:date="2026-02-03T16:17:00Z" w16du:dateUtc="2026-02-03T19:17:00Z"/>
        </w:rPr>
      </w:pPr>
      <w:del w:id="153" w:author="Camila Persichini" w:date="2026-02-03T16:17:00Z" w16du:dateUtc="2026-02-03T19:17:00Z">
        <w:r w:rsidRPr="00433EFB" w:rsidDel="0006198A">
          <w:delText>Que corresponda atribuir responsabilidad exclusiva al asegurado, vehículo Fiat Uno dominio ENA060.</w:delText>
        </w:r>
      </w:del>
    </w:p>
    <w:p w14:paraId="51B35AE6" w14:textId="5C0C3F89" w:rsidR="00BC2EE4" w:rsidRPr="00433EFB" w:rsidDel="0006198A" w:rsidRDefault="00BC2EE4" w:rsidP="00BC2EE4">
      <w:pPr>
        <w:widowControl/>
        <w:numPr>
          <w:ilvl w:val="0"/>
          <w:numId w:val="9"/>
        </w:numPr>
        <w:autoSpaceDE/>
        <w:autoSpaceDN/>
        <w:spacing w:after="160" w:line="259" w:lineRule="auto"/>
        <w:rPr>
          <w:del w:id="154" w:author="Camila Persichini" w:date="2026-02-03T16:17:00Z" w16du:dateUtc="2026-02-03T19:17:00Z"/>
        </w:rPr>
      </w:pPr>
      <w:del w:id="155" w:author="Camila Persichini" w:date="2026-02-03T16:17:00Z" w16du:dateUtc="2026-02-03T19:17:00Z">
        <w:r w:rsidRPr="00433EFB" w:rsidDel="0006198A">
          <w:delText>Que los daños materiales reclamados se encuentren debidamente acreditados.</w:delText>
        </w:r>
      </w:del>
    </w:p>
    <w:p w14:paraId="68B30591" w14:textId="3C633F7D" w:rsidR="00BC2EE4" w:rsidRPr="00433EFB" w:rsidDel="0006198A" w:rsidRDefault="00BC2EE4" w:rsidP="00BC2EE4">
      <w:pPr>
        <w:widowControl/>
        <w:numPr>
          <w:ilvl w:val="0"/>
          <w:numId w:val="9"/>
        </w:numPr>
        <w:autoSpaceDE/>
        <w:autoSpaceDN/>
        <w:spacing w:after="160" w:line="259" w:lineRule="auto"/>
        <w:rPr>
          <w:del w:id="156" w:author="Camila Persichini" w:date="2026-02-03T16:17:00Z" w16du:dateUtc="2026-02-03T19:17:00Z"/>
        </w:rPr>
      </w:pPr>
      <w:del w:id="157" w:author="Camila Persichini" w:date="2026-02-03T16:17:00Z" w16du:dateUtc="2026-02-03T19:17:00Z">
        <w:r w:rsidRPr="00433EFB" w:rsidDel="0006198A">
          <w:delText>Que la totalidad de los daños alegados guarden relación causal con el siniestro denunciado.</w:delText>
        </w:r>
      </w:del>
    </w:p>
    <w:p w14:paraId="36E9679D" w14:textId="57CF0D64" w:rsidR="00BC2EE4" w:rsidRPr="00433EFB" w:rsidDel="0006198A" w:rsidRDefault="00BC2EE4" w:rsidP="00BC2EE4">
      <w:pPr>
        <w:widowControl/>
        <w:numPr>
          <w:ilvl w:val="0"/>
          <w:numId w:val="9"/>
        </w:numPr>
        <w:autoSpaceDE/>
        <w:autoSpaceDN/>
        <w:spacing w:after="160" w:line="259" w:lineRule="auto"/>
        <w:rPr>
          <w:del w:id="158" w:author="Camila Persichini" w:date="2026-02-03T16:17:00Z" w16du:dateUtc="2026-02-03T19:17:00Z"/>
        </w:rPr>
      </w:pPr>
      <w:del w:id="159" w:author="Camila Persichini" w:date="2026-02-03T16:17:00Z" w16du:dateUtc="2026-02-03T19:17:00Z">
        <w:r w:rsidRPr="00433EFB" w:rsidDel="0006198A">
          <w:delText>Que los daños reclamados hayan sido causados exclusivamente por el hecho invocado.</w:delText>
        </w:r>
      </w:del>
    </w:p>
    <w:p w14:paraId="3338C701" w14:textId="1B87E378" w:rsidR="00BC2EE4" w:rsidRPr="00433EFB" w:rsidDel="0006198A" w:rsidRDefault="00BC2EE4" w:rsidP="00BC2EE4">
      <w:pPr>
        <w:widowControl/>
        <w:numPr>
          <w:ilvl w:val="0"/>
          <w:numId w:val="9"/>
        </w:numPr>
        <w:autoSpaceDE/>
        <w:autoSpaceDN/>
        <w:spacing w:after="160" w:line="259" w:lineRule="auto"/>
        <w:rPr>
          <w:del w:id="160" w:author="Camila Persichini" w:date="2026-02-03T16:17:00Z" w16du:dateUtc="2026-02-03T19:17:00Z"/>
        </w:rPr>
      </w:pPr>
      <w:del w:id="161" w:author="Camila Persichini" w:date="2026-02-03T16:17:00Z" w16du:dateUtc="2026-02-03T19:17:00Z">
        <w:r w:rsidRPr="00433EFB" w:rsidDel="0006198A">
          <w:delText>Que el presupuesto acompañado refleje el costo real, necesario y razonable de una reparación.</w:delText>
        </w:r>
      </w:del>
    </w:p>
    <w:p w14:paraId="24374A74" w14:textId="54E6BF20" w:rsidR="00BC2EE4" w:rsidRPr="00433EFB" w:rsidDel="0006198A" w:rsidRDefault="00BC2EE4" w:rsidP="00BC2EE4">
      <w:pPr>
        <w:widowControl/>
        <w:numPr>
          <w:ilvl w:val="0"/>
          <w:numId w:val="9"/>
        </w:numPr>
        <w:autoSpaceDE/>
        <w:autoSpaceDN/>
        <w:spacing w:after="160" w:line="259" w:lineRule="auto"/>
        <w:rPr>
          <w:del w:id="162" w:author="Camila Persichini" w:date="2026-02-03T16:17:00Z" w16du:dateUtc="2026-02-03T19:17:00Z"/>
        </w:rPr>
      </w:pPr>
      <w:del w:id="163" w:author="Camila Persichini" w:date="2026-02-03T16:17:00Z" w16du:dateUtc="2026-02-03T19:17:00Z">
        <w:r w:rsidRPr="00433EFB" w:rsidDel="0006198A">
          <w:delText>Que el presupuesto acompañado acredite reparación efectivamente realizada o gasto alguno.</w:delText>
        </w:r>
      </w:del>
    </w:p>
    <w:p w14:paraId="78301CDA" w14:textId="1767CA0C" w:rsidR="00BC2EE4" w:rsidRPr="00433EFB" w:rsidDel="0006198A" w:rsidRDefault="00BC2EE4" w:rsidP="00BC2EE4">
      <w:pPr>
        <w:widowControl/>
        <w:numPr>
          <w:ilvl w:val="0"/>
          <w:numId w:val="9"/>
        </w:numPr>
        <w:autoSpaceDE/>
        <w:autoSpaceDN/>
        <w:spacing w:after="160" w:line="259" w:lineRule="auto"/>
        <w:rPr>
          <w:del w:id="164" w:author="Camila Persichini" w:date="2026-02-03T16:17:00Z" w16du:dateUtc="2026-02-03T19:17:00Z"/>
        </w:rPr>
      </w:pPr>
      <w:del w:id="165" w:author="Camila Persichini" w:date="2026-02-03T16:17:00Z" w16du:dateUtc="2026-02-03T19:17:00Z">
        <w:r w:rsidRPr="00433EFB" w:rsidDel="0006198A">
          <w:delText>Que las reparaciones presupuestadas guarden relación técnica comprobada con los daños del siniestro.</w:delText>
        </w:r>
      </w:del>
    </w:p>
    <w:p w14:paraId="68CFD9CB" w14:textId="4F0FA7B6" w:rsidR="00BC2EE4" w:rsidRPr="00433EFB" w:rsidDel="0006198A" w:rsidRDefault="00BC2EE4" w:rsidP="00BC2EE4">
      <w:pPr>
        <w:widowControl/>
        <w:numPr>
          <w:ilvl w:val="0"/>
          <w:numId w:val="9"/>
        </w:numPr>
        <w:autoSpaceDE/>
        <w:autoSpaceDN/>
        <w:spacing w:after="160" w:line="259" w:lineRule="auto"/>
        <w:rPr>
          <w:del w:id="166" w:author="Camila Persichini" w:date="2026-02-03T16:17:00Z" w16du:dateUtc="2026-02-03T19:17:00Z"/>
        </w:rPr>
      </w:pPr>
      <w:del w:id="167" w:author="Camila Persichini" w:date="2026-02-03T16:17:00Z" w16du:dateUtc="2026-02-03T19:17:00Z">
        <w:r w:rsidRPr="00433EFB" w:rsidDel="0006198A">
          <w:delText>Que resulte procedente actualizar un presupuesto mediante intereses para convertirlo en capital reclamado.</w:delText>
        </w:r>
      </w:del>
    </w:p>
    <w:p w14:paraId="08E331AB" w14:textId="2AA8AB83" w:rsidR="00BC2EE4" w:rsidRPr="00433EFB" w:rsidDel="0006198A" w:rsidRDefault="00BC2EE4" w:rsidP="00BC2EE4">
      <w:pPr>
        <w:widowControl/>
        <w:numPr>
          <w:ilvl w:val="0"/>
          <w:numId w:val="9"/>
        </w:numPr>
        <w:autoSpaceDE/>
        <w:autoSpaceDN/>
        <w:spacing w:after="160" w:line="259" w:lineRule="auto"/>
        <w:rPr>
          <w:del w:id="168" w:author="Camila Persichini" w:date="2026-02-03T16:17:00Z" w16du:dateUtc="2026-02-03T19:17:00Z"/>
        </w:rPr>
      </w:pPr>
      <w:del w:id="169" w:author="Camila Persichini" w:date="2026-02-03T16:17:00Z" w16du:dateUtc="2026-02-03T19:17:00Z">
        <w:r w:rsidRPr="00433EFB" w:rsidDel="0006198A">
          <w:delText>Que exista desvalorización venal cierta, actual y comprobable del rodado de la actora.</w:delText>
        </w:r>
      </w:del>
    </w:p>
    <w:p w14:paraId="0EF51656" w14:textId="5CAC1B40" w:rsidR="00BC2EE4" w:rsidRPr="00433EFB" w:rsidDel="0006198A" w:rsidRDefault="00BC2EE4" w:rsidP="00BC2EE4">
      <w:pPr>
        <w:widowControl/>
        <w:numPr>
          <w:ilvl w:val="0"/>
          <w:numId w:val="9"/>
        </w:numPr>
        <w:autoSpaceDE/>
        <w:autoSpaceDN/>
        <w:spacing w:after="160" w:line="259" w:lineRule="auto"/>
        <w:rPr>
          <w:del w:id="170" w:author="Camila Persichini" w:date="2026-02-03T16:17:00Z" w16du:dateUtc="2026-02-03T19:17:00Z"/>
        </w:rPr>
      </w:pPr>
      <w:del w:id="171" w:author="Camila Persichini" w:date="2026-02-03T16:17:00Z" w16du:dateUtc="2026-02-03T19:17:00Z">
        <w:r w:rsidRPr="00433EFB" w:rsidDel="0006198A">
          <w:delText>Que la desvalorización reclamada resulte procedente en el caso de autos.</w:delText>
        </w:r>
      </w:del>
    </w:p>
    <w:p w14:paraId="6B6690F8" w14:textId="41FBC246" w:rsidR="00BC2EE4" w:rsidRPr="00433EFB" w:rsidDel="0006198A" w:rsidRDefault="00BC2EE4" w:rsidP="00BC2EE4">
      <w:pPr>
        <w:widowControl/>
        <w:numPr>
          <w:ilvl w:val="0"/>
          <w:numId w:val="9"/>
        </w:numPr>
        <w:autoSpaceDE/>
        <w:autoSpaceDN/>
        <w:spacing w:after="160" w:line="259" w:lineRule="auto"/>
        <w:rPr>
          <w:del w:id="172" w:author="Camila Persichini" w:date="2026-02-03T16:17:00Z" w16du:dateUtc="2026-02-03T19:17:00Z"/>
        </w:rPr>
      </w:pPr>
      <w:del w:id="173" w:author="Camila Persichini" w:date="2026-02-03T16:17:00Z" w16du:dateUtc="2026-02-03T19:17:00Z">
        <w:r w:rsidRPr="00433EFB" w:rsidDel="0006198A">
          <w:delText>Que la actora haya sufrido privación de uso en los términos, plazos y montos alegados.</w:delText>
        </w:r>
      </w:del>
    </w:p>
    <w:p w14:paraId="58D46EFB" w14:textId="541938F8" w:rsidR="00BC2EE4" w:rsidRPr="00433EFB" w:rsidDel="0006198A" w:rsidRDefault="00BC2EE4" w:rsidP="00BC2EE4">
      <w:pPr>
        <w:widowControl/>
        <w:numPr>
          <w:ilvl w:val="0"/>
          <w:numId w:val="9"/>
        </w:numPr>
        <w:autoSpaceDE/>
        <w:autoSpaceDN/>
        <w:spacing w:after="160" w:line="259" w:lineRule="auto"/>
        <w:rPr>
          <w:del w:id="174" w:author="Camila Persichini" w:date="2026-02-03T16:17:00Z" w16du:dateUtc="2026-02-03T19:17:00Z"/>
        </w:rPr>
      </w:pPr>
      <w:del w:id="175" w:author="Camila Persichini" w:date="2026-02-03T16:17:00Z" w16du:dateUtc="2026-02-03T19:17:00Z">
        <w:r w:rsidRPr="00433EFB" w:rsidDel="0006198A">
          <w:delText>Que la privación de uso genere automáticamente derecho indemnizatorio.</w:delText>
        </w:r>
      </w:del>
    </w:p>
    <w:p w14:paraId="68B27ACF" w14:textId="5AD544BF" w:rsidR="00BC2EE4" w:rsidRPr="00433EFB" w:rsidDel="0006198A" w:rsidRDefault="00BC2EE4" w:rsidP="00BC2EE4">
      <w:pPr>
        <w:widowControl/>
        <w:numPr>
          <w:ilvl w:val="0"/>
          <w:numId w:val="9"/>
        </w:numPr>
        <w:autoSpaceDE/>
        <w:autoSpaceDN/>
        <w:spacing w:after="160" w:line="259" w:lineRule="auto"/>
        <w:rPr>
          <w:del w:id="176" w:author="Camila Persichini" w:date="2026-02-03T16:17:00Z" w16du:dateUtc="2026-02-03T19:17:00Z"/>
        </w:rPr>
      </w:pPr>
      <w:del w:id="177" w:author="Camila Persichini" w:date="2026-02-03T16:17:00Z" w16du:dateUtc="2026-02-03T19:17:00Z">
        <w:r w:rsidRPr="00433EFB" w:rsidDel="0006198A">
          <w:delText>Que el monto reclamado por privación de uso tenga sustento objetivo alguno.</w:delText>
        </w:r>
      </w:del>
    </w:p>
    <w:p w14:paraId="221E390F" w14:textId="267A256D" w:rsidR="00BC2EE4" w:rsidRPr="00433EFB" w:rsidDel="0006198A" w:rsidRDefault="00BC2EE4" w:rsidP="00BC2EE4">
      <w:pPr>
        <w:widowControl/>
        <w:numPr>
          <w:ilvl w:val="0"/>
          <w:numId w:val="9"/>
        </w:numPr>
        <w:autoSpaceDE/>
        <w:autoSpaceDN/>
        <w:spacing w:after="160" w:line="259" w:lineRule="auto"/>
        <w:rPr>
          <w:del w:id="178" w:author="Camila Persichini" w:date="2026-02-03T16:17:00Z" w16du:dateUtc="2026-02-03T19:17:00Z"/>
        </w:rPr>
      </w:pPr>
      <w:del w:id="179" w:author="Camila Persichini" w:date="2026-02-03T16:17:00Z" w16du:dateUtc="2026-02-03T19:17:00Z">
        <w:r w:rsidRPr="00433EFB" w:rsidDel="0006198A">
          <w:delText>Que la actora haya sufrido daño moral resarcible en la entidad invocada.</w:delText>
        </w:r>
      </w:del>
    </w:p>
    <w:p w14:paraId="7C7FB077" w14:textId="472C02E5" w:rsidR="00BC2EE4" w:rsidRPr="00433EFB" w:rsidDel="0006198A" w:rsidRDefault="00BC2EE4" w:rsidP="00BC2EE4">
      <w:pPr>
        <w:widowControl/>
        <w:numPr>
          <w:ilvl w:val="0"/>
          <w:numId w:val="9"/>
        </w:numPr>
        <w:autoSpaceDE/>
        <w:autoSpaceDN/>
        <w:spacing w:after="160" w:line="259" w:lineRule="auto"/>
        <w:rPr>
          <w:del w:id="180" w:author="Camila Persichini" w:date="2026-02-03T16:17:00Z" w16du:dateUtc="2026-02-03T19:17:00Z"/>
        </w:rPr>
      </w:pPr>
      <w:del w:id="181" w:author="Camila Persichini" w:date="2026-02-03T16:17:00Z" w16du:dateUtc="2026-02-03T19:17:00Z">
        <w:r w:rsidRPr="00433EFB" w:rsidDel="0006198A">
          <w:delText>Que el monto pretendido por daño moral guarde proporción con las circunstancias del caso.</w:delText>
        </w:r>
      </w:del>
    </w:p>
    <w:p w14:paraId="49A1B207" w14:textId="590D3067" w:rsidR="00BC2EE4" w:rsidRPr="00433EFB" w:rsidDel="0006198A" w:rsidRDefault="00BC2EE4" w:rsidP="00BC2EE4">
      <w:pPr>
        <w:widowControl/>
        <w:numPr>
          <w:ilvl w:val="0"/>
          <w:numId w:val="9"/>
        </w:numPr>
        <w:autoSpaceDE/>
        <w:autoSpaceDN/>
        <w:spacing w:after="160" w:line="259" w:lineRule="auto"/>
        <w:rPr>
          <w:del w:id="182" w:author="Camila Persichini" w:date="2026-02-03T16:17:00Z" w16du:dateUtc="2026-02-03T19:17:00Z"/>
        </w:rPr>
      </w:pPr>
      <w:del w:id="183" w:author="Camila Persichini" w:date="2026-02-03T16:17:00Z" w16du:dateUtc="2026-02-03T19:17:00Z">
        <w:r w:rsidRPr="00433EFB" w:rsidDel="0006198A">
          <w:delText>Que los gastos de mediación constituyan un daño resarcible a cargo de esta citada en garantía.</w:delText>
        </w:r>
      </w:del>
    </w:p>
    <w:p w14:paraId="5B37867D" w14:textId="22FD3C9C" w:rsidR="00BC2EE4" w:rsidRPr="00433EFB" w:rsidDel="0006198A" w:rsidRDefault="00BC2EE4" w:rsidP="00BC2EE4">
      <w:pPr>
        <w:widowControl/>
        <w:numPr>
          <w:ilvl w:val="0"/>
          <w:numId w:val="9"/>
        </w:numPr>
        <w:autoSpaceDE/>
        <w:autoSpaceDN/>
        <w:spacing w:after="160" w:line="259" w:lineRule="auto"/>
        <w:rPr>
          <w:del w:id="184" w:author="Camila Persichini" w:date="2026-02-03T16:17:00Z" w16du:dateUtc="2026-02-03T19:17:00Z"/>
        </w:rPr>
      </w:pPr>
      <w:del w:id="185" w:author="Camila Persichini" w:date="2026-02-03T16:17:00Z" w16du:dateUtc="2026-02-03T19:17:00Z">
        <w:r w:rsidRPr="00433EFB" w:rsidDel="0006198A">
          <w:delText>Que las fotografías acompañadas acrediten la mecánica del accidente o la entidad de los daños invocados.</w:delText>
        </w:r>
      </w:del>
    </w:p>
    <w:p w14:paraId="7C2F6257" w14:textId="088FF214" w:rsidR="00BC2EE4" w:rsidRPr="00433EFB" w:rsidDel="0006198A" w:rsidRDefault="00BC2EE4" w:rsidP="00BC2EE4">
      <w:pPr>
        <w:widowControl/>
        <w:numPr>
          <w:ilvl w:val="0"/>
          <w:numId w:val="9"/>
        </w:numPr>
        <w:autoSpaceDE/>
        <w:autoSpaceDN/>
        <w:spacing w:after="160" w:line="259" w:lineRule="auto"/>
        <w:rPr>
          <w:del w:id="186" w:author="Camila Persichini" w:date="2026-02-03T16:17:00Z" w16du:dateUtc="2026-02-03T19:17:00Z"/>
        </w:rPr>
      </w:pPr>
      <w:del w:id="187" w:author="Camila Persichini" w:date="2026-02-03T16:17:00Z" w16du:dateUtc="2026-02-03T19:17:00Z">
        <w:r w:rsidRPr="00433EFB" w:rsidDel="0006198A">
          <w:delText>Que las fotografías permitan determinar trayectorias, velocidades o responsabilidades.</w:delText>
        </w:r>
      </w:del>
    </w:p>
    <w:p w14:paraId="40DCAA40" w14:textId="50B2F9CC" w:rsidR="00BC2EE4" w:rsidRPr="00433EFB" w:rsidDel="0006198A" w:rsidRDefault="00BC2EE4" w:rsidP="00BC2EE4">
      <w:pPr>
        <w:widowControl/>
        <w:numPr>
          <w:ilvl w:val="0"/>
          <w:numId w:val="9"/>
        </w:numPr>
        <w:autoSpaceDE/>
        <w:autoSpaceDN/>
        <w:spacing w:after="160" w:line="259" w:lineRule="auto"/>
        <w:rPr>
          <w:del w:id="188" w:author="Camila Persichini" w:date="2026-02-03T16:17:00Z" w16du:dateUtc="2026-02-03T19:17:00Z"/>
        </w:rPr>
      </w:pPr>
      <w:del w:id="189" w:author="Camila Persichini" w:date="2026-02-03T16:17:00Z" w16du:dateUtc="2026-02-03T19:17:00Z">
        <w:r w:rsidRPr="00433EFB" w:rsidDel="0006198A">
          <w:delText>Que el croquis acompañado refleje fielmente lo ocurrido.</w:delText>
        </w:r>
      </w:del>
    </w:p>
    <w:p w14:paraId="6C7C42D2" w14:textId="34753672" w:rsidR="00BC2EE4" w:rsidRPr="00433EFB" w:rsidDel="0006198A" w:rsidRDefault="00BC2EE4" w:rsidP="00BC2EE4">
      <w:pPr>
        <w:widowControl/>
        <w:numPr>
          <w:ilvl w:val="0"/>
          <w:numId w:val="9"/>
        </w:numPr>
        <w:autoSpaceDE/>
        <w:autoSpaceDN/>
        <w:spacing w:after="160" w:line="259" w:lineRule="auto"/>
        <w:rPr>
          <w:del w:id="190" w:author="Camila Persichini" w:date="2026-02-03T16:17:00Z" w16du:dateUtc="2026-02-03T19:17:00Z"/>
        </w:rPr>
      </w:pPr>
      <w:del w:id="191" w:author="Camila Persichini" w:date="2026-02-03T16:17:00Z" w16du:dateUtc="2026-02-03T19:17:00Z">
        <w:r w:rsidRPr="00433EFB" w:rsidDel="0006198A">
          <w:delText>Que la liquidación practicada sea correcta.</w:delText>
        </w:r>
      </w:del>
    </w:p>
    <w:p w14:paraId="761C6FDE" w14:textId="68645325" w:rsidR="00BC2EE4" w:rsidRPr="00433EFB" w:rsidDel="0006198A" w:rsidRDefault="00BC2EE4" w:rsidP="00BC2EE4">
      <w:pPr>
        <w:widowControl/>
        <w:numPr>
          <w:ilvl w:val="0"/>
          <w:numId w:val="9"/>
        </w:numPr>
        <w:autoSpaceDE/>
        <w:autoSpaceDN/>
        <w:spacing w:after="160" w:line="259" w:lineRule="auto"/>
        <w:rPr>
          <w:del w:id="192" w:author="Camila Persichini" w:date="2026-02-03T16:17:00Z" w16du:dateUtc="2026-02-03T19:17:00Z"/>
        </w:rPr>
      </w:pPr>
      <w:del w:id="193" w:author="Camila Persichini" w:date="2026-02-03T16:17:00Z" w16du:dateUtc="2026-02-03T19:17:00Z">
        <w:r w:rsidRPr="00433EFB" w:rsidDel="0006198A">
          <w:delText>Que la liquidación practicada sea razonable y ajustada a derecho.</w:delText>
        </w:r>
      </w:del>
    </w:p>
    <w:p w14:paraId="3BFC81F9" w14:textId="26A174D7" w:rsidR="00BC2EE4" w:rsidRPr="00433EFB" w:rsidDel="0006198A" w:rsidRDefault="00BC2EE4" w:rsidP="00BC2EE4">
      <w:pPr>
        <w:widowControl/>
        <w:numPr>
          <w:ilvl w:val="0"/>
          <w:numId w:val="9"/>
        </w:numPr>
        <w:autoSpaceDE/>
        <w:autoSpaceDN/>
        <w:spacing w:after="160" w:line="259" w:lineRule="auto"/>
        <w:rPr>
          <w:del w:id="194" w:author="Camila Persichini" w:date="2026-02-03T16:17:00Z" w16du:dateUtc="2026-02-03T19:17:00Z"/>
        </w:rPr>
      </w:pPr>
      <w:del w:id="195" w:author="Camila Persichini" w:date="2026-02-03T16:17:00Z" w16du:dateUtc="2026-02-03T19:17:00Z">
        <w:r w:rsidRPr="00433EFB" w:rsidDel="0006198A">
          <w:lastRenderedPageBreak/>
          <w:delText>Que los montos reclamados sean proporcionados y no configuren pluspetitio.</w:delText>
        </w:r>
      </w:del>
    </w:p>
    <w:p w14:paraId="6112FDB4" w14:textId="3AB8820A" w:rsidR="00BC2EE4" w:rsidRPr="00433EFB" w:rsidDel="0006198A" w:rsidRDefault="00BC2EE4" w:rsidP="00BC2EE4">
      <w:pPr>
        <w:widowControl/>
        <w:numPr>
          <w:ilvl w:val="0"/>
          <w:numId w:val="9"/>
        </w:numPr>
        <w:autoSpaceDE/>
        <w:autoSpaceDN/>
        <w:spacing w:after="160" w:line="259" w:lineRule="auto"/>
        <w:rPr>
          <w:del w:id="196" w:author="Camila Persichini" w:date="2026-02-03T16:17:00Z" w16du:dateUtc="2026-02-03T19:17:00Z"/>
        </w:rPr>
      </w:pPr>
      <w:del w:id="197" w:author="Camila Persichini" w:date="2026-02-03T16:17:00Z" w16du:dateUtc="2026-02-03T19:17:00Z">
        <w:r w:rsidRPr="00433EFB" w:rsidDel="0006198A">
          <w:delText>Que la citada en garantía deba responder más allá de los estrictos términos, límites y condiciones de la póliza que ampara al asegurado, vehículo Fiat Uno dominio ENA060.</w:delText>
        </w:r>
      </w:del>
    </w:p>
    <w:p w14:paraId="309BD0D6" w14:textId="61DC1532" w:rsidR="00BC2EE4" w:rsidRPr="00433EFB" w:rsidDel="0006198A" w:rsidRDefault="00BC2EE4" w:rsidP="00BC2EE4">
      <w:pPr>
        <w:widowControl/>
        <w:numPr>
          <w:ilvl w:val="0"/>
          <w:numId w:val="9"/>
        </w:numPr>
        <w:autoSpaceDE/>
        <w:autoSpaceDN/>
        <w:spacing w:after="160" w:line="259" w:lineRule="auto"/>
        <w:rPr>
          <w:del w:id="198" w:author="Camila Persichini" w:date="2026-02-03T16:17:00Z" w16du:dateUtc="2026-02-03T19:17:00Z"/>
        </w:rPr>
      </w:pPr>
      <w:del w:id="199" w:author="Camila Persichini" w:date="2026-02-03T16:17:00Z" w16du:dateUtc="2026-02-03T19:17:00Z">
        <w:r w:rsidRPr="00433EFB" w:rsidDel="0006198A">
          <w:delText>Que exista obligación alguna de esta aseguradora mientras no se acredite responsabilidad del asegurado, vehículo Fiat Uno dominio ENA060.</w:delText>
        </w:r>
      </w:del>
    </w:p>
    <w:p w14:paraId="64A7718A" w14:textId="758BCD7A" w:rsidR="00BC2EE4" w:rsidRPr="00433EFB" w:rsidDel="0006198A" w:rsidRDefault="00BC2EE4" w:rsidP="00BC2EE4">
      <w:pPr>
        <w:widowControl/>
        <w:numPr>
          <w:ilvl w:val="0"/>
          <w:numId w:val="9"/>
        </w:numPr>
        <w:autoSpaceDE/>
        <w:autoSpaceDN/>
        <w:spacing w:after="160" w:line="259" w:lineRule="auto"/>
        <w:rPr>
          <w:del w:id="200" w:author="Camila Persichini" w:date="2026-02-03T16:17:00Z" w16du:dateUtc="2026-02-03T19:17:00Z"/>
        </w:rPr>
      </w:pPr>
      <w:del w:id="201" w:author="Camila Persichini" w:date="2026-02-03T16:17:00Z" w16du:dateUtc="2026-02-03T19:17:00Z">
        <w:r w:rsidRPr="00433EFB" w:rsidDel="0006198A">
          <w:delText>Que corresponda extender responsabilidad a esta citada en garantía en forma directa o automática respecto del asegurado, vehículo Fiat Uno dominio ENA060.</w:delText>
        </w:r>
      </w:del>
    </w:p>
    <w:p w14:paraId="06BBA622" w14:textId="0D03522C" w:rsidR="00BC2EE4" w:rsidRPr="00433EFB" w:rsidDel="0006198A" w:rsidRDefault="00BC2EE4" w:rsidP="00BC2EE4">
      <w:pPr>
        <w:widowControl/>
        <w:numPr>
          <w:ilvl w:val="0"/>
          <w:numId w:val="9"/>
        </w:numPr>
        <w:autoSpaceDE/>
        <w:autoSpaceDN/>
        <w:spacing w:after="160" w:line="259" w:lineRule="auto"/>
        <w:rPr>
          <w:del w:id="202" w:author="Camila Persichini" w:date="2026-02-03T16:17:00Z" w16du:dateUtc="2026-02-03T19:17:00Z"/>
        </w:rPr>
      </w:pPr>
      <w:del w:id="203" w:author="Camila Persichini" w:date="2026-02-03T16:17:00Z" w16du:dateUtc="2026-02-03T19:17:00Z">
        <w:r w:rsidRPr="00433EFB" w:rsidDel="0006198A">
          <w:delText>Que la demanda pueda prosperar en todo o en parte contra esta citada en garantía.</w:delText>
        </w:r>
      </w:del>
    </w:p>
    <w:p w14:paraId="67E12883" w14:textId="5374256B" w:rsidR="00BC2EE4" w:rsidRPr="00433EFB" w:rsidDel="0006198A" w:rsidRDefault="00BC2EE4" w:rsidP="00BC2EE4">
      <w:pPr>
        <w:spacing w:after="160" w:line="259" w:lineRule="auto"/>
        <w:rPr>
          <w:del w:id="204" w:author="Camila Persichini" w:date="2026-02-03T16:17:00Z" w16du:dateUtc="2026-02-03T19:17:00Z"/>
        </w:rPr>
      </w:pPr>
    </w:p>
    <w:p w14:paraId="76C12A48" w14:textId="29CC65FF" w:rsidR="008B0511" w:rsidDel="0006198A" w:rsidRDefault="008B0511">
      <w:pPr>
        <w:pStyle w:val="Textoindependiente"/>
        <w:rPr>
          <w:del w:id="205" w:author="Camila Persichini" w:date="2026-02-03T16:17:00Z" w16du:dateUtc="2026-02-03T19:17:00Z"/>
        </w:rPr>
      </w:pPr>
    </w:p>
    <w:p w14:paraId="0A91D238" w14:textId="240F0B84" w:rsidR="008B0511" w:rsidDel="0006198A" w:rsidRDefault="001C3BC6" w:rsidP="00A7035D">
      <w:pPr>
        <w:pStyle w:val="Textoindependiente"/>
        <w:tabs>
          <w:tab w:val="left" w:pos="1367"/>
          <w:tab w:val="left" w:pos="2826"/>
          <w:tab w:val="left" w:pos="3891"/>
          <w:tab w:val="left" w:pos="4786"/>
          <w:tab w:val="left" w:pos="5487"/>
          <w:tab w:val="left" w:pos="6934"/>
          <w:tab w:val="left" w:pos="8073"/>
        </w:tabs>
        <w:ind w:left="568"/>
        <w:rPr>
          <w:del w:id="206" w:author="Camila Persichini" w:date="2026-02-03T16:17:00Z" w16du:dateUtc="2026-02-03T19:17:00Z"/>
          <w:spacing w:val="-2"/>
        </w:rPr>
      </w:pPr>
      <w:del w:id="207" w:author="Camila Persichini" w:date="2026-02-03T16:17:00Z" w16du:dateUtc="2026-02-03T19:17:00Z">
        <w:r w:rsidDel="0006198A">
          <w:rPr>
            <w:spacing w:val="-5"/>
          </w:rPr>
          <w:delText>En</w:delText>
        </w:r>
        <w:r w:rsidR="00A7035D" w:rsidDel="0006198A">
          <w:delText xml:space="preserve"> </w:delText>
        </w:r>
        <w:r w:rsidDel="0006198A">
          <w:rPr>
            <w:spacing w:val="-2"/>
          </w:rPr>
          <w:delText>definitiva,</w:delText>
        </w:r>
        <w:r w:rsidR="00A7035D" w:rsidDel="0006198A">
          <w:delText xml:space="preserve"> </w:delText>
        </w:r>
        <w:r w:rsidDel="0006198A">
          <w:rPr>
            <w:spacing w:val="-4"/>
          </w:rPr>
          <w:delText>niego</w:delText>
        </w:r>
        <w:r w:rsidR="00A7035D" w:rsidDel="0006198A">
          <w:delText xml:space="preserve"> </w:delText>
        </w:r>
        <w:r w:rsidDel="0006198A">
          <w:rPr>
            <w:spacing w:val="-5"/>
          </w:rPr>
          <w:delText>que</w:delText>
        </w:r>
        <w:r w:rsidDel="0006198A">
          <w:tab/>
        </w:r>
        <w:r w:rsidDel="0006198A">
          <w:rPr>
            <w:spacing w:val="-5"/>
          </w:rPr>
          <w:delText>la</w:delText>
        </w:r>
        <w:r w:rsidR="00A7035D" w:rsidDel="0006198A">
          <w:delText xml:space="preserve"> </w:delText>
        </w:r>
        <w:r w:rsidDel="0006198A">
          <w:rPr>
            <w:spacing w:val="-2"/>
          </w:rPr>
          <w:delText>demanda</w:delText>
        </w:r>
        <w:r w:rsidR="00A7035D" w:rsidDel="0006198A">
          <w:delText xml:space="preserve"> </w:delText>
        </w:r>
        <w:r w:rsidDel="0006198A">
          <w:rPr>
            <w:spacing w:val="-2"/>
          </w:rPr>
          <w:delText>pueda</w:delText>
        </w:r>
        <w:r w:rsidR="00A7035D" w:rsidDel="0006198A">
          <w:delText xml:space="preserve"> </w:delText>
        </w:r>
        <w:r w:rsidDel="0006198A">
          <w:rPr>
            <w:spacing w:val="-2"/>
          </w:rPr>
          <w:delText>prosperar.</w:delText>
        </w:r>
      </w:del>
    </w:p>
    <w:p w14:paraId="2AD96592" w14:textId="70398E95" w:rsidR="00DE7DF1" w:rsidDel="0006198A" w:rsidRDefault="00DE7DF1" w:rsidP="00A7035D">
      <w:pPr>
        <w:pStyle w:val="Textoindependiente"/>
        <w:tabs>
          <w:tab w:val="left" w:pos="1367"/>
          <w:tab w:val="left" w:pos="2826"/>
          <w:tab w:val="left" w:pos="3891"/>
          <w:tab w:val="left" w:pos="4786"/>
          <w:tab w:val="left" w:pos="5487"/>
          <w:tab w:val="left" w:pos="6934"/>
          <w:tab w:val="left" w:pos="8073"/>
        </w:tabs>
        <w:ind w:left="568"/>
        <w:rPr>
          <w:del w:id="208" w:author="Camila Persichini" w:date="2026-02-03T16:17:00Z" w16du:dateUtc="2026-02-03T19:17:00Z"/>
          <w:spacing w:val="-2"/>
        </w:rPr>
      </w:pPr>
    </w:p>
    <w:p w14:paraId="1A900C1B" w14:textId="406827E8" w:rsidR="00DE7DF1" w:rsidDel="0006198A" w:rsidRDefault="00DE7DF1" w:rsidP="00A7035D">
      <w:pPr>
        <w:pStyle w:val="Textoindependiente"/>
        <w:tabs>
          <w:tab w:val="left" w:pos="1367"/>
          <w:tab w:val="left" w:pos="2826"/>
          <w:tab w:val="left" w:pos="3891"/>
          <w:tab w:val="left" w:pos="4786"/>
          <w:tab w:val="left" w:pos="5487"/>
          <w:tab w:val="left" w:pos="6934"/>
          <w:tab w:val="left" w:pos="8073"/>
        </w:tabs>
        <w:ind w:left="568"/>
        <w:rPr>
          <w:del w:id="209" w:author="Camila Persichini" w:date="2026-02-03T16:17:00Z" w16du:dateUtc="2026-02-03T19:17:00Z"/>
          <w:b/>
          <w:bCs/>
          <w:spacing w:val="-2"/>
        </w:rPr>
      </w:pPr>
      <w:del w:id="210" w:author="Camila Persichini" w:date="2026-02-03T16:17:00Z" w16du:dateUtc="2026-02-03T19:17:00Z">
        <w:r w:rsidRPr="00DE7DF1" w:rsidDel="0006198A">
          <w:rPr>
            <w:b/>
            <w:bCs/>
            <w:spacing w:val="-2"/>
          </w:rPr>
          <w:delText>RECHAZO DOCUMENTAL ACOMPAÑADA POR LA ACTORA</w:delText>
        </w:r>
      </w:del>
    </w:p>
    <w:p w14:paraId="4365769B" w14:textId="76CFB63C" w:rsidR="00DE7DF1" w:rsidDel="0006198A" w:rsidRDefault="00DE7DF1" w:rsidP="00A7035D">
      <w:pPr>
        <w:pStyle w:val="Textoindependiente"/>
        <w:tabs>
          <w:tab w:val="left" w:pos="1367"/>
          <w:tab w:val="left" w:pos="2826"/>
          <w:tab w:val="left" w:pos="3891"/>
          <w:tab w:val="left" w:pos="4786"/>
          <w:tab w:val="left" w:pos="5487"/>
          <w:tab w:val="left" w:pos="6934"/>
          <w:tab w:val="left" w:pos="8073"/>
        </w:tabs>
        <w:ind w:left="568"/>
        <w:rPr>
          <w:del w:id="211" w:author="Camila Persichini" w:date="2026-02-03T16:17:00Z" w16du:dateUtc="2026-02-03T19:17:00Z"/>
          <w:b/>
          <w:bCs/>
          <w:spacing w:val="-2"/>
        </w:rPr>
      </w:pPr>
    </w:p>
    <w:p w14:paraId="34F4614B" w14:textId="79A63D04" w:rsidR="00DE7DF1" w:rsidDel="0006198A" w:rsidRDefault="00DE7DF1" w:rsidP="00DE7DF1">
      <w:pPr>
        <w:pStyle w:val="Textoindependiente"/>
        <w:spacing w:line="360" w:lineRule="auto"/>
        <w:ind w:left="568" w:right="135" w:firstLine="720"/>
        <w:jc w:val="both"/>
        <w:rPr>
          <w:del w:id="212" w:author="Camila Persichini" w:date="2026-02-03T16:17:00Z" w16du:dateUtc="2026-02-03T19:17:00Z"/>
        </w:rPr>
      </w:pPr>
      <w:del w:id="213" w:author="Camila Persichini" w:date="2026-02-03T16:17:00Z" w16du:dateUtc="2026-02-03T19:17:00Z">
        <w:r w:rsidDel="0006198A">
          <w:rPr>
            <w:spacing w:val="-2"/>
          </w:rPr>
          <w:delText xml:space="preserve">Desconozco </w:delText>
        </w:r>
        <w:r w:rsidDel="0006198A">
          <w:delText>la totalidad de la documental</w:delText>
        </w:r>
        <w:r w:rsidDel="0006198A">
          <w:rPr>
            <w:spacing w:val="-12"/>
          </w:rPr>
          <w:delText xml:space="preserve"> </w:delText>
        </w:r>
        <w:r w:rsidDel="0006198A">
          <w:delText>acompañada</w:delText>
        </w:r>
        <w:r w:rsidDel="0006198A">
          <w:rPr>
            <w:spacing w:val="-9"/>
          </w:rPr>
          <w:delText xml:space="preserve"> </w:delText>
        </w:r>
        <w:r w:rsidDel="0006198A">
          <w:delText>en</w:delText>
        </w:r>
        <w:r w:rsidDel="0006198A">
          <w:rPr>
            <w:spacing w:val="-12"/>
          </w:rPr>
          <w:delText xml:space="preserve"> </w:delText>
        </w:r>
        <w:r w:rsidDel="0006198A">
          <w:delText>cuanto</w:delText>
        </w:r>
        <w:r w:rsidDel="0006198A">
          <w:rPr>
            <w:spacing w:val="-9"/>
          </w:rPr>
          <w:delText xml:space="preserve"> </w:delText>
        </w:r>
        <w:r w:rsidDel="0006198A">
          <w:delText>no</w:delText>
        </w:r>
        <w:r w:rsidDel="0006198A">
          <w:rPr>
            <w:spacing w:val="-12"/>
          </w:rPr>
          <w:delText xml:space="preserve"> </w:delText>
        </w:r>
        <w:r w:rsidDel="0006198A">
          <w:delText>emane</w:delText>
        </w:r>
        <w:r w:rsidDel="0006198A">
          <w:rPr>
            <w:spacing w:val="-11"/>
          </w:rPr>
          <w:delText xml:space="preserve"> </w:delText>
        </w:r>
        <w:r w:rsidDel="0006198A">
          <w:delText>de</w:delText>
        </w:r>
        <w:r w:rsidDel="0006198A">
          <w:rPr>
            <w:spacing w:val="-12"/>
          </w:rPr>
          <w:delText xml:space="preserve"> </w:delText>
        </w:r>
        <w:r w:rsidDel="0006198A">
          <w:delText>esta</w:delText>
        </w:r>
        <w:r w:rsidDel="0006198A">
          <w:rPr>
            <w:spacing w:val="-9"/>
          </w:rPr>
          <w:delText xml:space="preserve"> </w:delText>
        </w:r>
        <w:r w:rsidDel="0006198A">
          <w:delText>parte,</w:delText>
        </w:r>
        <w:r w:rsidDel="0006198A">
          <w:rPr>
            <w:spacing w:val="-10"/>
          </w:rPr>
          <w:delText xml:space="preserve"> </w:delText>
        </w:r>
        <w:r w:rsidDel="0006198A">
          <w:delText>se</w:delText>
        </w:r>
        <w:r w:rsidDel="0006198A">
          <w:rPr>
            <w:spacing w:val="-11"/>
          </w:rPr>
          <w:delText xml:space="preserve"> </w:delText>
        </w:r>
        <w:r w:rsidDel="0006198A">
          <w:delText>trate</w:delText>
        </w:r>
        <w:r w:rsidDel="0006198A">
          <w:rPr>
            <w:spacing w:val="-11"/>
          </w:rPr>
          <w:delText xml:space="preserve"> </w:delText>
        </w:r>
        <w:r w:rsidDel="0006198A">
          <w:delText>de</w:delText>
        </w:r>
        <w:r w:rsidDel="0006198A">
          <w:rPr>
            <w:spacing w:val="-12"/>
          </w:rPr>
          <w:delText xml:space="preserve"> </w:delText>
        </w:r>
        <w:r w:rsidDel="0006198A">
          <w:delText>copias</w:delText>
        </w:r>
        <w:r w:rsidDel="0006198A">
          <w:rPr>
            <w:spacing w:val="-9"/>
          </w:rPr>
          <w:delText xml:space="preserve"> </w:delText>
        </w:r>
        <w:r w:rsidDel="0006198A">
          <w:delText>simples, fotografías sin cadena de custodia, presupuestos unilaterales y/o instrumentos predispuestos para fundar un reclamo.</w:delText>
        </w:r>
      </w:del>
    </w:p>
    <w:p w14:paraId="173A51DD" w14:textId="797FC307" w:rsidR="008B0511" w:rsidDel="0006198A" w:rsidRDefault="008B0511">
      <w:pPr>
        <w:pStyle w:val="Textoindependiente"/>
        <w:rPr>
          <w:del w:id="214" w:author="Camila Persichini" w:date="2026-02-03T16:17:00Z" w16du:dateUtc="2026-02-03T19:17:00Z"/>
        </w:rPr>
      </w:pPr>
    </w:p>
    <w:p w14:paraId="33634282" w14:textId="3569D80F" w:rsidR="008B0511" w:rsidDel="0006198A" w:rsidRDefault="008B0511">
      <w:pPr>
        <w:pStyle w:val="Textoindependiente"/>
        <w:spacing w:before="2"/>
        <w:rPr>
          <w:del w:id="215" w:author="Camila Persichini" w:date="2026-02-03T16:17:00Z" w16du:dateUtc="2026-02-03T19:17:00Z"/>
        </w:rPr>
      </w:pPr>
    </w:p>
    <w:p w14:paraId="01FB4A0D" w14:textId="4B3990B1" w:rsidR="008B0511" w:rsidDel="0006198A" w:rsidRDefault="00DE5BDC">
      <w:pPr>
        <w:pStyle w:val="Ttulo1"/>
        <w:ind w:left="568"/>
        <w:rPr>
          <w:del w:id="216" w:author="Camila Persichini" w:date="2026-02-03T16:17:00Z" w16du:dateUtc="2026-02-03T19:17:00Z"/>
          <w:u w:val="none"/>
        </w:rPr>
      </w:pPr>
      <w:del w:id="217" w:author="Camila Persichini" w:date="2026-02-03T16:17:00Z" w16du:dateUtc="2026-02-03T19:17:00Z">
        <w:r w:rsidDel="0006198A">
          <w:rPr>
            <w:u w:val="none"/>
          </w:rPr>
          <w:delText>B.</w:delText>
        </w:r>
        <w:r w:rsidR="00A7035D" w:rsidDel="0006198A">
          <w:rPr>
            <w:spacing w:val="-1"/>
            <w:u w:val="none"/>
          </w:rPr>
          <w:delText xml:space="preserve"> </w:delText>
        </w:r>
        <w:r w:rsidR="00A7035D" w:rsidDel="0006198A">
          <w:rPr>
            <w:u w:val="none"/>
          </w:rPr>
          <w:delText>LA VERDAD</w:delText>
        </w:r>
        <w:r w:rsidR="00A7035D" w:rsidDel="0006198A">
          <w:rPr>
            <w:spacing w:val="-6"/>
            <w:u w:val="none"/>
          </w:rPr>
          <w:delText xml:space="preserve"> </w:delText>
        </w:r>
        <w:r w:rsidR="00A7035D" w:rsidDel="0006198A">
          <w:rPr>
            <w:u w:val="none"/>
          </w:rPr>
          <w:delText>DE</w:delText>
        </w:r>
        <w:r w:rsidR="00A7035D" w:rsidDel="0006198A">
          <w:rPr>
            <w:spacing w:val="-2"/>
            <w:u w:val="none"/>
          </w:rPr>
          <w:delText xml:space="preserve"> </w:delText>
        </w:r>
        <w:r w:rsidR="00A7035D" w:rsidDel="0006198A">
          <w:rPr>
            <w:u w:val="none"/>
          </w:rPr>
          <w:delText>LOS</w:delText>
        </w:r>
        <w:r w:rsidR="00A7035D" w:rsidDel="0006198A">
          <w:rPr>
            <w:spacing w:val="-4"/>
            <w:u w:val="none"/>
          </w:rPr>
          <w:delText xml:space="preserve"> </w:delText>
        </w:r>
        <w:r w:rsidR="00A7035D" w:rsidDel="0006198A">
          <w:rPr>
            <w:spacing w:val="-2"/>
            <w:u w:val="none"/>
          </w:rPr>
          <w:delText>HECHOS</w:delText>
        </w:r>
      </w:del>
    </w:p>
    <w:p w14:paraId="20547984" w14:textId="7A70C69D" w:rsidR="008B0511" w:rsidDel="0006198A" w:rsidRDefault="008B0511">
      <w:pPr>
        <w:pStyle w:val="Textoindependiente"/>
        <w:spacing w:before="113"/>
        <w:rPr>
          <w:del w:id="218" w:author="Camila Persichini" w:date="2026-02-03T16:17:00Z" w16du:dateUtc="2026-02-03T19:17:00Z"/>
          <w:rFonts w:ascii="Arial"/>
          <w:b/>
        </w:rPr>
      </w:pPr>
    </w:p>
    <w:p w14:paraId="2A18AC80" w14:textId="04BBCE93" w:rsidR="00812377" w:rsidRPr="00812377" w:rsidDel="0006198A" w:rsidRDefault="00812377" w:rsidP="00A81C84">
      <w:pPr>
        <w:pStyle w:val="Textoindependiente"/>
        <w:spacing w:line="360" w:lineRule="auto"/>
        <w:ind w:firstLine="568"/>
        <w:jc w:val="both"/>
        <w:rPr>
          <w:del w:id="219" w:author="Camila Persichini" w:date="2026-02-03T16:17:00Z" w16du:dateUtc="2026-02-03T19:17:00Z"/>
          <w:lang w:val="es-AR"/>
        </w:rPr>
      </w:pPr>
      <w:del w:id="220" w:author="Camila Persichini" w:date="2026-02-03T16:17:00Z" w16du:dateUtc="2026-02-03T19:17:00Z">
        <w:r w:rsidRPr="00812377" w:rsidDel="0006198A">
          <w:rPr>
            <w:lang w:val="es-AR"/>
          </w:rPr>
          <w:delText xml:space="preserve">De conformidad con las constancias que obran en el legajo administrativo del siniestro y </w:delText>
        </w:r>
        <w:r w:rsidRPr="00812377" w:rsidDel="0006198A">
          <w:rPr>
            <w:b/>
            <w:bCs/>
            <w:lang w:val="es-AR"/>
          </w:rPr>
          <w:delText>sin que ello importe reconocimiento alguno de los hechos invocados por la actora</w:delText>
        </w:r>
        <w:r w:rsidRPr="00812377" w:rsidDel="0006198A">
          <w:rPr>
            <w:lang w:val="es-AR"/>
          </w:rPr>
          <w:delText>, corresponde exponer la realidad fáctica que surge de la denuncia oportunamente formulada.</w:delText>
        </w:r>
      </w:del>
    </w:p>
    <w:p w14:paraId="0F9E7C8D" w14:textId="7ADB3138" w:rsidR="00812377" w:rsidRPr="00812377" w:rsidDel="0006198A" w:rsidRDefault="00812377" w:rsidP="00812377">
      <w:pPr>
        <w:pStyle w:val="Textoindependiente"/>
        <w:spacing w:line="360" w:lineRule="auto"/>
        <w:jc w:val="both"/>
        <w:rPr>
          <w:del w:id="221" w:author="Camila Persichini" w:date="2026-02-03T16:17:00Z" w16du:dateUtc="2026-02-03T19:17:00Z"/>
          <w:lang w:val="es-AR"/>
        </w:rPr>
      </w:pPr>
      <w:del w:id="222" w:author="Camila Persichini" w:date="2026-02-03T16:17:00Z" w16du:dateUtc="2026-02-03T19:17:00Z">
        <w:r w:rsidRPr="00812377" w:rsidDel="0006198A">
          <w:rPr>
            <w:lang w:val="es-AR"/>
          </w:rPr>
          <w:delText xml:space="preserve">El día </w:delText>
        </w:r>
        <w:r w:rsidRPr="00812377" w:rsidDel="0006198A">
          <w:rPr>
            <w:b/>
            <w:bCs/>
            <w:lang w:val="es-AR"/>
          </w:rPr>
          <w:delText>23 de octubre de 2023</w:delText>
        </w:r>
        <w:r w:rsidRPr="00812377" w:rsidDel="0006198A">
          <w:rPr>
            <w:lang w:val="es-AR"/>
          </w:rPr>
          <w:delText xml:space="preserve">, siendo aproximadamente las </w:delText>
        </w:r>
        <w:r w:rsidRPr="00812377" w:rsidDel="0006198A">
          <w:rPr>
            <w:b/>
            <w:bCs/>
            <w:lang w:val="es-AR"/>
          </w:rPr>
          <w:delText>15:15 horas</w:delText>
        </w:r>
        <w:r w:rsidRPr="00812377" w:rsidDel="0006198A">
          <w:rPr>
            <w:lang w:val="es-AR"/>
          </w:rPr>
          <w:delText xml:space="preserve">, el asegurado </w:delText>
        </w:r>
        <w:r w:rsidRPr="00812377" w:rsidDel="0006198A">
          <w:rPr>
            <w:b/>
            <w:bCs/>
            <w:lang w:val="es-AR"/>
          </w:rPr>
          <w:delText>Germán Gómez</w:delText>
        </w:r>
        <w:r w:rsidRPr="00812377" w:rsidDel="0006198A">
          <w:rPr>
            <w:lang w:val="es-AR"/>
          </w:rPr>
          <w:delText xml:space="preserve"> circulaba con su vehículo </w:delText>
        </w:r>
        <w:r w:rsidRPr="00812377" w:rsidDel="0006198A">
          <w:rPr>
            <w:b/>
            <w:bCs/>
            <w:lang w:val="es-AR"/>
          </w:rPr>
          <w:delText>Fiat Uno</w:delText>
        </w:r>
        <w:r w:rsidRPr="00812377" w:rsidDel="0006198A">
          <w:rPr>
            <w:lang w:val="es-AR"/>
          </w:rPr>
          <w:delText xml:space="preserve">, dominio </w:delText>
        </w:r>
        <w:r w:rsidRPr="00812377" w:rsidDel="0006198A">
          <w:rPr>
            <w:b/>
            <w:bCs/>
            <w:lang w:val="es-AR"/>
          </w:rPr>
          <w:delText>ENA060</w:delText>
        </w:r>
        <w:r w:rsidRPr="00812377" w:rsidDel="0006198A">
          <w:rPr>
            <w:lang w:val="es-AR"/>
          </w:rPr>
          <w:delText xml:space="preserve">, por la </w:delText>
        </w:r>
        <w:r w:rsidRPr="00812377" w:rsidDel="0006198A">
          <w:rPr>
            <w:b/>
            <w:bCs/>
            <w:lang w:val="es-AR"/>
          </w:rPr>
          <w:delText>Autopista Acceso Oeste</w:delText>
        </w:r>
        <w:r w:rsidRPr="00812377" w:rsidDel="0006198A">
          <w:rPr>
            <w:lang w:val="es-AR"/>
          </w:rPr>
          <w:delText xml:space="preserve">, en jurisdicción del conurbano bonaerense, en sentido de circulación hacia la </w:delText>
        </w:r>
        <w:r w:rsidRPr="00812377" w:rsidDel="0006198A">
          <w:rPr>
            <w:b/>
            <w:bCs/>
            <w:lang w:val="es-AR"/>
          </w:rPr>
          <w:delText>Provincia de Buenos Aires</w:delText>
        </w:r>
        <w:r w:rsidRPr="00812377" w:rsidDel="0006198A">
          <w:rPr>
            <w:lang w:val="es-AR"/>
          </w:rPr>
          <w:delText>.</w:delText>
        </w:r>
      </w:del>
    </w:p>
    <w:p w14:paraId="4E1CDCBA" w14:textId="5A020F17" w:rsidR="00812377" w:rsidRPr="00812377" w:rsidDel="0006198A" w:rsidRDefault="00812377" w:rsidP="00A81C84">
      <w:pPr>
        <w:pStyle w:val="Textoindependiente"/>
        <w:spacing w:line="360" w:lineRule="auto"/>
        <w:ind w:firstLine="720"/>
        <w:jc w:val="both"/>
        <w:rPr>
          <w:del w:id="223" w:author="Camila Persichini" w:date="2026-02-03T16:17:00Z" w16du:dateUtc="2026-02-03T19:17:00Z"/>
          <w:lang w:val="es-AR"/>
        </w:rPr>
      </w:pPr>
      <w:del w:id="224" w:author="Camila Persichini" w:date="2026-02-03T16:17:00Z" w16du:dateUtc="2026-02-03T19:17:00Z">
        <w:r w:rsidRPr="00812377" w:rsidDel="0006198A">
          <w:rPr>
            <w:lang w:val="es-AR"/>
          </w:rPr>
          <w:delText xml:space="preserve">Las condiciones climáticas al momento del hecho eran </w:delText>
        </w:r>
        <w:r w:rsidRPr="00812377" w:rsidDel="0006198A">
          <w:rPr>
            <w:b/>
            <w:bCs/>
            <w:lang w:val="es-AR"/>
          </w:rPr>
          <w:delText>adversas</w:delText>
        </w:r>
        <w:r w:rsidRPr="00812377" w:rsidDel="0006198A">
          <w:rPr>
            <w:lang w:val="es-AR"/>
          </w:rPr>
          <w:delText xml:space="preserve">, registrándose </w:delText>
        </w:r>
        <w:r w:rsidRPr="00812377" w:rsidDel="0006198A">
          <w:rPr>
            <w:b/>
            <w:bCs/>
            <w:lang w:val="es-AR"/>
          </w:rPr>
          <w:delText>lluvia intensa y acumulación de agua sobre la calzada</w:delText>
        </w:r>
        <w:r w:rsidRPr="00812377" w:rsidDel="0006198A">
          <w:rPr>
            <w:lang w:val="es-AR"/>
          </w:rPr>
          <w:delText xml:space="preserve">, circunstancia que fue expresamente consignada en la denuncia administrativa del siniestro, en la cual se dejó constancia de la presencia de un </w:delText>
        </w:r>
        <w:r w:rsidRPr="00812377" w:rsidDel="0006198A">
          <w:rPr>
            <w:b/>
            <w:bCs/>
            <w:lang w:val="es-AR"/>
          </w:rPr>
          <w:delText>importante charco de agua</w:delText>
        </w:r>
        <w:r w:rsidRPr="00812377" w:rsidDel="0006198A">
          <w:rPr>
            <w:lang w:val="es-AR"/>
          </w:rPr>
          <w:delText xml:space="preserve"> sobre la traza vial.</w:delText>
        </w:r>
      </w:del>
    </w:p>
    <w:p w14:paraId="444CAB8E" w14:textId="01CFF1D0" w:rsidR="00812377" w:rsidRPr="00812377" w:rsidDel="0006198A" w:rsidRDefault="00812377" w:rsidP="00812377">
      <w:pPr>
        <w:pStyle w:val="Textoindependiente"/>
        <w:spacing w:line="360" w:lineRule="auto"/>
        <w:jc w:val="both"/>
        <w:rPr>
          <w:del w:id="225" w:author="Camila Persichini" w:date="2026-02-03T16:17:00Z" w16du:dateUtc="2026-02-03T19:17:00Z"/>
          <w:lang w:val="es-AR"/>
        </w:rPr>
      </w:pPr>
      <w:del w:id="226" w:author="Camila Persichini" w:date="2026-02-03T16:17:00Z" w16du:dateUtc="2026-02-03T19:17:00Z">
        <w:r w:rsidRPr="00812377" w:rsidDel="0006198A">
          <w:rPr>
            <w:lang w:val="es-AR"/>
          </w:rPr>
          <w:delText xml:space="preserve">En dicho contexto, y mientras el tránsito circulaba con las dificultades propias de las condiciones meteorológicas imperantes, el vehículo asegurado experimentó una </w:delText>
        </w:r>
        <w:r w:rsidRPr="00812377" w:rsidDel="0006198A">
          <w:rPr>
            <w:b/>
            <w:bCs/>
            <w:lang w:val="es-AR"/>
          </w:rPr>
          <w:delText>pérdida de adherencia</w:delText>
        </w:r>
        <w:r w:rsidRPr="00812377" w:rsidDel="0006198A">
          <w:rPr>
            <w:lang w:val="es-AR"/>
          </w:rPr>
          <w:delText xml:space="preserve">, produciéndose un evento </w:delText>
        </w:r>
        <w:r w:rsidRPr="00812377" w:rsidDel="0006198A">
          <w:rPr>
            <w:b/>
            <w:bCs/>
            <w:lang w:val="es-AR"/>
          </w:rPr>
          <w:delText>súbito e imprevisto</w:delText>
        </w:r>
        <w:r w:rsidRPr="00812377" w:rsidDel="0006198A">
          <w:rPr>
            <w:lang w:val="es-AR"/>
          </w:rPr>
          <w:delText xml:space="preserve"> que derivó en el contacto con el rodado de la actora </w:delText>
        </w:r>
        <w:r w:rsidRPr="00812377" w:rsidDel="0006198A">
          <w:rPr>
            <w:b/>
            <w:bCs/>
            <w:lang w:val="es-AR"/>
          </w:rPr>
          <w:delText>Adriana Angélica Soria</w:delText>
        </w:r>
        <w:r w:rsidRPr="00812377" w:rsidDel="0006198A">
          <w:rPr>
            <w:lang w:val="es-AR"/>
          </w:rPr>
          <w:delText xml:space="preserve">, dominio </w:delText>
        </w:r>
        <w:r w:rsidRPr="00812377" w:rsidDel="0006198A">
          <w:rPr>
            <w:b/>
            <w:bCs/>
            <w:lang w:val="es-AR"/>
          </w:rPr>
          <w:delText>PGZ814</w:delText>
        </w:r>
        <w:r w:rsidRPr="00812377" w:rsidDel="0006198A">
          <w:rPr>
            <w:lang w:val="es-AR"/>
          </w:rPr>
          <w:delText>.</w:delText>
        </w:r>
      </w:del>
    </w:p>
    <w:p w14:paraId="4C5E3436" w14:textId="082BEC77" w:rsidR="00812377" w:rsidRPr="00812377" w:rsidDel="0006198A" w:rsidRDefault="00812377" w:rsidP="00A81C84">
      <w:pPr>
        <w:pStyle w:val="Textoindependiente"/>
        <w:spacing w:line="360" w:lineRule="auto"/>
        <w:ind w:firstLine="720"/>
        <w:jc w:val="both"/>
        <w:rPr>
          <w:del w:id="227" w:author="Camila Persichini" w:date="2026-02-03T16:17:00Z" w16du:dateUtc="2026-02-03T19:17:00Z"/>
          <w:lang w:val="es-AR"/>
        </w:rPr>
      </w:pPr>
      <w:del w:id="228" w:author="Camila Persichini" w:date="2026-02-03T16:17:00Z" w16du:dateUtc="2026-02-03T19:17:00Z">
        <w:r w:rsidRPr="00812377" w:rsidDel="0006198A">
          <w:rPr>
            <w:lang w:val="es-AR"/>
          </w:rPr>
          <w:delText xml:space="preserve">No existió, tal como pretende la actora en su demanda, una maniobra deliberada, antirreglamentaria o imprudente por parte del asegurado, ni se ha acreditado que el hecho haya ocurrido en los términos en que se lo describe en el escrito de inicio. Por el contrario, la dinámica del suceso se vio claramente influenciada por </w:delText>
        </w:r>
        <w:r w:rsidRPr="00812377" w:rsidDel="0006198A">
          <w:rPr>
            <w:b/>
            <w:bCs/>
            <w:lang w:val="es-AR"/>
          </w:rPr>
          <w:delText xml:space="preserve">factores externos ajenos al riesgo propio de </w:delText>
        </w:r>
        <w:r w:rsidRPr="00812377" w:rsidDel="0006198A">
          <w:rPr>
            <w:b/>
            <w:bCs/>
            <w:lang w:val="es-AR"/>
          </w:rPr>
          <w:lastRenderedPageBreak/>
          <w:delText>la circulación</w:delText>
        </w:r>
        <w:r w:rsidRPr="00812377" w:rsidDel="0006198A">
          <w:rPr>
            <w:lang w:val="es-AR"/>
          </w:rPr>
          <w:delText xml:space="preserve">, tales como el </w:delText>
        </w:r>
        <w:r w:rsidRPr="00812377" w:rsidDel="0006198A">
          <w:rPr>
            <w:b/>
            <w:bCs/>
            <w:lang w:val="es-AR"/>
          </w:rPr>
          <w:delText>estado de la calzada</w:delText>
        </w:r>
        <w:r w:rsidRPr="00812377" w:rsidDel="0006198A">
          <w:rPr>
            <w:lang w:val="es-AR"/>
          </w:rPr>
          <w:delText xml:space="preserve">, la </w:delText>
        </w:r>
        <w:r w:rsidRPr="00812377" w:rsidDel="0006198A">
          <w:rPr>
            <w:b/>
            <w:bCs/>
            <w:lang w:val="es-AR"/>
          </w:rPr>
          <w:delText>acumulación de agua</w:delText>
        </w:r>
        <w:r w:rsidRPr="00812377" w:rsidDel="0006198A">
          <w:rPr>
            <w:lang w:val="es-AR"/>
          </w:rPr>
          <w:delText xml:space="preserve"> y la consiguiente </w:delText>
        </w:r>
        <w:r w:rsidRPr="00812377" w:rsidDel="0006198A">
          <w:rPr>
            <w:b/>
            <w:bCs/>
            <w:lang w:val="es-AR"/>
          </w:rPr>
          <w:delText>pérdida de adherencia</w:delText>
        </w:r>
        <w:r w:rsidRPr="00812377" w:rsidDel="0006198A">
          <w:rPr>
            <w:lang w:val="es-AR"/>
          </w:rPr>
          <w:delText>.</w:delText>
        </w:r>
      </w:del>
    </w:p>
    <w:p w14:paraId="5505DC59" w14:textId="47FD0BA1" w:rsidR="00812377" w:rsidRPr="00812377" w:rsidDel="0006198A" w:rsidRDefault="00812377" w:rsidP="00A81C84">
      <w:pPr>
        <w:pStyle w:val="Textoindependiente"/>
        <w:spacing w:line="360" w:lineRule="auto"/>
        <w:ind w:firstLine="720"/>
        <w:jc w:val="both"/>
        <w:rPr>
          <w:del w:id="229" w:author="Camila Persichini" w:date="2026-02-03T16:17:00Z" w16du:dateUtc="2026-02-03T19:17:00Z"/>
          <w:lang w:val="es-AR"/>
        </w:rPr>
      </w:pPr>
      <w:del w:id="230" w:author="Camila Persichini" w:date="2026-02-03T16:17:00Z" w16du:dateUtc="2026-02-03T19:17:00Z">
        <w:r w:rsidRPr="00812377" w:rsidDel="0006198A">
          <w:rPr>
            <w:lang w:val="es-AR"/>
          </w:rPr>
          <w:delText xml:space="preserve">Cabe destacar que </w:delText>
        </w:r>
        <w:r w:rsidRPr="00812377" w:rsidDel="0006198A">
          <w:rPr>
            <w:b/>
            <w:bCs/>
            <w:lang w:val="es-AR"/>
          </w:rPr>
          <w:delText>no intervino autoridad policial ni vial</w:delText>
        </w:r>
        <w:r w:rsidRPr="00812377" w:rsidDel="0006198A">
          <w:rPr>
            <w:lang w:val="es-AR"/>
          </w:rPr>
          <w:delText xml:space="preserve"> en el lugar del hecho, </w:delText>
        </w:r>
        <w:r w:rsidRPr="00812377" w:rsidDel="0006198A">
          <w:rPr>
            <w:b/>
            <w:bCs/>
            <w:lang w:val="es-AR"/>
          </w:rPr>
          <w:delText>no se labró acta alguna ni se confeccionó croquis oficial</w:delText>
        </w:r>
        <w:r w:rsidRPr="00812377" w:rsidDel="0006198A">
          <w:rPr>
            <w:lang w:val="es-AR"/>
          </w:rPr>
          <w:delText xml:space="preserve"> que permita determinar con precisión la mecánica del accidente, las trayectorias de los vehículos, el punto de impacto o la velocidad de circulación de cada uno de ellos.</w:delText>
        </w:r>
      </w:del>
    </w:p>
    <w:p w14:paraId="5CE32F47" w14:textId="14333487" w:rsidR="00812377" w:rsidRPr="00812377" w:rsidDel="0006198A" w:rsidRDefault="00812377" w:rsidP="00A81C84">
      <w:pPr>
        <w:pStyle w:val="Textoindependiente"/>
        <w:spacing w:line="360" w:lineRule="auto"/>
        <w:ind w:firstLine="720"/>
        <w:jc w:val="both"/>
        <w:rPr>
          <w:del w:id="231" w:author="Camila Persichini" w:date="2026-02-03T16:17:00Z" w16du:dateUtc="2026-02-03T19:17:00Z"/>
          <w:lang w:val="es-AR"/>
        </w:rPr>
      </w:pPr>
      <w:del w:id="232" w:author="Camila Persichini" w:date="2026-02-03T16:17:00Z" w16du:dateUtc="2026-02-03T19:17:00Z">
        <w:r w:rsidRPr="00812377" w:rsidDel="0006198A">
          <w:rPr>
            <w:lang w:val="es-AR"/>
          </w:rPr>
          <w:delText xml:space="preserve">En tales condiciones, resulta evidente que la versión sostenida por la actora constituye una </w:delText>
        </w:r>
        <w:r w:rsidRPr="00812377" w:rsidDel="0006198A">
          <w:rPr>
            <w:b/>
            <w:bCs/>
            <w:lang w:val="es-AR"/>
          </w:rPr>
          <w:delText>reconstrucción unilateral</w:delText>
        </w:r>
        <w:r w:rsidRPr="00812377" w:rsidDel="0006198A">
          <w:rPr>
            <w:lang w:val="es-AR"/>
          </w:rPr>
          <w:delText xml:space="preserve">, no corroborada por prueba objetiva alguna, y que omite considerar la incidencia causal determinante de las </w:delText>
        </w:r>
        <w:r w:rsidRPr="00812377" w:rsidDel="0006198A">
          <w:rPr>
            <w:b/>
            <w:bCs/>
            <w:lang w:val="es-AR"/>
          </w:rPr>
          <w:delText>condiciones climáticas</w:delText>
        </w:r>
        <w:r w:rsidRPr="00812377" w:rsidDel="0006198A">
          <w:rPr>
            <w:lang w:val="es-AR"/>
          </w:rPr>
          <w:delText xml:space="preserve"> y del </w:delText>
        </w:r>
        <w:r w:rsidRPr="00812377" w:rsidDel="0006198A">
          <w:rPr>
            <w:b/>
            <w:bCs/>
            <w:lang w:val="es-AR"/>
          </w:rPr>
          <w:delText>estado de la calzada</w:delText>
        </w:r>
        <w:r w:rsidRPr="00812377" w:rsidDel="0006198A">
          <w:rPr>
            <w:lang w:val="es-AR"/>
          </w:rPr>
          <w:delText xml:space="preserve">, extremos que deberán ser debidamente analizados a través de la correspondiente </w:delText>
        </w:r>
        <w:r w:rsidRPr="00812377" w:rsidDel="0006198A">
          <w:rPr>
            <w:b/>
            <w:bCs/>
            <w:lang w:val="es-AR"/>
          </w:rPr>
          <w:delText>prueba pericial mecánica/accidentológica</w:delText>
        </w:r>
        <w:r w:rsidRPr="00812377" w:rsidDel="0006198A">
          <w:rPr>
            <w:lang w:val="es-AR"/>
          </w:rPr>
          <w:delText>.</w:delText>
        </w:r>
      </w:del>
    </w:p>
    <w:p w14:paraId="129994AE" w14:textId="65A835B5" w:rsidR="00812377" w:rsidRPr="00812377" w:rsidDel="0006198A" w:rsidRDefault="00812377" w:rsidP="00812377">
      <w:pPr>
        <w:pStyle w:val="Textoindependiente"/>
        <w:spacing w:line="360" w:lineRule="auto"/>
        <w:jc w:val="both"/>
        <w:rPr>
          <w:del w:id="233" w:author="Camila Persichini" w:date="2026-02-03T16:17:00Z" w16du:dateUtc="2026-02-03T19:17:00Z"/>
          <w:lang w:val="es-AR"/>
        </w:rPr>
      </w:pPr>
      <w:del w:id="234" w:author="Camila Persichini" w:date="2026-02-03T16:17:00Z" w16du:dateUtc="2026-02-03T19:17:00Z">
        <w:r w:rsidRPr="00812377" w:rsidDel="0006198A">
          <w:rPr>
            <w:lang w:val="es-AR"/>
          </w:rPr>
          <w:delText xml:space="preserve">Por todo ello, la atribución automática y exclusiva de responsabilidad que se intenta endilgar al asegurado </w:delText>
        </w:r>
        <w:r w:rsidRPr="00812377" w:rsidDel="0006198A">
          <w:rPr>
            <w:b/>
            <w:bCs/>
            <w:lang w:val="es-AR"/>
          </w:rPr>
          <w:delText>carece de sustento fáctico y jurídico</w:delText>
        </w:r>
        <w:r w:rsidRPr="00812377" w:rsidDel="0006198A">
          <w:rPr>
            <w:lang w:val="es-AR"/>
          </w:rPr>
          <w:delText>, debiendo rechazarse la pretensión deducida.</w:delText>
        </w:r>
      </w:del>
    </w:p>
    <w:p w14:paraId="28E9A18B" w14:textId="164E43EE" w:rsidR="00812377" w:rsidRPr="00812377" w:rsidDel="0006198A" w:rsidRDefault="00812377" w:rsidP="00DE7DF1">
      <w:pPr>
        <w:pStyle w:val="Textoindependiente"/>
        <w:spacing w:line="360" w:lineRule="auto"/>
        <w:ind w:firstLine="720"/>
        <w:jc w:val="both"/>
        <w:rPr>
          <w:del w:id="235" w:author="Camila Persichini" w:date="2026-02-03T16:17:00Z" w16du:dateUtc="2026-02-03T19:17:00Z"/>
          <w:lang w:val="es-AR"/>
        </w:rPr>
      </w:pPr>
      <w:del w:id="236" w:author="Camila Persichini" w:date="2026-02-03T16:17:00Z" w16du:dateUtc="2026-02-03T19:17:00Z">
        <w:r w:rsidRPr="00812377" w:rsidDel="0006198A">
          <w:rPr>
            <w:lang w:val="es-AR"/>
          </w:rPr>
          <w:delText xml:space="preserve">Ahora bien, sin perjuicio de lo expuesto, cabe señalar que al transitar por el tramo referido de la </w:delText>
        </w:r>
        <w:r w:rsidRPr="00812377" w:rsidDel="0006198A">
          <w:rPr>
            <w:b/>
            <w:bCs/>
            <w:lang w:val="es-AR"/>
          </w:rPr>
          <w:delText>Autopista Acceso Oeste</w:delText>
        </w:r>
        <w:r w:rsidRPr="00812377" w:rsidDel="0006198A">
          <w:rPr>
            <w:lang w:val="es-AR"/>
          </w:rPr>
          <w:delText xml:space="preserve">, el vehículo del Sr. Gómez se encontró de manera </w:delText>
        </w:r>
        <w:r w:rsidRPr="00812377" w:rsidDel="0006198A">
          <w:rPr>
            <w:b/>
            <w:bCs/>
            <w:lang w:val="es-AR"/>
          </w:rPr>
          <w:delText>súbita</w:delText>
        </w:r>
        <w:r w:rsidRPr="00812377" w:rsidDel="0006198A">
          <w:rPr>
            <w:lang w:val="es-AR"/>
          </w:rPr>
          <w:delText xml:space="preserve"> con una </w:delText>
        </w:r>
        <w:r w:rsidRPr="00812377" w:rsidDel="0006198A">
          <w:rPr>
            <w:b/>
            <w:bCs/>
            <w:lang w:val="es-AR"/>
          </w:rPr>
          <w:delText>significativa acumulación de agua sobre la cinta asfáltica</w:delText>
        </w:r>
        <w:r w:rsidRPr="00812377" w:rsidDel="0006198A">
          <w:rPr>
            <w:lang w:val="es-AR"/>
          </w:rPr>
          <w:delText xml:space="preserve">, circunstancia que fue expresamente consignada en la denuncia administrativa del siniestro. Dicha acumulación hídrica, configurada como un verdadero </w:delText>
        </w:r>
        <w:r w:rsidRPr="00812377" w:rsidDel="0006198A">
          <w:rPr>
            <w:b/>
            <w:bCs/>
            <w:lang w:val="es-AR"/>
          </w:rPr>
          <w:delText>espejo de agua</w:delText>
        </w:r>
        <w:r w:rsidRPr="00812377" w:rsidDel="0006198A">
          <w:rPr>
            <w:lang w:val="es-AR"/>
          </w:rPr>
          <w:delText xml:space="preserve">, constituye un </w:delText>
        </w:r>
        <w:r w:rsidRPr="00812377" w:rsidDel="0006198A">
          <w:rPr>
            <w:b/>
            <w:bCs/>
            <w:lang w:val="es-AR"/>
          </w:rPr>
          <w:delText>factor externo relevante</w:delText>
        </w:r>
        <w:r w:rsidRPr="00812377" w:rsidDel="0006198A">
          <w:rPr>
            <w:lang w:val="es-AR"/>
          </w:rPr>
          <w:delText xml:space="preserve"> cuya incidencia causal no puede ser soslayada en el análisis del caso.</w:delText>
        </w:r>
      </w:del>
    </w:p>
    <w:p w14:paraId="795F6BA0" w14:textId="3A30D8C7" w:rsidR="00DE7DF1" w:rsidRPr="00471E90" w:rsidDel="0006198A" w:rsidRDefault="00DE7DF1" w:rsidP="00DE7DF1">
      <w:pPr>
        <w:widowControl/>
        <w:autoSpaceDE/>
        <w:autoSpaceDN/>
        <w:spacing w:after="160" w:line="360" w:lineRule="auto"/>
        <w:jc w:val="both"/>
        <w:rPr>
          <w:del w:id="237" w:author="Camila Persichini" w:date="2026-02-03T16:17:00Z" w16du:dateUtc="2026-02-03T19:17:00Z"/>
        </w:rPr>
      </w:pPr>
      <w:del w:id="238" w:author="Camila Persichini" w:date="2026-02-03T16:17:00Z" w16du:dateUtc="2026-02-03T19:17:00Z">
        <w:r w:rsidRPr="00471E90" w:rsidDel="0006198A">
          <w:delText>Al ingresar en dicha zona anegada, el rodado perdió adherencia con la calzada,</w:delText>
        </w:r>
        <w:r w:rsidDel="0006198A">
          <w:delText xml:space="preserve"> </w:delText>
        </w:r>
        <w:r w:rsidRPr="00471E90" w:rsidDel="0006198A">
          <w:delText xml:space="preserve">produciéndose una </w:delText>
        </w:r>
        <w:r w:rsidRPr="00471E90" w:rsidDel="0006198A">
          <w:rPr>
            <w:b/>
            <w:bCs/>
          </w:rPr>
          <w:delText>pérdida momentánea de control involuntaria</w:delText>
        </w:r>
        <w:r w:rsidRPr="00471E90" w:rsidDel="0006198A">
          <w:delText>, fenómeno físico</w:delText>
        </w:r>
        <w:r w:rsidR="00DE5BDC" w:rsidDel="0006198A">
          <w:delText xml:space="preserve"> </w:delText>
        </w:r>
        <w:r w:rsidRPr="00471E90" w:rsidDel="0006198A">
          <w:delText xml:space="preserve">conocido como </w:delText>
        </w:r>
        <w:r w:rsidRPr="00471E90" w:rsidDel="0006198A">
          <w:rPr>
            <w:i/>
            <w:iCs/>
          </w:rPr>
          <w:delText>aquaplaning</w:delText>
        </w:r>
        <w:r w:rsidRPr="00471E90" w:rsidDel="0006198A">
          <w:delText xml:space="preserve"> o </w:delText>
        </w:r>
        <w:r w:rsidRPr="00471E90" w:rsidDel="0006198A">
          <w:rPr>
            <w:i/>
            <w:iCs/>
          </w:rPr>
          <w:delText>hidroplaneo</w:delText>
        </w:r>
        <w:r w:rsidRPr="00471E90" w:rsidDel="0006198A">
          <w:delText xml:space="preserve">, que se presenta cuando el neumático deja de tener contacto efectivo con el pavimento debido a la presencia excesiva de agua. En ese contexto, </w:delText>
        </w:r>
        <w:r w:rsidR="00DE5BDC" w:rsidDel="0006198A">
          <w:delText xml:space="preserve">cualquier desplazamiento del vehículo resultó ajeno a una maniobra deliberada, negligente o </w:delText>
        </w:r>
        <w:r w:rsidRPr="00471E90" w:rsidDel="0006198A">
          <w:rPr>
            <w:b/>
            <w:bCs/>
          </w:rPr>
          <w:delText>antirreglamentaria</w:delText>
        </w:r>
        <w:r w:rsidRPr="00471E90" w:rsidDel="0006198A">
          <w:delText xml:space="preserve"> del conductor asegurado, tratándose de un suceso condicionado por </w:delText>
        </w:r>
        <w:r w:rsidRPr="00471E90" w:rsidDel="0006198A">
          <w:rPr>
            <w:b/>
            <w:bCs/>
          </w:rPr>
          <w:delText>circunstancias exógenas a su voluntad</w:delText>
        </w:r>
        <w:r w:rsidRPr="00471E90" w:rsidDel="0006198A">
          <w:delText>.</w:delText>
        </w:r>
      </w:del>
    </w:p>
    <w:p w14:paraId="2BCA89B7" w14:textId="72758FA6" w:rsidR="00812377" w:rsidRPr="00DE5BDC" w:rsidDel="0006198A" w:rsidRDefault="00DE7DF1" w:rsidP="00DE5BDC">
      <w:pPr>
        <w:spacing w:line="360" w:lineRule="auto"/>
        <w:ind w:firstLine="568"/>
        <w:jc w:val="both"/>
        <w:rPr>
          <w:del w:id="239" w:author="Camila Persichini" w:date="2026-02-03T16:17:00Z" w16du:dateUtc="2026-02-03T19:17:00Z"/>
        </w:rPr>
      </w:pPr>
      <w:del w:id="240" w:author="Camila Persichini" w:date="2026-02-03T16:17:00Z" w16du:dateUtc="2026-02-03T19:17:00Z">
        <w:r w:rsidRPr="00471E90" w:rsidDel="0006198A">
          <w:delText xml:space="preserve">La presencia de una acumulación hídrica de tal magnitud en una vía de circulación rápida y concesionada </w:delText>
        </w:r>
        <w:r w:rsidRPr="00471E90" w:rsidDel="0006198A">
          <w:rPr>
            <w:b/>
            <w:bCs/>
          </w:rPr>
          <w:delText>configura objetivamente una deficiencia en el servicio de seguridad vial</w:delText>
        </w:r>
        <w:r w:rsidRPr="00471E90" w:rsidDel="0006198A">
          <w:delText>, desde que una autopista de estas características debe garantizar condiciones</w:delText>
        </w:r>
        <w:r w:rsidR="00DE5BDC" w:rsidDel="0006198A">
          <w:delText xml:space="preserve"> </w:delText>
        </w:r>
        <w:r w:rsidR="00A81C84" w:rsidRPr="00A81C84" w:rsidDel="0006198A">
          <w:delText xml:space="preserve">razonables de escurrimiento y drenaje que eviten la formación de espejos de agua capaces de tornar ingobernables a los vehículos que transitan por ella. Dicha situación excede el riesgo normal de la circulación y constituye un </w:delText>
        </w:r>
        <w:r w:rsidR="00A81C84" w:rsidRPr="00A81C84" w:rsidDel="0006198A">
          <w:rPr>
            <w:b/>
            <w:bCs/>
          </w:rPr>
          <w:delText>factor externo relevante y anómalo</w:delText>
        </w:r>
        <w:r w:rsidR="00A81C84" w:rsidRPr="00A81C84" w:rsidDel="0006198A">
          <w:delText>, cuya incidencia causal en el siniestro no puede ser soslayada y deberá ser debidamente ponderada a la luz de la prueba pericial, sin que pueda atribuirse en forma automática la responsabilidad al conductor asegurado</w:delText>
        </w:r>
        <w:r w:rsidR="00812377" w:rsidRPr="00812377" w:rsidDel="0006198A">
          <w:rPr>
            <w:lang w:val="es-AR"/>
          </w:rPr>
          <w:delText>.</w:delText>
        </w:r>
      </w:del>
    </w:p>
    <w:p w14:paraId="1411FEE2" w14:textId="77F5FD1C" w:rsidR="00812377" w:rsidRPr="00812377" w:rsidDel="0006198A" w:rsidRDefault="00812377" w:rsidP="00A81C84">
      <w:pPr>
        <w:pStyle w:val="Textoindependiente"/>
        <w:spacing w:line="360" w:lineRule="auto"/>
        <w:ind w:firstLine="568"/>
        <w:jc w:val="both"/>
        <w:rPr>
          <w:del w:id="241" w:author="Camila Persichini" w:date="2026-02-03T16:17:00Z" w16du:dateUtc="2026-02-03T19:17:00Z"/>
          <w:lang w:val="es-AR"/>
        </w:rPr>
      </w:pPr>
      <w:del w:id="242" w:author="Camila Persichini" w:date="2026-02-03T16:17:00Z" w16du:dateUtc="2026-02-03T19:17:00Z">
        <w:r w:rsidRPr="00812377" w:rsidDel="0006198A">
          <w:rPr>
            <w:lang w:val="es-AR"/>
          </w:rPr>
          <w:delText xml:space="preserve">En tales condiciones, corresponde concluir que la atribución automática y exclusiva de responsabilidad que pretende la actora </w:delText>
        </w:r>
        <w:r w:rsidRPr="00812377" w:rsidDel="0006198A">
          <w:rPr>
            <w:b/>
            <w:bCs/>
            <w:lang w:val="es-AR"/>
          </w:rPr>
          <w:delText>carece de sustento</w:delText>
        </w:r>
        <w:r w:rsidRPr="00812377" w:rsidDel="0006198A">
          <w:rPr>
            <w:lang w:val="es-AR"/>
          </w:rPr>
          <w:delText xml:space="preserve">, desde que no se ha acreditado </w:delText>
        </w:r>
        <w:r w:rsidRPr="00812377" w:rsidDel="0006198A">
          <w:rPr>
            <w:lang w:val="es-AR"/>
          </w:rPr>
          <w:lastRenderedPageBreak/>
          <w:delText xml:space="preserve">que el daño reclamado sea consecuencia adecuada y directa del riesgo propio de la circulación vehicular, quedando pendiente de demostración —a través de la correspondiente </w:delText>
        </w:r>
        <w:r w:rsidRPr="00812377" w:rsidDel="0006198A">
          <w:rPr>
            <w:b/>
            <w:bCs/>
            <w:lang w:val="es-AR"/>
          </w:rPr>
          <w:delText>prueba pericial mecánica/accidentológica</w:delText>
        </w:r>
        <w:r w:rsidRPr="00812377" w:rsidDel="0006198A">
          <w:rPr>
            <w:lang w:val="es-AR"/>
          </w:rPr>
          <w:delText xml:space="preserve">— la efectiva incidencia causal de las condiciones climáticas, del estado de la calzada y de eventuales </w:delText>
        </w:r>
        <w:r w:rsidRPr="00812377" w:rsidDel="0006198A">
          <w:rPr>
            <w:b/>
            <w:bCs/>
            <w:lang w:val="es-AR"/>
          </w:rPr>
          <w:delText>concausas</w:delText>
        </w:r>
        <w:r w:rsidRPr="00812377" w:rsidDel="0006198A">
          <w:rPr>
            <w:lang w:val="es-AR"/>
          </w:rPr>
          <w:delText xml:space="preserve"> que pudieran haber interrumpido o, cuanto menos, </w:delText>
        </w:r>
        <w:r w:rsidRPr="00812377" w:rsidDel="0006198A">
          <w:rPr>
            <w:b/>
            <w:bCs/>
            <w:lang w:val="es-AR"/>
          </w:rPr>
          <w:delText>morigerado el nexo causal</w:delText>
        </w:r>
        <w:r w:rsidRPr="00812377" w:rsidDel="0006198A">
          <w:rPr>
            <w:lang w:val="es-AR"/>
          </w:rPr>
          <w:delText xml:space="preserve"> invocado.</w:delText>
        </w:r>
      </w:del>
    </w:p>
    <w:p w14:paraId="1DCAD44E" w14:textId="32FC1D79" w:rsidR="008B0511" w:rsidDel="0006198A" w:rsidRDefault="008B0511">
      <w:pPr>
        <w:pStyle w:val="Textoindependiente"/>
        <w:rPr>
          <w:del w:id="243" w:author="Camila Persichini" w:date="2026-02-03T16:17:00Z" w16du:dateUtc="2026-02-03T19:17:00Z"/>
        </w:rPr>
      </w:pPr>
    </w:p>
    <w:p w14:paraId="65105399" w14:textId="0D038001" w:rsidR="008B0511" w:rsidDel="0006198A" w:rsidRDefault="008B0511">
      <w:pPr>
        <w:pStyle w:val="Textoindependiente"/>
        <w:spacing w:before="98"/>
        <w:rPr>
          <w:del w:id="244" w:author="Camila Persichini" w:date="2026-02-03T16:17:00Z" w16du:dateUtc="2026-02-03T19:17:00Z"/>
        </w:rPr>
      </w:pPr>
    </w:p>
    <w:p w14:paraId="3E63F8B0" w14:textId="21EBF5A2" w:rsidR="008B0511" w:rsidDel="0006198A" w:rsidRDefault="00DE5BDC">
      <w:pPr>
        <w:pStyle w:val="Ttulo1"/>
        <w:spacing w:before="1"/>
        <w:ind w:left="568"/>
        <w:rPr>
          <w:del w:id="245" w:author="Camila Persichini" w:date="2026-02-03T16:17:00Z" w16du:dateUtc="2026-02-03T19:17:00Z"/>
          <w:u w:val="none"/>
        </w:rPr>
      </w:pPr>
      <w:del w:id="246" w:author="Camila Persichini" w:date="2026-02-03T16:17:00Z" w16du:dateUtc="2026-02-03T19:17:00Z">
        <w:r w:rsidDel="0006198A">
          <w:rPr>
            <w:u w:val="none"/>
          </w:rPr>
          <w:delText>C.</w:delText>
        </w:r>
        <w:r w:rsidDel="0006198A">
          <w:rPr>
            <w:spacing w:val="63"/>
            <w:u w:val="none"/>
          </w:rPr>
          <w:delText xml:space="preserve"> </w:delText>
        </w:r>
        <w:r w:rsidDel="0006198A">
          <w:rPr>
            <w:spacing w:val="-2"/>
            <w:u w:val="none"/>
          </w:rPr>
          <w:delText>DERECHO</w:delText>
        </w:r>
      </w:del>
    </w:p>
    <w:p w14:paraId="1C484531" w14:textId="743AFBD9" w:rsidR="008B0511" w:rsidDel="0006198A" w:rsidRDefault="008B0511">
      <w:pPr>
        <w:pStyle w:val="Textoindependiente"/>
        <w:spacing w:before="113"/>
        <w:rPr>
          <w:del w:id="247" w:author="Camila Persichini" w:date="2026-02-03T16:17:00Z" w16du:dateUtc="2026-02-03T19:17:00Z"/>
          <w:rFonts w:ascii="Arial"/>
          <w:b/>
        </w:rPr>
      </w:pPr>
    </w:p>
    <w:p w14:paraId="1B9326B2" w14:textId="7CA7E73E" w:rsidR="008B0511" w:rsidDel="0006198A" w:rsidRDefault="001C3BC6">
      <w:pPr>
        <w:pStyle w:val="Textoindependiente"/>
        <w:spacing w:before="1" w:line="360" w:lineRule="auto"/>
        <w:ind w:left="568" w:firstLine="720"/>
        <w:rPr>
          <w:del w:id="248" w:author="Camila Persichini" w:date="2026-02-03T16:17:00Z" w16du:dateUtc="2026-02-03T19:17:00Z"/>
        </w:rPr>
      </w:pPr>
      <w:del w:id="249" w:author="Camila Persichini" w:date="2026-02-03T16:17:00Z" w16du:dateUtc="2026-02-03T19:17:00Z">
        <w:r w:rsidDel="0006198A">
          <w:delText>Tratándose de un accidente de tránsito, aun cuando la parte actora invoque la aplicación</w:delText>
        </w:r>
        <w:r w:rsidDel="0006198A">
          <w:rPr>
            <w:spacing w:val="-4"/>
          </w:rPr>
          <w:delText xml:space="preserve"> </w:delText>
        </w:r>
        <w:r w:rsidDel="0006198A">
          <w:delText>del</w:delText>
        </w:r>
        <w:r w:rsidDel="0006198A">
          <w:rPr>
            <w:spacing w:val="-4"/>
          </w:rPr>
          <w:delText xml:space="preserve"> </w:delText>
        </w:r>
        <w:r w:rsidDel="0006198A">
          <w:delText>régimen</w:delText>
        </w:r>
        <w:r w:rsidDel="0006198A">
          <w:rPr>
            <w:spacing w:val="-4"/>
          </w:rPr>
          <w:delText xml:space="preserve"> </w:delText>
        </w:r>
        <w:r w:rsidDel="0006198A">
          <w:delText>de</w:delText>
        </w:r>
        <w:r w:rsidDel="0006198A">
          <w:rPr>
            <w:spacing w:val="-4"/>
          </w:rPr>
          <w:delText xml:space="preserve"> </w:delText>
        </w:r>
        <w:r w:rsidDel="0006198A">
          <w:delText>responsabilidad</w:delText>
        </w:r>
        <w:r w:rsidDel="0006198A">
          <w:rPr>
            <w:spacing w:val="-4"/>
          </w:rPr>
          <w:delText xml:space="preserve"> </w:delText>
        </w:r>
        <w:r w:rsidDel="0006198A">
          <w:delText>objetiva</w:delText>
        </w:r>
        <w:r w:rsidDel="0006198A">
          <w:rPr>
            <w:spacing w:val="-4"/>
          </w:rPr>
          <w:delText xml:space="preserve"> </w:delText>
        </w:r>
        <w:r w:rsidDel="0006198A">
          <w:delText>derivado</w:delText>
        </w:r>
        <w:r w:rsidDel="0006198A">
          <w:rPr>
            <w:spacing w:val="-4"/>
          </w:rPr>
          <w:delText xml:space="preserve"> </w:delText>
        </w:r>
        <w:r w:rsidDel="0006198A">
          <w:delText>de</w:delText>
        </w:r>
        <w:r w:rsidDel="0006198A">
          <w:rPr>
            <w:spacing w:val="-5"/>
          </w:rPr>
          <w:delText xml:space="preserve"> </w:delText>
        </w:r>
        <w:r w:rsidDel="0006198A">
          <w:delText>la</w:delText>
        </w:r>
        <w:r w:rsidDel="0006198A">
          <w:rPr>
            <w:spacing w:val="-4"/>
          </w:rPr>
          <w:delText xml:space="preserve"> </w:delText>
        </w:r>
        <w:r w:rsidDel="0006198A">
          <w:delText>circulación</w:delText>
        </w:r>
        <w:r w:rsidDel="0006198A">
          <w:rPr>
            <w:spacing w:val="-4"/>
          </w:rPr>
          <w:delText xml:space="preserve"> </w:delText>
        </w:r>
        <w:r w:rsidDel="0006198A">
          <w:delText xml:space="preserve">vehicular (arts. 1757, 1758 y 1769 del Código Civil y Comercial de la Nación), corresponde recordar que ello </w:delText>
        </w:r>
        <w:r w:rsidDel="0006198A">
          <w:rPr>
            <w:rFonts w:ascii="Arial" w:hAnsi="Arial"/>
            <w:b/>
          </w:rPr>
          <w:delText xml:space="preserve">no exime </w:delText>
        </w:r>
        <w:r w:rsidDel="0006198A">
          <w:delText>a quien reclama de acreditar los presupuestos fácticos indispensables para la procedencia de su pretensión, a saber:</w:delText>
        </w:r>
      </w:del>
    </w:p>
    <w:p w14:paraId="77402F7C" w14:textId="19FDF7D0" w:rsidR="008B0511" w:rsidDel="0006198A" w:rsidRDefault="001C3BC6">
      <w:pPr>
        <w:pStyle w:val="Prrafodelista"/>
        <w:numPr>
          <w:ilvl w:val="0"/>
          <w:numId w:val="1"/>
        </w:numPr>
        <w:tabs>
          <w:tab w:val="left" w:pos="826"/>
        </w:tabs>
        <w:spacing w:before="1"/>
        <w:ind w:left="826" w:hanging="258"/>
        <w:rPr>
          <w:del w:id="250" w:author="Camila Persichini" w:date="2026-02-03T16:17:00Z" w16du:dateUtc="2026-02-03T19:17:00Z"/>
        </w:rPr>
      </w:pPr>
      <w:del w:id="251" w:author="Camila Persichini" w:date="2026-02-03T16:17:00Z" w16du:dateUtc="2026-02-03T19:17:00Z">
        <w:r w:rsidDel="0006198A">
          <w:delText>la</w:delText>
        </w:r>
        <w:r w:rsidDel="0006198A">
          <w:rPr>
            <w:spacing w:val="-6"/>
          </w:rPr>
          <w:delText xml:space="preserve"> </w:delText>
        </w:r>
        <w:r w:rsidDel="0006198A">
          <w:delText>ocurrencia</w:delText>
        </w:r>
        <w:r w:rsidDel="0006198A">
          <w:rPr>
            <w:spacing w:val="-5"/>
          </w:rPr>
          <w:delText xml:space="preserve"> </w:delText>
        </w:r>
        <w:r w:rsidDel="0006198A">
          <w:delText>y</w:delText>
        </w:r>
        <w:r w:rsidDel="0006198A">
          <w:rPr>
            <w:spacing w:val="-6"/>
          </w:rPr>
          <w:delText xml:space="preserve"> </w:delText>
        </w:r>
        <w:r w:rsidDel="0006198A">
          <w:delText>mecánica</w:delText>
        </w:r>
        <w:r w:rsidDel="0006198A">
          <w:rPr>
            <w:spacing w:val="-5"/>
          </w:rPr>
          <w:delText xml:space="preserve"> </w:delText>
        </w:r>
        <w:r w:rsidDel="0006198A">
          <w:delText>del</w:delText>
        </w:r>
        <w:r w:rsidDel="0006198A">
          <w:rPr>
            <w:spacing w:val="-5"/>
          </w:rPr>
          <w:delText xml:space="preserve"> </w:delText>
        </w:r>
        <w:r w:rsidDel="0006198A">
          <w:rPr>
            <w:spacing w:val="-2"/>
          </w:rPr>
          <w:delText>hecho;</w:delText>
        </w:r>
      </w:del>
    </w:p>
    <w:p w14:paraId="746AAA6B" w14:textId="0A45966B" w:rsidR="008B0511" w:rsidDel="0006198A" w:rsidRDefault="001C3BC6">
      <w:pPr>
        <w:pStyle w:val="Prrafodelista"/>
        <w:numPr>
          <w:ilvl w:val="0"/>
          <w:numId w:val="1"/>
        </w:numPr>
        <w:tabs>
          <w:tab w:val="left" w:pos="826"/>
        </w:tabs>
        <w:spacing w:before="126"/>
        <w:ind w:left="826" w:hanging="258"/>
        <w:rPr>
          <w:del w:id="252" w:author="Camila Persichini" w:date="2026-02-03T16:17:00Z" w16du:dateUtc="2026-02-03T19:17:00Z"/>
        </w:rPr>
      </w:pPr>
      <w:del w:id="253" w:author="Camila Persichini" w:date="2026-02-03T16:17:00Z" w16du:dateUtc="2026-02-03T19:17:00Z">
        <w:r w:rsidDel="0006198A">
          <w:delText>la</w:delText>
        </w:r>
        <w:r w:rsidDel="0006198A">
          <w:rPr>
            <w:spacing w:val="-5"/>
          </w:rPr>
          <w:delText xml:space="preserve"> </w:delText>
        </w:r>
        <w:r w:rsidDel="0006198A">
          <w:delText>existencia</w:delText>
        </w:r>
        <w:r w:rsidDel="0006198A">
          <w:rPr>
            <w:spacing w:val="-5"/>
          </w:rPr>
          <w:delText xml:space="preserve"> </w:delText>
        </w:r>
        <w:r w:rsidDel="0006198A">
          <w:delText>de</w:delText>
        </w:r>
        <w:r w:rsidDel="0006198A">
          <w:rPr>
            <w:spacing w:val="-7"/>
          </w:rPr>
          <w:delText xml:space="preserve"> </w:delText>
        </w:r>
        <w:r w:rsidDel="0006198A">
          <w:delText>un</w:delText>
        </w:r>
        <w:r w:rsidDel="0006198A">
          <w:rPr>
            <w:spacing w:val="-5"/>
          </w:rPr>
          <w:delText xml:space="preserve"> </w:delText>
        </w:r>
        <w:r w:rsidDel="0006198A">
          <w:delText>daño</w:delText>
        </w:r>
        <w:r w:rsidDel="0006198A">
          <w:rPr>
            <w:spacing w:val="-4"/>
          </w:rPr>
          <w:delText xml:space="preserve"> </w:delText>
        </w:r>
        <w:r w:rsidDel="0006198A">
          <w:delText>cierto</w:delText>
        </w:r>
        <w:r w:rsidDel="0006198A">
          <w:rPr>
            <w:spacing w:val="-7"/>
          </w:rPr>
          <w:delText xml:space="preserve"> </w:delText>
        </w:r>
        <w:r w:rsidDel="0006198A">
          <w:delText>y</w:delText>
        </w:r>
        <w:r w:rsidDel="0006198A">
          <w:rPr>
            <w:spacing w:val="-7"/>
          </w:rPr>
          <w:delText xml:space="preserve"> </w:delText>
        </w:r>
        <w:r w:rsidDel="0006198A">
          <w:delText>cuantificable;</w:delText>
        </w:r>
        <w:r w:rsidDel="0006198A">
          <w:rPr>
            <w:spacing w:val="-5"/>
          </w:rPr>
          <w:delText xml:space="preserve"> </w:delText>
        </w:r>
        <w:r w:rsidDel="0006198A">
          <w:rPr>
            <w:spacing w:val="-10"/>
          </w:rPr>
          <w:delText>y</w:delText>
        </w:r>
      </w:del>
    </w:p>
    <w:p w14:paraId="3B18CD2C" w14:textId="7F678CF3" w:rsidR="008B0511" w:rsidDel="0006198A" w:rsidRDefault="001C3BC6">
      <w:pPr>
        <w:pStyle w:val="Prrafodelista"/>
        <w:numPr>
          <w:ilvl w:val="0"/>
          <w:numId w:val="1"/>
        </w:numPr>
        <w:tabs>
          <w:tab w:val="left" w:pos="814"/>
        </w:tabs>
        <w:spacing w:before="126"/>
        <w:ind w:left="814" w:hanging="246"/>
        <w:rPr>
          <w:del w:id="254" w:author="Camila Persichini" w:date="2026-02-03T16:17:00Z" w16du:dateUtc="2026-02-03T19:17:00Z"/>
        </w:rPr>
      </w:pPr>
      <w:del w:id="255" w:author="Camila Persichini" w:date="2026-02-03T16:17:00Z" w16du:dateUtc="2026-02-03T19:17:00Z">
        <w:r w:rsidDel="0006198A">
          <w:delText>el</w:delText>
        </w:r>
        <w:r w:rsidDel="0006198A">
          <w:rPr>
            <w:spacing w:val="-8"/>
          </w:rPr>
          <w:delText xml:space="preserve"> </w:delText>
        </w:r>
        <w:r w:rsidDel="0006198A">
          <w:delText>nexo</w:delText>
        </w:r>
        <w:r w:rsidDel="0006198A">
          <w:rPr>
            <w:spacing w:val="-4"/>
          </w:rPr>
          <w:delText xml:space="preserve"> </w:delText>
        </w:r>
        <w:r w:rsidDel="0006198A">
          <w:delText>causal</w:delText>
        </w:r>
        <w:r w:rsidDel="0006198A">
          <w:rPr>
            <w:spacing w:val="-8"/>
          </w:rPr>
          <w:delText xml:space="preserve"> </w:delText>
        </w:r>
        <w:r w:rsidDel="0006198A">
          <w:delText>adecuado</w:delText>
        </w:r>
        <w:r w:rsidDel="0006198A">
          <w:rPr>
            <w:spacing w:val="-4"/>
          </w:rPr>
          <w:delText xml:space="preserve"> </w:delText>
        </w:r>
        <w:r w:rsidDel="0006198A">
          <w:delText>entre</w:delText>
        </w:r>
        <w:r w:rsidDel="0006198A">
          <w:rPr>
            <w:spacing w:val="-5"/>
          </w:rPr>
          <w:delText xml:space="preserve"> </w:delText>
        </w:r>
        <w:r w:rsidDel="0006198A">
          <w:delText>el</w:delText>
        </w:r>
        <w:r w:rsidDel="0006198A">
          <w:rPr>
            <w:spacing w:val="-4"/>
          </w:rPr>
          <w:delText xml:space="preserve"> </w:delText>
        </w:r>
        <w:r w:rsidDel="0006198A">
          <w:delText>hecho</w:delText>
        </w:r>
        <w:r w:rsidDel="0006198A">
          <w:rPr>
            <w:spacing w:val="-5"/>
          </w:rPr>
          <w:delText xml:space="preserve"> </w:delText>
        </w:r>
        <w:r w:rsidDel="0006198A">
          <w:delText>invocado</w:delText>
        </w:r>
        <w:r w:rsidDel="0006198A">
          <w:rPr>
            <w:spacing w:val="-4"/>
          </w:rPr>
          <w:delText xml:space="preserve"> </w:delText>
        </w:r>
        <w:r w:rsidDel="0006198A">
          <w:delText>y</w:delText>
        </w:r>
        <w:r w:rsidDel="0006198A">
          <w:rPr>
            <w:spacing w:val="-4"/>
          </w:rPr>
          <w:delText xml:space="preserve"> </w:delText>
        </w:r>
        <w:r w:rsidDel="0006198A">
          <w:delText>los</w:delText>
        </w:r>
        <w:r w:rsidDel="0006198A">
          <w:rPr>
            <w:spacing w:val="-6"/>
          </w:rPr>
          <w:delText xml:space="preserve"> </w:delText>
        </w:r>
        <w:r w:rsidDel="0006198A">
          <w:delText>daños</w:delText>
        </w:r>
        <w:r w:rsidDel="0006198A">
          <w:rPr>
            <w:spacing w:val="-6"/>
          </w:rPr>
          <w:delText xml:space="preserve"> </w:delText>
        </w:r>
        <w:r w:rsidDel="0006198A">
          <w:rPr>
            <w:spacing w:val="-2"/>
          </w:rPr>
          <w:delText>reclamados.</w:delText>
        </w:r>
      </w:del>
    </w:p>
    <w:p w14:paraId="4183E607" w14:textId="42973C4A" w:rsidR="008B0511" w:rsidDel="0006198A" w:rsidRDefault="008B0511">
      <w:pPr>
        <w:pStyle w:val="Textoindependiente"/>
        <w:spacing w:before="113"/>
        <w:rPr>
          <w:del w:id="256" w:author="Camila Persichini" w:date="2026-02-03T16:17:00Z" w16du:dateUtc="2026-02-03T19:17:00Z"/>
        </w:rPr>
      </w:pPr>
    </w:p>
    <w:p w14:paraId="7C1C7A99" w14:textId="6FDC9394" w:rsidR="008B0511" w:rsidDel="0006198A" w:rsidRDefault="001C3BC6">
      <w:pPr>
        <w:pStyle w:val="Textoindependiente"/>
        <w:spacing w:line="360" w:lineRule="auto"/>
        <w:ind w:left="568" w:right="135" w:firstLine="720"/>
        <w:jc w:val="both"/>
        <w:rPr>
          <w:del w:id="257" w:author="Camila Persichini" w:date="2026-02-03T16:17:00Z" w16du:dateUtc="2026-02-03T19:17:00Z"/>
        </w:rPr>
      </w:pPr>
      <w:del w:id="258" w:author="Camila Persichini" w:date="2026-02-03T16:17:00Z" w16du:dateUtc="2026-02-03T19:17:00Z">
        <w:r w:rsidDel="0006198A">
          <w:delText xml:space="preserve">En efecto, aun bajo un factor de atribución objetivo, la responsabilidad civil </w:delText>
        </w:r>
        <w:r w:rsidDel="0006198A">
          <w:rPr>
            <w:rFonts w:ascii="Arial" w:hAnsi="Arial"/>
            <w:b/>
          </w:rPr>
          <w:delText>no opera en forma automática</w:delText>
        </w:r>
        <w:r w:rsidDel="0006198A">
          <w:delText>, pues subsiste en cabeza del reclamante la carga de demostrar que el daño cuya reparación se pretende constituye una consecuencia adecuada y</w:delText>
        </w:r>
        <w:r w:rsidDel="0006198A">
          <w:rPr>
            <w:spacing w:val="-2"/>
          </w:rPr>
          <w:delText xml:space="preserve"> </w:delText>
        </w:r>
        <w:r w:rsidDel="0006198A">
          <w:delText>directa</w:delText>
        </w:r>
        <w:r w:rsidDel="0006198A">
          <w:rPr>
            <w:spacing w:val="-1"/>
          </w:rPr>
          <w:delText xml:space="preserve"> </w:delText>
        </w:r>
        <w:r w:rsidDel="0006198A">
          <w:delText>del</w:delText>
        </w:r>
        <w:r w:rsidDel="0006198A">
          <w:rPr>
            <w:spacing w:val="-2"/>
          </w:rPr>
          <w:delText xml:space="preserve"> </w:delText>
        </w:r>
        <w:r w:rsidDel="0006198A">
          <w:delText>riesgo propio de</w:delText>
        </w:r>
        <w:r w:rsidDel="0006198A">
          <w:rPr>
            <w:spacing w:val="-2"/>
          </w:rPr>
          <w:delText xml:space="preserve"> </w:delText>
        </w:r>
        <w:r w:rsidDel="0006198A">
          <w:delText>la</w:delText>
        </w:r>
        <w:r w:rsidDel="0006198A">
          <w:rPr>
            <w:spacing w:val="-2"/>
          </w:rPr>
          <w:delText xml:space="preserve"> </w:delText>
        </w:r>
        <w:r w:rsidDel="0006198A">
          <w:delText>cosa</w:delText>
        </w:r>
        <w:r w:rsidDel="0006198A">
          <w:rPr>
            <w:spacing w:val="-4"/>
          </w:rPr>
          <w:delText xml:space="preserve"> </w:delText>
        </w:r>
        <w:r w:rsidDel="0006198A">
          <w:delText>o</w:delText>
        </w:r>
        <w:r w:rsidDel="0006198A">
          <w:rPr>
            <w:spacing w:val="-2"/>
          </w:rPr>
          <w:delText xml:space="preserve"> </w:delText>
        </w:r>
        <w:r w:rsidDel="0006198A">
          <w:delText>de</w:delText>
        </w:r>
        <w:r w:rsidDel="0006198A">
          <w:rPr>
            <w:spacing w:val="-2"/>
          </w:rPr>
          <w:delText xml:space="preserve"> </w:delText>
        </w:r>
        <w:r w:rsidDel="0006198A">
          <w:delText>la</w:delText>
        </w:r>
        <w:r w:rsidDel="0006198A">
          <w:rPr>
            <w:spacing w:val="-2"/>
          </w:rPr>
          <w:delText xml:space="preserve"> </w:delText>
        </w:r>
        <w:r w:rsidDel="0006198A">
          <w:delText>actividad,</w:delText>
        </w:r>
        <w:r w:rsidDel="0006198A">
          <w:rPr>
            <w:spacing w:val="-3"/>
          </w:rPr>
          <w:delText xml:space="preserve"> </w:delText>
        </w:r>
        <w:r w:rsidDel="0006198A">
          <w:delText>conforme lo</w:delText>
        </w:r>
        <w:r w:rsidDel="0006198A">
          <w:rPr>
            <w:spacing w:val="-2"/>
          </w:rPr>
          <w:delText xml:space="preserve"> </w:delText>
        </w:r>
        <w:r w:rsidDel="0006198A">
          <w:delText>disponen los arts. 1726 y concordantes del Código Civil y Comercial de la Nación.</w:delText>
        </w:r>
      </w:del>
    </w:p>
    <w:p w14:paraId="6B983A89" w14:textId="147D40BA" w:rsidR="008B0511" w:rsidDel="0006198A" w:rsidRDefault="001C3BC6">
      <w:pPr>
        <w:spacing w:before="242" w:line="360" w:lineRule="auto"/>
        <w:ind w:left="568" w:right="133" w:firstLine="720"/>
        <w:jc w:val="both"/>
        <w:rPr>
          <w:del w:id="259" w:author="Camila Persichini" w:date="2026-02-03T16:17:00Z" w16du:dateUtc="2026-02-03T19:17:00Z"/>
        </w:rPr>
      </w:pPr>
      <w:del w:id="260" w:author="Camila Persichini" w:date="2026-02-03T16:17:00Z" w16du:dateUtc="2026-02-03T19:17:00Z">
        <w:r w:rsidDel="0006198A">
          <w:delText>En el caso de autos, tal como surge de la denuncia administrativa del siniestro obrante</w:delText>
        </w:r>
        <w:r w:rsidDel="0006198A">
          <w:rPr>
            <w:spacing w:val="71"/>
          </w:rPr>
          <w:delText xml:space="preserve"> </w:delText>
        </w:r>
        <w:r w:rsidDel="0006198A">
          <w:delText>en</w:delText>
        </w:r>
        <w:r w:rsidDel="0006198A">
          <w:rPr>
            <w:spacing w:val="70"/>
          </w:rPr>
          <w:delText xml:space="preserve"> </w:delText>
        </w:r>
        <w:r w:rsidDel="0006198A">
          <w:delText>el</w:delText>
        </w:r>
        <w:r w:rsidDel="0006198A">
          <w:rPr>
            <w:spacing w:val="70"/>
          </w:rPr>
          <w:delText xml:space="preserve"> </w:delText>
        </w:r>
        <w:r w:rsidDel="0006198A">
          <w:delText>legajo</w:delText>
        </w:r>
        <w:r w:rsidDel="0006198A">
          <w:rPr>
            <w:spacing w:val="71"/>
          </w:rPr>
          <w:delText xml:space="preserve"> </w:delText>
        </w:r>
        <w:r w:rsidDel="0006198A">
          <w:delText>de</w:delText>
        </w:r>
        <w:r w:rsidDel="0006198A">
          <w:rPr>
            <w:spacing w:val="70"/>
          </w:rPr>
          <w:delText xml:space="preserve"> </w:delText>
        </w:r>
        <w:r w:rsidDel="0006198A">
          <w:delText>esta</w:delText>
        </w:r>
        <w:r w:rsidDel="0006198A">
          <w:rPr>
            <w:spacing w:val="71"/>
          </w:rPr>
          <w:delText xml:space="preserve"> </w:delText>
        </w:r>
        <w:r w:rsidDel="0006198A">
          <w:delText>aseguradora,</w:delText>
        </w:r>
        <w:r w:rsidDel="0006198A">
          <w:rPr>
            <w:spacing w:val="71"/>
          </w:rPr>
          <w:delText xml:space="preserve"> </w:delText>
        </w:r>
        <w:r w:rsidDel="0006198A">
          <w:delText>el</w:delText>
        </w:r>
        <w:r w:rsidDel="0006198A">
          <w:rPr>
            <w:spacing w:val="68"/>
          </w:rPr>
          <w:delText xml:space="preserve"> </w:delText>
        </w:r>
        <w:r w:rsidDel="0006198A">
          <w:delText>hecho</w:delText>
        </w:r>
        <w:r w:rsidDel="0006198A">
          <w:rPr>
            <w:spacing w:val="71"/>
          </w:rPr>
          <w:delText xml:space="preserve"> </w:delText>
        </w:r>
        <w:r w:rsidDel="0006198A">
          <w:delText>se</w:delText>
        </w:r>
        <w:r w:rsidDel="0006198A">
          <w:rPr>
            <w:spacing w:val="70"/>
          </w:rPr>
          <w:delText xml:space="preserve"> </w:delText>
        </w:r>
        <w:r w:rsidDel="0006198A">
          <w:delText>produjo</w:delText>
        </w:r>
        <w:r w:rsidDel="0006198A">
          <w:rPr>
            <w:spacing w:val="71"/>
          </w:rPr>
          <w:delText xml:space="preserve"> </w:delText>
        </w:r>
        <w:r w:rsidDel="0006198A">
          <w:delText>en</w:delText>
        </w:r>
        <w:r w:rsidDel="0006198A">
          <w:rPr>
            <w:spacing w:val="68"/>
          </w:rPr>
          <w:delText xml:space="preserve"> </w:delText>
        </w:r>
        <w:r w:rsidDel="0006198A">
          <w:delText>un</w:delText>
        </w:r>
        <w:r w:rsidDel="0006198A">
          <w:rPr>
            <w:spacing w:val="71"/>
          </w:rPr>
          <w:delText xml:space="preserve"> </w:delText>
        </w:r>
        <w:r w:rsidDel="0006198A">
          <w:delText>contexto de</w:delText>
        </w:r>
        <w:r w:rsidDel="0006198A">
          <w:rPr>
            <w:spacing w:val="-2"/>
          </w:rPr>
          <w:delText xml:space="preserve"> </w:delText>
        </w:r>
        <w:r w:rsidDel="0006198A">
          <w:rPr>
            <w:rFonts w:ascii="Arial" w:hAnsi="Arial"/>
            <w:b/>
          </w:rPr>
          <w:delText>condiciones climáticas adversas</w:delText>
        </w:r>
        <w:r w:rsidDel="0006198A">
          <w:delText>, con</w:delText>
        </w:r>
        <w:r w:rsidDel="0006198A">
          <w:rPr>
            <w:spacing w:val="-6"/>
          </w:rPr>
          <w:delText xml:space="preserve"> </w:delText>
        </w:r>
        <w:r w:rsidDel="0006198A">
          <w:rPr>
            <w:rFonts w:ascii="Arial" w:hAnsi="Arial"/>
            <w:b/>
          </w:rPr>
          <w:delText>lluvia intensa y acumulación de agua sobre la calzada</w:delText>
        </w:r>
        <w:r w:rsidDel="0006198A">
          <w:delText>, circunstancias objetivamente relevantes que no pueden ser soslayadas al momento de analizar la dinámica del evento y la existencia —o no— del nexo causal adecuado.</w:delText>
        </w:r>
      </w:del>
    </w:p>
    <w:p w14:paraId="4A0A9CD2" w14:textId="7E36841E" w:rsidR="008B0511" w:rsidDel="0006198A" w:rsidRDefault="001C3BC6">
      <w:pPr>
        <w:spacing w:before="239" w:line="360" w:lineRule="auto"/>
        <w:ind w:left="568" w:right="134" w:firstLine="720"/>
        <w:jc w:val="both"/>
        <w:rPr>
          <w:del w:id="261" w:author="Camila Persichini" w:date="2026-02-03T16:17:00Z" w16du:dateUtc="2026-02-03T19:17:00Z"/>
        </w:rPr>
      </w:pPr>
      <w:del w:id="262" w:author="Camila Persichini" w:date="2026-02-03T16:17:00Z" w16du:dateUtc="2026-02-03T19:17:00Z">
        <w:r w:rsidDel="0006198A">
          <w:delText>No</w:delText>
        </w:r>
        <w:r w:rsidDel="0006198A">
          <w:rPr>
            <w:spacing w:val="-1"/>
          </w:rPr>
          <w:delText xml:space="preserve"> </w:delText>
        </w:r>
        <w:r w:rsidDel="0006198A">
          <w:delText>obstante ello,</w:delText>
        </w:r>
        <w:r w:rsidDel="0006198A">
          <w:rPr>
            <w:spacing w:val="40"/>
          </w:rPr>
          <w:delText xml:space="preserve"> </w:delText>
        </w:r>
        <w:r w:rsidDel="0006198A">
          <w:delText>la</w:delText>
        </w:r>
        <w:r w:rsidDel="0006198A">
          <w:rPr>
            <w:spacing w:val="40"/>
          </w:rPr>
          <w:delText xml:space="preserve"> </w:delText>
        </w:r>
        <w:r w:rsidDel="0006198A">
          <w:delText>actora</w:delText>
        </w:r>
        <w:r w:rsidDel="0006198A">
          <w:rPr>
            <w:spacing w:val="40"/>
          </w:rPr>
          <w:delText xml:space="preserve"> </w:delText>
        </w:r>
        <w:r w:rsidDel="0006198A">
          <w:delText>se</w:delText>
        </w:r>
        <w:r w:rsidDel="0006198A">
          <w:rPr>
            <w:spacing w:val="40"/>
          </w:rPr>
          <w:delText xml:space="preserve"> </w:delText>
        </w:r>
        <w:r w:rsidDel="0006198A">
          <w:delText>limita</w:delText>
        </w:r>
        <w:r w:rsidDel="0006198A">
          <w:rPr>
            <w:spacing w:val="40"/>
          </w:rPr>
          <w:delText xml:space="preserve"> </w:delText>
        </w:r>
        <w:r w:rsidDel="0006198A">
          <w:delText>a</w:delText>
        </w:r>
        <w:r w:rsidDel="0006198A">
          <w:rPr>
            <w:spacing w:val="40"/>
          </w:rPr>
          <w:delText xml:space="preserve"> </w:delText>
        </w:r>
        <w:r w:rsidDel="0006198A">
          <w:delText>efectuar</w:delText>
        </w:r>
        <w:r w:rsidDel="0006198A">
          <w:rPr>
            <w:spacing w:val="40"/>
          </w:rPr>
          <w:delText xml:space="preserve"> </w:delText>
        </w:r>
        <w:r w:rsidDel="0006198A">
          <w:delText xml:space="preserve">una </w:delText>
        </w:r>
        <w:r w:rsidDel="0006198A">
          <w:rPr>
            <w:rFonts w:ascii="Arial" w:hAnsi="Arial"/>
            <w:b/>
          </w:rPr>
          <w:delText>reconstrucción unilateral</w:delText>
        </w:r>
        <w:r w:rsidDel="0006198A">
          <w:rPr>
            <w:rFonts w:ascii="Arial" w:hAnsi="Arial"/>
            <w:b/>
            <w:spacing w:val="-1"/>
          </w:rPr>
          <w:delText xml:space="preserve"> </w:delText>
        </w:r>
        <w:r w:rsidDel="0006198A">
          <w:delText>del accidente, atribuyendo en forma automática y exclusiva la responsabilidad al asegurado,</w:delText>
        </w:r>
        <w:r w:rsidDel="0006198A">
          <w:rPr>
            <w:spacing w:val="-3"/>
          </w:rPr>
          <w:delText xml:space="preserve"> </w:delText>
        </w:r>
        <w:r w:rsidDel="0006198A">
          <w:rPr>
            <w:rFonts w:ascii="Arial" w:hAnsi="Arial"/>
            <w:b/>
          </w:rPr>
          <w:delText>sin acreditar mediante prueba objetiva</w:delText>
        </w:r>
        <w:r w:rsidDel="0006198A">
          <w:rPr>
            <w:rFonts w:ascii="Arial" w:hAnsi="Arial"/>
            <w:b/>
            <w:spacing w:val="-2"/>
          </w:rPr>
          <w:delText xml:space="preserve"> </w:delText>
        </w:r>
        <w:r w:rsidDel="0006198A">
          <w:delText>que el hecho haya</w:delText>
        </w:r>
        <w:r w:rsidDel="0006198A">
          <w:rPr>
            <w:spacing w:val="29"/>
          </w:rPr>
          <w:delText xml:space="preserve"> </w:delText>
        </w:r>
        <w:r w:rsidDel="0006198A">
          <w:delText>ocurrido</w:delText>
        </w:r>
        <w:r w:rsidDel="0006198A">
          <w:rPr>
            <w:spacing w:val="27"/>
          </w:rPr>
          <w:delText xml:space="preserve"> </w:delText>
        </w:r>
        <w:r w:rsidDel="0006198A">
          <w:delText>en</w:delText>
        </w:r>
        <w:r w:rsidDel="0006198A">
          <w:rPr>
            <w:spacing w:val="27"/>
          </w:rPr>
          <w:delText xml:space="preserve"> </w:delText>
        </w:r>
        <w:r w:rsidDel="0006198A">
          <w:delText>la</w:delText>
        </w:r>
        <w:r w:rsidDel="0006198A">
          <w:rPr>
            <w:spacing w:val="27"/>
          </w:rPr>
          <w:delText xml:space="preserve"> </w:delText>
        </w:r>
        <w:r w:rsidDel="0006198A">
          <w:delText>forma</w:delText>
        </w:r>
        <w:r w:rsidDel="0006198A">
          <w:rPr>
            <w:spacing w:val="27"/>
          </w:rPr>
          <w:delText xml:space="preserve"> </w:delText>
        </w:r>
        <w:r w:rsidDel="0006198A">
          <w:delText>alegada</w:delText>
        </w:r>
        <w:r w:rsidDel="0006198A">
          <w:rPr>
            <w:spacing w:val="29"/>
          </w:rPr>
          <w:delText xml:space="preserve"> </w:delText>
        </w:r>
        <w:r w:rsidDel="0006198A">
          <w:delText>ni</w:delText>
        </w:r>
        <w:r w:rsidDel="0006198A">
          <w:rPr>
            <w:spacing w:val="26"/>
          </w:rPr>
          <w:delText xml:space="preserve"> </w:delText>
        </w:r>
        <w:r w:rsidDel="0006198A">
          <w:delText>que</w:delText>
        </w:r>
        <w:r w:rsidDel="0006198A">
          <w:rPr>
            <w:spacing w:val="27"/>
          </w:rPr>
          <w:delText xml:space="preserve"> </w:delText>
        </w:r>
        <w:r w:rsidDel="0006198A">
          <w:delText>los</w:delText>
        </w:r>
        <w:r w:rsidDel="0006198A">
          <w:rPr>
            <w:spacing w:val="24"/>
          </w:rPr>
          <w:delText xml:space="preserve"> </w:delText>
        </w:r>
        <w:r w:rsidDel="0006198A">
          <w:delText>daños</w:delText>
        </w:r>
        <w:r w:rsidDel="0006198A">
          <w:rPr>
            <w:spacing w:val="27"/>
          </w:rPr>
          <w:delText xml:space="preserve"> </w:delText>
        </w:r>
        <w:r w:rsidDel="0006198A">
          <w:delText>reclamados</w:delText>
        </w:r>
        <w:r w:rsidDel="0006198A">
          <w:rPr>
            <w:spacing w:val="24"/>
          </w:rPr>
          <w:delText xml:space="preserve"> </w:delText>
        </w:r>
        <w:r w:rsidDel="0006198A">
          <w:delText>sean</w:delText>
        </w:r>
        <w:r w:rsidDel="0006198A">
          <w:rPr>
            <w:spacing w:val="27"/>
          </w:rPr>
          <w:delText xml:space="preserve"> </w:delText>
        </w:r>
        <w:r w:rsidDel="0006198A">
          <w:delText>consecuencia</w:delText>
        </w:r>
      </w:del>
    </w:p>
    <w:p w14:paraId="10821710" w14:textId="157C42B2" w:rsidR="008B0511" w:rsidDel="0006198A" w:rsidRDefault="001C3BC6">
      <w:pPr>
        <w:pStyle w:val="Textoindependiente"/>
        <w:spacing w:line="360" w:lineRule="auto"/>
        <w:ind w:left="568"/>
        <w:rPr>
          <w:del w:id="263" w:author="Camila Persichini" w:date="2026-02-03T16:17:00Z" w16du:dateUtc="2026-02-03T19:17:00Z"/>
        </w:rPr>
      </w:pPr>
      <w:del w:id="264" w:author="Camila Persichini" w:date="2026-02-03T16:17:00Z" w16du:dateUtc="2026-02-03T19:17:00Z">
        <w:r w:rsidDel="0006198A">
          <w:delText>directa</w:delText>
        </w:r>
        <w:r w:rsidDel="0006198A">
          <w:rPr>
            <w:spacing w:val="38"/>
          </w:rPr>
          <w:delText xml:space="preserve"> </w:delText>
        </w:r>
        <w:r w:rsidDel="0006198A">
          <w:delText>y</w:delText>
        </w:r>
        <w:r w:rsidDel="0006198A">
          <w:rPr>
            <w:spacing w:val="40"/>
          </w:rPr>
          <w:delText xml:space="preserve"> </w:delText>
        </w:r>
        <w:r w:rsidDel="0006198A">
          <w:delText>necesaria</w:delText>
        </w:r>
        <w:r w:rsidDel="0006198A">
          <w:rPr>
            <w:spacing w:val="38"/>
          </w:rPr>
          <w:delText xml:space="preserve"> </w:delText>
        </w:r>
        <w:r w:rsidDel="0006198A">
          <w:delText>del</w:delText>
        </w:r>
        <w:r w:rsidDel="0006198A">
          <w:rPr>
            <w:spacing w:val="37"/>
          </w:rPr>
          <w:delText xml:space="preserve"> </w:delText>
        </w:r>
        <w:r w:rsidDel="0006198A">
          <w:delText>riesgo</w:delText>
        </w:r>
        <w:r w:rsidDel="0006198A">
          <w:rPr>
            <w:spacing w:val="40"/>
          </w:rPr>
          <w:delText xml:space="preserve"> </w:delText>
        </w:r>
        <w:r w:rsidDel="0006198A">
          <w:delText>propio</w:delText>
        </w:r>
        <w:r w:rsidDel="0006198A">
          <w:rPr>
            <w:spacing w:val="38"/>
          </w:rPr>
          <w:delText xml:space="preserve"> </w:delText>
        </w:r>
        <w:r w:rsidDel="0006198A">
          <w:delText>de</w:delText>
        </w:r>
        <w:r w:rsidDel="0006198A">
          <w:rPr>
            <w:spacing w:val="40"/>
          </w:rPr>
          <w:delText xml:space="preserve"> </w:delText>
        </w:r>
        <w:r w:rsidDel="0006198A">
          <w:delText>la</w:delText>
        </w:r>
        <w:r w:rsidDel="0006198A">
          <w:rPr>
            <w:spacing w:val="38"/>
          </w:rPr>
          <w:delText xml:space="preserve"> </w:delText>
        </w:r>
        <w:r w:rsidDel="0006198A">
          <w:delText>circulación</w:delText>
        </w:r>
        <w:r w:rsidDel="0006198A">
          <w:rPr>
            <w:spacing w:val="40"/>
          </w:rPr>
          <w:delText xml:space="preserve"> </w:delText>
        </w:r>
        <w:r w:rsidDel="0006198A">
          <w:delText>vehicular,</w:delText>
        </w:r>
        <w:r w:rsidDel="0006198A">
          <w:rPr>
            <w:spacing w:val="40"/>
          </w:rPr>
          <w:delText xml:space="preserve"> </w:delText>
        </w:r>
        <w:r w:rsidDel="0006198A">
          <w:delText>omitiendo</w:delText>
        </w:r>
        <w:r w:rsidDel="0006198A">
          <w:rPr>
            <w:spacing w:val="40"/>
          </w:rPr>
          <w:delText xml:space="preserve"> </w:delText>
        </w:r>
        <w:r w:rsidDel="0006198A">
          <w:delText>además descartar la incidencia de factores externos ajenos a dicho riesgo.</w:delText>
        </w:r>
      </w:del>
    </w:p>
    <w:p w14:paraId="69BB7A35" w14:textId="33636051" w:rsidR="008B0511" w:rsidDel="0006198A" w:rsidRDefault="001C3BC6">
      <w:pPr>
        <w:pStyle w:val="Textoindependiente"/>
        <w:spacing w:before="239" w:line="360" w:lineRule="auto"/>
        <w:ind w:left="568" w:right="135" w:firstLine="720"/>
        <w:jc w:val="both"/>
        <w:rPr>
          <w:del w:id="265" w:author="Camila Persichini" w:date="2026-02-03T16:17:00Z" w16du:dateUtc="2026-02-03T19:17:00Z"/>
        </w:rPr>
      </w:pPr>
      <w:del w:id="266" w:author="Camila Persichini" w:date="2026-02-03T16:17:00Z" w16du:dateUtc="2026-02-03T19:17:00Z">
        <w:r w:rsidDel="0006198A">
          <w:delText>Cabe destacar que, cuando —como en el sub examine— existen</w:delText>
        </w:r>
        <w:r w:rsidDel="0006198A">
          <w:rPr>
            <w:spacing w:val="-1"/>
          </w:rPr>
          <w:delText xml:space="preserve"> </w:delText>
        </w:r>
        <w:r w:rsidDel="0006198A">
          <w:rPr>
            <w:rFonts w:ascii="Arial" w:hAnsi="Arial"/>
            <w:b/>
          </w:rPr>
          <w:delText xml:space="preserve">versiones divergentes sobre la mecánica del hecho </w:delText>
        </w:r>
        <w:r w:rsidDel="0006198A">
          <w:delText xml:space="preserve">y concurren factores externos relevantes (estado de la calzada, acumulación de agua, pérdida de adherencia), la atribución de </w:delText>
        </w:r>
        <w:r w:rsidDel="0006198A">
          <w:lastRenderedPageBreak/>
          <w:delText>responsabilidad no puede fundarse en presunciones genéricas ni en afirmaciones dogmáticas, sino que</w:delText>
        </w:r>
        <w:r w:rsidDel="0006198A">
          <w:rPr>
            <w:spacing w:val="-2"/>
          </w:rPr>
          <w:delText xml:space="preserve"> </w:delText>
        </w:r>
        <w:r w:rsidDel="0006198A">
          <w:delText>debe surgir</w:delText>
        </w:r>
        <w:r w:rsidDel="0006198A">
          <w:rPr>
            <w:spacing w:val="-1"/>
          </w:rPr>
          <w:delText xml:space="preserve"> </w:delText>
        </w:r>
        <w:r w:rsidDel="0006198A">
          <w:delText>de una</w:delText>
        </w:r>
        <w:r w:rsidDel="0006198A">
          <w:rPr>
            <w:spacing w:val="-1"/>
          </w:rPr>
          <w:delText xml:space="preserve"> </w:delText>
        </w:r>
        <w:r w:rsidDel="0006198A">
          <w:rPr>
            <w:rFonts w:ascii="Arial" w:hAnsi="Arial"/>
            <w:b/>
          </w:rPr>
          <w:delText>valoración estricta y</w:delText>
        </w:r>
        <w:r w:rsidDel="0006198A">
          <w:rPr>
            <w:rFonts w:ascii="Arial" w:hAnsi="Arial"/>
            <w:b/>
            <w:spacing w:val="-2"/>
          </w:rPr>
          <w:delText xml:space="preserve"> </w:delText>
        </w:r>
        <w:r w:rsidDel="0006198A">
          <w:rPr>
            <w:rFonts w:ascii="Arial" w:hAnsi="Arial"/>
            <w:b/>
          </w:rPr>
          <w:delText>objetiva</w:delText>
        </w:r>
        <w:r w:rsidDel="0006198A">
          <w:rPr>
            <w:rFonts w:ascii="Arial" w:hAnsi="Arial"/>
            <w:b/>
            <w:spacing w:val="-2"/>
          </w:rPr>
          <w:delText xml:space="preserve"> </w:delText>
        </w:r>
        <w:r w:rsidDel="0006198A">
          <w:rPr>
            <w:rFonts w:ascii="Arial" w:hAnsi="Arial"/>
            <w:b/>
          </w:rPr>
          <w:delText>de la prueba</w:delText>
        </w:r>
        <w:r w:rsidDel="0006198A">
          <w:delText>, en particular de la prueba pericial mecánica o</w:delText>
        </w:r>
        <w:r w:rsidDel="0006198A">
          <w:rPr>
            <w:spacing w:val="-1"/>
          </w:rPr>
          <w:delText xml:space="preserve"> </w:delText>
        </w:r>
        <w:r w:rsidDel="0006198A">
          <w:delText xml:space="preserve">accidentológica, llamada a esclarecer la dinámica del suceso, el punto de impacto y la real incidencia causal de tales </w:delText>
        </w:r>
        <w:r w:rsidDel="0006198A">
          <w:rPr>
            <w:spacing w:val="-2"/>
          </w:rPr>
          <w:delText>circunstancias.</w:delText>
        </w:r>
      </w:del>
    </w:p>
    <w:p w14:paraId="584C2256" w14:textId="1E2C44D2" w:rsidR="008B0511" w:rsidDel="0006198A" w:rsidRDefault="001C3BC6">
      <w:pPr>
        <w:pStyle w:val="Textoindependiente"/>
        <w:spacing w:before="241" w:line="360" w:lineRule="auto"/>
        <w:ind w:left="568" w:right="133" w:firstLine="720"/>
        <w:jc w:val="both"/>
        <w:rPr>
          <w:del w:id="267" w:author="Camila Persichini" w:date="2026-02-03T16:17:00Z" w16du:dateUtc="2026-02-03T19:17:00Z"/>
        </w:rPr>
      </w:pPr>
      <w:del w:id="268" w:author="Camila Persichini" w:date="2026-02-03T16:17:00Z" w16du:dateUtc="2026-02-03T19:17:00Z">
        <w:r w:rsidDel="0006198A">
          <w:delText>Asimismo, corresponde recordar que el sistema de responsabilidad civil admite la existencia de</w:delText>
        </w:r>
        <w:r w:rsidDel="0006198A">
          <w:rPr>
            <w:spacing w:val="-4"/>
          </w:rPr>
          <w:delText xml:space="preserve"> </w:delText>
        </w:r>
        <w:r w:rsidDel="0006198A">
          <w:rPr>
            <w:rFonts w:ascii="Arial" w:hAnsi="Arial"/>
            <w:b/>
          </w:rPr>
          <w:delText>causas ajenas</w:delText>
        </w:r>
        <w:r w:rsidDel="0006198A">
          <w:rPr>
            <w:rFonts w:ascii="Arial" w:hAnsi="Arial"/>
            <w:b/>
            <w:spacing w:val="-1"/>
          </w:rPr>
          <w:delText xml:space="preserve"> </w:delText>
        </w:r>
        <w:r w:rsidDel="0006198A">
          <w:delText>que pueden interrumpir o, cuanto menos, morigerar el nexo</w:delText>
        </w:r>
        <w:r w:rsidDel="0006198A">
          <w:rPr>
            <w:spacing w:val="-9"/>
          </w:rPr>
          <w:delText xml:space="preserve"> </w:delText>
        </w:r>
        <w:r w:rsidDel="0006198A">
          <w:delText>causal,</w:delText>
        </w:r>
        <w:r w:rsidDel="0006198A">
          <w:rPr>
            <w:spacing w:val="-10"/>
          </w:rPr>
          <w:delText xml:space="preserve"> </w:delText>
        </w:r>
        <w:r w:rsidDel="0006198A">
          <w:delText>entre</w:delText>
        </w:r>
        <w:r w:rsidDel="0006198A">
          <w:rPr>
            <w:spacing w:val="-9"/>
          </w:rPr>
          <w:delText xml:space="preserve"> </w:delText>
        </w:r>
        <w:r w:rsidDel="0006198A">
          <w:delText>ellas</w:delText>
        </w:r>
        <w:r w:rsidDel="0006198A">
          <w:rPr>
            <w:spacing w:val="-11"/>
          </w:rPr>
          <w:delText xml:space="preserve"> </w:delText>
        </w:r>
        <w:r w:rsidDel="0006198A">
          <w:delText>el</w:delText>
        </w:r>
        <w:r w:rsidDel="0006198A">
          <w:rPr>
            <w:spacing w:val="-10"/>
          </w:rPr>
          <w:delText xml:space="preserve"> </w:delText>
        </w:r>
        <w:r w:rsidDel="0006198A">
          <w:delText>hecho</w:delText>
        </w:r>
        <w:r w:rsidDel="0006198A">
          <w:rPr>
            <w:spacing w:val="-9"/>
          </w:rPr>
          <w:delText xml:space="preserve"> </w:delText>
        </w:r>
        <w:r w:rsidDel="0006198A">
          <w:delText>del</w:delText>
        </w:r>
        <w:r w:rsidDel="0006198A">
          <w:rPr>
            <w:spacing w:val="-10"/>
          </w:rPr>
          <w:delText xml:space="preserve"> </w:delText>
        </w:r>
        <w:r w:rsidDel="0006198A">
          <w:delText>damnificado</w:delText>
        </w:r>
        <w:r w:rsidDel="0006198A">
          <w:rPr>
            <w:spacing w:val="-11"/>
          </w:rPr>
          <w:delText xml:space="preserve"> </w:delText>
        </w:r>
        <w:r w:rsidDel="0006198A">
          <w:delText>o</w:delText>
        </w:r>
        <w:r w:rsidDel="0006198A">
          <w:rPr>
            <w:spacing w:val="-9"/>
          </w:rPr>
          <w:delText xml:space="preserve"> </w:delText>
        </w:r>
        <w:r w:rsidDel="0006198A">
          <w:delText>la</w:delText>
        </w:r>
        <w:r w:rsidDel="0006198A">
          <w:rPr>
            <w:spacing w:val="-9"/>
          </w:rPr>
          <w:delText xml:space="preserve"> </w:delText>
        </w:r>
        <w:r w:rsidDel="0006198A">
          <w:delText>concurrencia</w:delText>
        </w:r>
        <w:r w:rsidDel="0006198A">
          <w:rPr>
            <w:spacing w:val="-9"/>
          </w:rPr>
          <w:delText xml:space="preserve"> </w:delText>
        </w:r>
        <w:r w:rsidDel="0006198A">
          <w:delText>de</w:delText>
        </w:r>
        <w:r w:rsidDel="0006198A">
          <w:rPr>
            <w:spacing w:val="-12"/>
          </w:rPr>
          <w:delText xml:space="preserve"> </w:delText>
        </w:r>
        <w:r w:rsidDel="0006198A">
          <w:delText>factores</w:delText>
        </w:r>
        <w:r w:rsidDel="0006198A">
          <w:rPr>
            <w:spacing w:val="-8"/>
          </w:rPr>
          <w:delText xml:space="preserve"> </w:delText>
        </w:r>
        <w:r w:rsidDel="0006198A">
          <w:delText>externos relevantes, extremos que —lejos de haber sido descartados— permanecen abiertos a dilucidación en autos.</w:delText>
        </w:r>
      </w:del>
    </w:p>
    <w:p w14:paraId="7BCE2A56" w14:textId="4865E7DA" w:rsidR="008B0511" w:rsidDel="0006198A" w:rsidRDefault="001C3BC6">
      <w:pPr>
        <w:pStyle w:val="Textoindependiente"/>
        <w:spacing w:before="239" w:line="360" w:lineRule="auto"/>
        <w:ind w:left="568" w:right="138" w:firstLine="720"/>
        <w:jc w:val="both"/>
        <w:rPr>
          <w:del w:id="269" w:author="Camila Persichini" w:date="2026-02-03T16:17:00Z" w16du:dateUtc="2026-02-03T19:17:00Z"/>
        </w:rPr>
      </w:pPr>
      <w:del w:id="270" w:author="Camila Persichini" w:date="2026-02-03T16:17:00Z" w16du:dateUtc="2026-02-03T19:17:00Z">
        <w:r w:rsidDel="0006198A">
          <w:delText>En este marco, la parte actora</w:delText>
        </w:r>
        <w:r w:rsidDel="0006198A">
          <w:rPr>
            <w:spacing w:val="-1"/>
          </w:rPr>
          <w:delText xml:space="preserve"> </w:delText>
        </w:r>
        <w:r w:rsidDel="0006198A">
          <w:rPr>
            <w:rFonts w:ascii="Arial" w:hAnsi="Arial"/>
            <w:b/>
          </w:rPr>
          <w:delText>no ha acreditado</w:delText>
        </w:r>
        <w:r w:rsidDel="0006198A">
          <w:rPr>
            <w:rFonts w:ascii="Arial" w:hAnsi="Arial"/>
            <w:b/>
            <w:spacing w:val="-1"/>
          </w:rPr>
          <w:delText xml:space="preserve"> </w:delText>
        </w:r>
        <w:r w:rsidDel="0006198A">
          <w:delText>que su propio obrar, ni las condiciones objetivas imperantes al momento del hecho, hayan sido ajenos a la producción del evento</w:delText>
        </w:r>
        <w:r w:rsidDel="0006198A">
          <w:rPr>
            <w:spacing w:val="-2"/>
          </w:rPr>
          <w:delText xml:space="preserve"> </w:delText>
        </w:r>
        <w:r w:rsidDel="0006198A">
          <w:delText>dañoso, limitándose a</w:delText>
        </w:r>
        <w:r w:rsidDel="0006198A">
          <w:rPr>
            <w:spacing w:val="-2"/>
          </w:rPr>
          <w:delText xml:space="preserve"> </w:delText>
        </w:r>
        <w:r w:rsidDel="0006198A">
          <w:delText>trasladar íntegramente la</w:delText>
        </w:r>
        <w:r w:rsidDel="0006198A">
          <w:rPr>
            <w:spacing w:val="-1"/>
          </w:rPr>
          <w:delText xml:space="preserve"> </w:delText>
        </w:r>
        <w:r w:rsidDel="0006198A">
          <w:delText>responsabilidad al asegurado sin el respaldo probatorio exigido por el ordenamiento jurídico vigente.</w:delText>
        </w:r>
      </w:del>
    </w:p>
    <w:p w14:paraId="2F3B1111" w14:textId="1F4A9232" w:rsidR="008B0511" w:rsidDel="0006198A" w:rsidRDefault="001C3BC6">
      <w:pPr>
        <w:pStyle w:val="Textoindependiente"/>
        <w:spacing w:before="241" w:line="360" w:lineRule="auto"/>
        <w:ind w:left="568" w:right="133" w:firstLine="720"/>
        <w:jc w:val="both"/>
        <w:rPr>
          <w:del w:id="271" w:author="Camila Persichini" w:date="2026-02-03T16:17:00Z" w16du:dateUtc="2026-02-03T19:17:00Z"/>
        </w:rPr>
      </w:pPr>
      <w:del w:id="272" w:author="Camila Persichini" w:date="2026-02-03T16:17:00Z" w16du:dateUtc="2026-02-03T19:17:00Z">
        <w:r w:rsidDel="0006198A">
          <w:delText>Por último, corresponde señalar que la intervención de esta citada en garantía se</w:delText>
        </w:r>
        <w:r w:rsidDel="0006198A">
          <w:rPr>
            <w:spacing w:val="-2"/>
          </w:rPr>
          <w:delText xml:space="preserve"> </w:delText>
        </w:r>
        <w:r w:rsidDel="0006198A">
          <w:delText>encuentra</w:delText>
        </w:r>
        <w:r w:rsidDel="0006198A">
          <w:rPr>
            <w:spacing w:val="-4"/>
          </w:rPr>
          <w:delText xml:space="preserve"> </w:delText>
        </w:r>
        <w:r w:rsidDel="0006198A">
          <w:delText>regida</w:delText>
        </w:r>
        <w:r w:rsidDel="0006198A">
          <w:rPr>
            <w:spacing w:val="-2"/>
          </w:rPr>
          <w:delText xml:space="preserve"> </w:delText>
        </w:r>
        <w:r w:rsidDel="0006198A">
          <w:delText>por</w:delText>
        </w:r>
        <w:r w:rsidDel="0006198A">
          <w:rPr>
            <w:spacing w:val="-1"/>
          </w:rPr>
          <w:delText xml:space="preserve"> </w:delText>
        </w:r>
        <w:r w:rsidDel="0006198A">
          <w:delText>lo</w:delText>
        </w:r>
        <w:r w:rsidDel="0006198A">
          <w:rPr>
            <w:spacing w:val="-2"/>
          </w:rPr>
          <w:delText xml:space="preserve"> </w:delText>
        </w:r>
        <w:r w:rsidDel="0006198A">
          <w:delText>dispuesto</w:delText>
        </w:r>
        <w:r w:rsidDel="0006198A">
          <w:rPr>
            <w:spacing w:val="-4"/>
          </w:rPr>
          <w:delText xml:space="preserve"> </w:delText>
        </w:r>
        <w:r w:rsidDel="0006198A">
          <w:delText>en</w:delText>
        </w:r>
        <w:r w:rsidDel="0006198A">
          <w:rPr>
            <w:spacing w:val="-2"/>
          </w:rPr>
          <w:delText xml:space="preserve"> </w:delText>
        </w:r>
        <w:r w:rsidDel="0006198A">
          <w:delText>la</w:delText>
        </w:r>
        <w:r w:rsidDel="0006198A">
          <w:rPr>
            <w:spacing w:val="-2"/>
          </w:rPr>
          <w:delText xml:space="preserve"> </w:delText>
        </w:r>
        <w:r w:rsidDel="0006198A">
          <w:delText>Ley</w:delText>
        </w:r>
        <w:r w:rsidDel="0006198A">
          <w:rPr>
            <w:spacing w:val="-2"/>
          </w:rPr>
          <w:delText xml:space="preserve"> </w:delText>
        </w:r>
        <w:r w:rsidDel="0006198A">
          <w:delText>de</w:delText>
        </w:r>
        <w:r w:rsidDel="0006198A">
          <w:rPr>
            <w:spacing w:val="-6"/>
          </w:rPr>
          <w:delText xml:space="preserve"> </w:delText>
        </w:r>
        <w:r w:rsidDel="0006198A">
          <w:delText>Seguros</w:delText>
        </w:r>
        <w:r w:rsidDel="0006198A">
          <w:rPr>
            <w:spacing w:val="-1"/>
          </w:rPr>
          <w:delText xml:space="preserve"> </w:delText>
        </w:r>
        <w:r w:rsidDel="0006198A">
          <w:delText>N.º</w:delText>
        </w:r>
        <w:r w:rsidDel="0006198A">
          <w:rPr>
            <w:spacing w:val="-3"/>
          </w:rPr>
          <w:delText xml:space="preserve"> </w:delText>
        </w:r>
        <w:r w:rsidDel="0006198A">
          <w:delText>17.418, en</w:delText>
        </w:r>
        <w:r w:rsidDel="0006198A">
          <w:rPr>
            <w:spacing w:val="-7"/>
          </w:rPr>
          <w:delText xml:space="preserve"> </w:delText>
        </w:r>
        <w:r w:rsidDel="0006198A">
          <w:delText>particular</w:delText>
        </w:r>
        <w:r w:rsidDel="0006198A">
          <w:rPr>
            <w:spacing w:val="-3"/>
          </w:rPr>
          <w:delText xml:space="preserve"> </w:delText>
        </w:r>
        <w:r w:rsidDel="0006198A">
          <w:delText xml:space="preserve">por su art. 118, siendo cualquier eventual obligación de mi mandante </w:delText>
        </w:r>
        <w:r w:rsidDel="0006198A">
          <w:rPr>
            <w:rFonts w:ascii="Arial" w:hAnsi="Arial"/>
            <w:b/>
          </w:rPr>
          <w:delText>accesoria, condicionada</w:delText>
        </w:r>
        <w:r w:rsidDel="0006198A">
          <w:rPr>
            <w:rFonts w:ascii="Arial" w:hAnsi="Arial"/>
            <w:b/>
            <w:spacing w:val="-9"/>
          </w:rPr>
          <w:delText xml:space="preserve"> </w:delText>
        </w:r>
        <w:r w:rsidDel="0006198A">
          <w:rPr>
            <w:rFonts w:ascii="Arial" w:hAnsi="Arial"/>
            <w:b/>
          </w:rPr>
          <w:delText>y</w:delText>
        </w:r>
        <w:r w:rsidDel="0006198A">
          <w:rPr>
            <w:rFonts w:ascii="Arial" w:hAnsi="Arial"/>
            <w:b/>
            <w:spacing w:val="-9"/>
          </w:rPr>
          <w:delText xml:space="preserve"> </w:delText>
        </w:r>
        <w:r w:rsidDel="0006198A">
          <w:rPr>
            <w:rFonts w:ascii="Arial" w:hAnsi="Arial"/>
            <w:b/>
          </w:rPr>
          <w:delText>limitada</w:delText>
        </w:r>
        <w:r w:rsidDel="0006198A">
          <w:rPr>
            <w:rFonts w:ascii="Arial" w:hAnsi="Arial"/>
            <w:b/>
            <w:spacing w:val="-1"/>
          </w:rPr>
          <w:delText xml:space="preserve"> </w:delText>
        </w:r>
        <w:r w:rsidDel="0006198A">
          <w:delText>a</w:delText>
        </w:r>
        <w:r w:rsidDel="0006198A">
          <w:rPr>
            <w:spacing w:val="-6"/>
          </w:rPr>
          <w:delText xml:space="preserve"> </w:delText>
        </w:r>
        <w:r w:rsidDel="0006198A">
          <w:delText>los</w:delText>
        </w:r>
        <w:r w:rsidDel="0006198A">
          <w:rPr>
            <w:spacing w:val="-9"/>
          </w:rPr>
          <w:delText xml:space="preserve"> </w:delText>
        </w:r>
        <w:r w:rsidDel="0006198A">
          <w:delText>términos,</w:delText>
        </w:r>
        <w:r w:rsidDel="0006198A">
          <w:rPr>
            <w:spacing w:val="-7"/>
          </w:rPr>
          <w:delText xml:space="preserve"> </w:delText>
        </w:r>
        <w:r w:rsidDel="0006198A">
          <w:delText>condiciones</w:delText>
        </w:r>
        <w:r w:rsidDel="0006198A">
          <w:rPr>
            <w:spacing w:val="-6"/>
          </w:rPr>
          <w:delText xml:space="preserve"> </w:delText>
        </w:r>
        <w:r w:rsidDel="0006198A">
          <w:delText>y</w:delText>
        </w:r>
        <w:r w:rsidDel="0006198A">
          <w:rPr>
            <w:spacing w:val="-8"/>
          </w:rPr>
          <w:delText xml:space="preserve"> </w:delText>
        </w:r>
        <w:r w:rsidDel="0006198A">
          <w:delText>alcances</w:delText>
        </w:r>
        <w:r w:rsidDel="0006198A">
          <w:rPr>
            <w:spacing w:val="-6"/>
          </w:rPr>
          <w:delText xml:space="preserve"> </w:delText>
        </w:r>
        <w:r w:rsidDel="0006198A">
          <w:delText>del</w:delText>
        </w:r>
        <w:r w:rsidDel="0006198A">
          <w:rPr>
            <w:spacing w:val="-10"/>
          </w:rPr>
          <w:delText xml:space="preserve"> </w:delText>
        </w:r>
        <w:r w:rsidDel="0006198A">
          <w:delText>contrato</w:delText>
        </w:r>
        <w:r w:rsidDel="0006198A">
          <w:rPr>
            <w:spacing w:val="-8"/>
          </w:rPr>
          <w:delText xml:space="preserve"> </w:delText>
        </w:r>
        <w:r w:rsidDel="0006198A">
          <w:delText>de</w:delText>
        </w:r>
        <w:r w:rsidDel="0006198A">
          <w:rPr>
            <w:spacing w:val="-7"/>
          </w:rPr>
          <w:delText xml:space="preserve"> </w:delText>
        </w:r>
        <w:r w:rsidDel="0006198A">
          <w:delText>seguro vigente, dentro de la medida del seguro oportunamente pactada.</w:delText>
        </w:r>
      </w:del>
    </w:p>
    <w:p w14:paraId="080A7B57" w14:textId="005E3B81" w:rsidR="008B0511" w:rsidDel="0006198A" w:rsidRDefault="001C3BC6">
      <w:pPr>
        <w:pStyle w:val="Textoindependiente"/>
        <w:spacing w:before="239" w:line="360" w:lineRule="auto"/>
        <w:ind w:left="568" w:right="133" w:firstLine="720"/>
        <w:jc w:val="both"/>
        <w:rPr>
          <w:del w:id="273" w:author="Camila Persichini" w:date="2026-02-03T16:17:00Z" w16du:dateUtc="2026-02-03T19:17:00Z"/>
        </w:rPr>
      </w:pPr>
      <w:del w:id="274" w:author="Camila Persichini" w:date="2026-02-03T16:17:00Z" w16du:dateUtc="2026-02-03T19:17:00Z">
        <w:r w:rsidDel="0006198A">
          <w:delText>Por todo lo expuesto, no encontrándose acreditados los extremos necesarios para imputar responsabilidad al asegurado, ni el nexo causal adecuado entre el hecho invocado</w:delText>
        </w:r>
        <w:r w:rsidDel="0006198A">
          <w:rPr>
            <w:spacing w:val="-15"/>
          </w:rPr>
          <w:delText xml:space="preserve"> </w:delText>
        </w:r>
        <w:r w:rsidDel="0006198A">
          <w:delText>y</w:delText>
        </w:r>
        <w:r w:rsidDel="0006198A">
          <w:rPr>
            <w:spacing w:val="-13"/>
          </w:rPr>
          <w:delText xml:space="preserve"> </w:delText>
        </w:r>
        <w:r w:rsidDel="0006198A">
          <w:delText>los</w:delText>
        </w:r>
        <w:r w:rsidDel="0006198A">
          <w:rPr>
            <w:spacing w:val="-13"/>
          </w:rPr>
          <w:delText xml:space="preserve"> </w:delText>
        </w:r>
        <w:r w:rsidDel="0006198A">
          <w:delText>daños</w:delText>
        </w:r>
        <w:r w:rsidDel="0006198A">
          <w:rPr>
            <w:spacing w:val="-16"/>
          </w:rPr>
          <w:delText xml:space="preserve"> </w:delText>
        </w:r>
        <w:r w:rsidDel="0006198A">
          <w:delText>reclamados,</w:delText>
        </w:r>
        <w:r w:rsidDel="0006198A">
          <w:rPr>
            <w:spacing w:val="-14"/>
          </w:rPr>
          <w:delText xml:space="preserve"> </w:delText>
        </w:r>
        <w:r w:rsidDel="0006198A">
          <w:delText>corresponde</w:delText>
        </w:r>
        <w:r w:rsidDel="0006198A">
          <w:rPr>
            <w:spacing w:val="-14"/>
          </w:rPr>
          <w:delText xml:space="preserve"> </w:delText>
        </w:r>
        <w:r w:rsidDel="0006198A">
          <w:delText>el</w:delText>
        </w:r>
        <w:r w:rsidDel="0006198A">
          <w:rPr>
            <w:spacing w:val="-6"/>
          </w:rPr>
          <w:delText xml:space="preserve"> </w:delText>
        </w:r>
        <w:r w:rsidDel="0006198A">
          <w:rPr>
            <w:rFonts w:ascii="Arial" w:hAnsi="Arial"/>
            <w:b/>
          </w:rPr>
          <w:delText>rechazo</w:delText>
        </w:r>
        <w:r w:rsidDel="0006198A">
          <w:rPr>
            <w:rFonts w:ascii="Arial" w:hAnsi="Arial"/>
            <w:b/>
            <w:spacing w:val="-14"/>
          </w:rPr>
          <w:delText xml:space="preserve"> </w:delText>
        </w:r>
        <w:r w:rsidDel="0006198A">
          <w:rPr>
            <w:rFonts w:ascii="Arial" w:hAnsi="Arial"/>
            <w:b/>
          </w:rPr>
          <w:delText>de</w:delText>
        </w:r>
        <w:r w:rsidDel="0006198A">
          <w:rPr>
            <w:rFonts w:ascii="Arial" w:hAnsi="Arial"/>
            <w:b/>
            <w:spacing w:val="-16"/>
          </w:rPr>
          <w:delText xml:space="preserve"> </w:delText>
        </w:r>
        <w:r w:rsidDel="0006198A">
          <w:rPr>
            <w:rFonts w:ascii="Arial" w:hAnsi="Arial"/>
            <w:b/>
          </w:rPr>
          <w:delText>la</w:delText>
        </w:r>
        <w:r w:rsidDel="0006198A">
          <w:rPr>
            <w:rFonts w:ascii="Arial" w:hAnsi="Arial"/>
            <w:b/>
            <w:spacing w:val="-13"/>
          </w:rPr>
          <w:delText xml:space="preserve"> </w:delText>
        </w:r>
        <w:r w:rsidDel="0006198A">
          <w:rPr>
            <w:rFonts w:ascii="Arial" w:hAnsi="Arial"/>
            <w:b/>
          </w:rPr>
          <w:delText>demanda</w:delText>
        </w:r>
        <w:r w:rsidDel="0006198A">
          <w:delText>,</w:delText>
        </w:r>
        <w:r w:rsidDel="0006198A">
          <w:rPr>
            <w:spacing w:val="-15"/>
          </w:rPr>
          <w:delText xml:space="preserve"> </w:delText>
        </w:r>
        <w:r w:rsidDel="0006198A">
          <w:delText>con</w:delText>
        </w:r>
        <w:r w:rsidDel="0006198A">
          <w:rPr>
            <w:spacing w:val="-14"/>
          </w:rPr>
          <w:delText xml:space="preserve"> </w:delText>
        </w:r>
        <w:r w:rsidDel="0006198A">
          <w:delText>expresa imposición de costas.</w:delText>
        </w:r>
      </w:del>
    </w:p>
    <w:p w14:paraId="152A7AFF" w14:textId="3A1D6C1A" w:rsidR="008B0511" w:rsidDel="0006198A" w:rsidRDefault="008B0511">
      <w:pPr>
        <w:pStyle w:val="Textoindependiente"/>
        <w:rPr>
          <w:del w:id="275" w:author="Camila Persichini" w:date="2026-02-03T16:17:00Z" w16du:dateUtc="2026-02-03T19:17:00Z"/>
        </w:rPr>
      </w:pPr>
    </w:p>
    <w:p w14:paraId="19BD3991" w14:textId="15C8E9AE" w:rsidR="008B0511" w:rsidDel="0006198A" w:rsidRDefault="008B0511">
      <w:pPr>
        <w:pStyle w:val="Textoindependiente"/>
        <w:rPr>
          <w:del w:id="276" w:author="Camila Persichini" w:date="2026-02-03T16:17:00Z" w16du:dateUtc="2026-02-03T19:17:00Z"/>
        </w:rPr>
      </w:pPr>
    </w:p>
    <w:p w14:paraId="0B563A9C" w14:textId="57B97DF8" w:rsidR="008B0511" w:rsidDel="0006198A" w:rsidRDefault="008B0511">
      <w:pPr>
        <w:pStyle w:val="Textoindependiente"/>
        <w:spacing w:before="102"/>
        <w:rPr>
          <w:del w:id="277" w:author="Camila Persichini" w:date="2026-02-03T16:17:00Z" w16du:dateUtc="2026-02-03T19:17:00Z"/>
        </w:rPr>
      </w:pPr>
    </w:p>
    <w:p w14:paraId="12BAF0F5" w14:textId="4E0F8261" w:rsidR="00DE5BDC" w:rsidDel="0006198A" w:rsidRDefault="00DE5BDC">
      <w:pPr>
        <w:pStyle w:val="Ttulo1"/>
        <w:spacing w:line="360" w:lineRule="auto"/>
        <w:ind w:left="568"/>
        <w:rPr>
          <w:del w:id="278" w:author="Camila Persichini" w:date="2026-02-03T16:17:00Z" w16du:dateUtc="2026-02-03T19:17:00Z"/>
          <w:u w:val="none"/>
        </w:rPr>
      </w:pPr>
      <w:del w:id="279" w:author="Camila Persichini" w:date="2026-02-03T16:17:00Z" w16du:dateUtc="2026-02-03T19:17:00Z">
        <w:r w:rsidDel="0006198A">
          <w:rPr>
            <w:u w:val="none"/>
          </w:rPr>
          <w:delText>D.</w:delText>
        </w:r>
        <w:r w:rsidDel="0006198A">
          <w:rPr>
            <w:spacing w:val="75"/>
            <w:u w:val="none"/>
          </w:rPr>
          <w:delText xml:space="preserve"> </w:delText>
        </w:r>
        <w:r w:rsidDel="0006198A">
          <w:rPr>
            <w:u w:val="none"/>
          </w:rPr>
          <w:delText>ANÁLISIS</w:delText>
        </w:r>
        <w:r w:rsidDel="0006198A">
          <w:rPr>
            <w:spacing w:val="76"/>
            <w:u w:val="none"/>
          </w:rPr>
          <w:delText xml:space="preserve"> </w:delText>
        </w:r>
        <w:r w:rsidDel="0006198A">
          <w:rPr>
            <w:u w:val="none"/>
          </w:rPr>
          <w:delText>Y</w:delText>
        </w:r>
        <w:r w:rsidDel="0006198A">
          <w:rPr>
            <w:spacing w:val="76"/>
            <w:u w:val="none"/>
          </w:rPr>
          <w:delText xml:space="preserve"> </w:delText>
        </w:r>
        <w:r w:rsidDel="0006198A">
          <w:rPr>
            <w:u w:val="none"/>
          </w:rPr>
          <w:delText>RECHAZO</w:delText>
        </w:r>
        <w:r w:rsidDel="0006198A">
          <w:rPr>
            <w:spacing w:val="75"/>
            <w:u w:val="none"/>
          </w:rPr>
          <w:delText xml:space="preserve"> </w:delText>
        </w:r>
        <w:r w:rsidDel="0006198A">
          <w:rPr>
            <w:u w:val="none"/>
          </w:rPr>
          <w:delText>DE</w:delText>
        </w:r>
        <w:r w:rsidDel="0006198A">
          <w:rPr>
            <w:spacing w:val="76"/>
            <w:u w:val="none"/>
          </w:rPr>
          <w:delText xml:space="preserve"> </w:delText>
        </w:r>
        <w:r w:rsidDel="0006198A">
          <w:rPr>
            <w:u w:val="none"/>
          </w:rPr>
          <w:delText>LOS</w:delText>
        </w:r>
        <w:r w:rsidDel="0006198A">
          <w:rPr>
            <w:spacing w:val="76"/>
            <w:u w:val="none"/>
          </w:rPr>
          <w:delText xml:space="preserve"> </w:delText>
        </w:r>
        <w:r w:rsidDel="0006198A">
          <w:rPr>
            <w:u w:val="none"/>
          </w:rPr>
          <w:delText xml:space="preserve">RUBROS. </w:delText>
        </w:r>
      </w:del>
    </w:p>
    <w:p w14:paraId="0613185D" w14:textId="42ACD5B1" w:rsidR="008B0511" w:rsidDel="0006198A" w:rsidRDefault="001C3BC6">
      <w:pPr>
        <w:pStyle w:val="Ttulo1"/>
        <w:spacing w:line="360" w:lineRule="auto"/>
        <w:ind w:left="568"/>
        <w:rPr>
          <w:del w:id="280" w:author="Camila Persichini" w:date="2026-02-03T16:17:00Z" w16du:dateUtc="2026-02-03T19:17:00Z"/>
          <w:u w:val="none"/>
        </w:rPr>
      </w:pPr>
      <w:del w:id="281" w:author="Camila Persichini" w:date="2026-02-03T16:17:00Z" w16du:dateUtc="2026-02-03T19:17:00Z">
        <w:r w:rsidDel="0006198A">
          <w:rPr>
            <w:u w:val="none"/>
          </w:rPr>
          <w:delText>OBSERVACIONES</w:delText>
        </w:r>
        <w:r w:rsidDel="0006198A">
          <w:rPr>
            <w:spacing w:val="73"/>
            <w:u w:val="none"/>
          </w:rPr>
          <w:delText xml:space="preserve"> </w:delText>
        </w:r>
        <w:r w:rsidDel="0006198A">
          <w:rPr>
            <w:u w:val="none"/>
          </w:rPr>
          <w:delText>SOBRE</w:delText>
        </w:r>
        <w:r w:rsidDel="0006198A">
          <w:rPr>
            <w:spacing w:val="76"/>
            <w:u w:val="none"/>
          </w:rPr>
          <w:delText xml:space="preserve"> </w:delText>
        </w:r>
        <w:r w:rsidDel="0006198A">
          <w:rPr>
            <w:u w:val="none"/>
          </w:rPr>
          <w:delText>LA PRUEBA OFRECIDA POR LA ACTORA</w:delText>
        </w:r>
      </w:del>
    </w:p>
    <w:p w14:paraId="2FC572D4" w14:textId="7B8EC4E2" w:rsidR="008B0511" w:rsidDel="0006198A" w:rsidRDefault="008B0511">
      <w:pPr>
        <w:pStyle w:val="Textoindependiente"/>
        <w:spacing w:before="77"/>
        <w:rPr>
          <w:del w:id="282" w:author="Camila Persichini" w:date="2026-02-03T16:17:00Z" w16du:dateUtc="2026-02-03T19:17:00Z"/>
          <w:rFonts w:ascii="Arial"/>
          <w:b/>
        </w:rPr>
      </w:pPr>
    </w:p>
    <w:p w14:paraId="176E1767" w14:textId="60357BA4" w:rsidR="008B0511" w:rsidDel="0006198A" w:rsidRDefault="001C3BC6" w:rsidP="00DE5BDC">
      <w:pPr>
        <w:pStyle w:val="Textoindependiente"/>
        <w:spacing w:before="239" w:line="360" w:lineRule="auto"/>
        <w:ind w:left="568" w:right="133" w:firstLine="720"/>
        <w:jc w:val="both"/>
        <w:rPr>
          <w:del w:id="283" w:author="Camila Persichini" w:date="2026-02-03T16:17:00Z" w16du:dateUtc="2026-02-03T19:17:00Z"/>
        </w:rPr>
      </w:pPr>
      <w:del w:id="284" w:author="Camila Persichini" w:date="2026-02-03T16:17:00Z" w16du:dateUtc="2026-02-03T19:17:00Z">
        <w:r w:rsidDel="0006198A">
          <w:delText>La</w:delText>
        </w:r>
        <w:r w:rsidRPr="00DE5BDC" w:rsidDel="0006198A">
          <w:delText xml:space="preserve"> </w:delText>
        </w:r>
        <w:r w:rsidDel="0006198A">
          <w:delText>actora</w:delText>
        </w:r>
        <w:r w:rsidRPr="00DE5BDC" w:rsidDel="0006198A">
          <w:delText xml:space="preserve"> </w:delText>
        </w:r>
        <w:r w:rsidDel="0006198A">
          <w:delText>reclama</w:delText>
        </w:r>
        <w:r w:rsidRPr="00DE5BDC" w:rsidDel="0006198A">
          <w:delText xml:space="preserve"> </w:delText>
        </w:r>
        <w:r w:rsidDel="0006198A">
          <w:delText>un</w:delText>
        </w:r>
        <w:r w:rsidRPr="00DE5BDC" w:rsidDel="0006198A">
          <w:delText xml:space="preserve"> </w:delText>
        </w:r>
        <w:r w:rsidDel="0006198A">
          <w:delText>total</w:delText>
        </w:r>
        <w:r w:rsidRPr="00DE5BDC" w:rsidDel="0006198A">
          <w:delText xml:space="preserve"> </w:delText>
        </w:r>
        <w:r w:rsidDel="0006198A">
          <w:delText>de</w:delText>
        </w:r>
        <w:r w:rsidRPr="00DE5BDC" w:rsidDel="0006198A">
          <w:delText xml:space="preserve"> $ 5.325.315,82</w:delText>
        </w:r>
        <w:r w:rsidDel="0006198A">
          <w:delText>,</w:delText>
        </w:r>
        <w:r w:rsidRPr="00DE5BDC" w:rsidDel="0006198A">
          <w:delText xml:space="preserve"> </w:delText>
        </w:r>
        <w:r w:rsidDel="0006198A">
          <w:delText>conforme</w:delText>
        </w:r>
        <w:r w:rsidRPr="00DE5BDC" w:rsidDel="0006198A">
          <w:delText xml:space="preserve"> </w:delText>
        </w:r>
        <w:r w:rsidDel="0006198A">
          <w:delText>liquidación</w:delText>
        </w:r>
        <w:r w:rsidR="00DE5BDC" w:rsidDel="0006198A">
          <w:delText xml:space="preserve">. Esto se compone de la </w:delText>
        </w:r>
        <w:r w:rsidRPr="00DE5BDC" w:rsidDel="0006198A">
          <w:delText>reparación</w:delText>
        </w:r>
        <w:r w:rsidR="00DE5BDC" w:rsidDel="0006198A">
          <w:delText xml:space="preserve"> valuada en </w:delText>
        </w:r>
        <w:r w:rsidDel="0006198A">
          <w:delText>$4.174.275,82</w:delText>
        </w:r>
        <w:r w:rsidR="00DE5BDC" w:rsidDel="0006198A">
          <w:delText xml:space="preserve">, </w:delText>
        </w:r>
        <w:r w:rsidDel="0006198A">
          <w:delText>desvalorización</w:delText>
        </w:r>
        <w:r w:rsidR="00DE5BDC" w:rsidDel="0006198A">
          <w:delText xml:space="preserve"> por un monto de </w:delText>
        </w:r>
        <w:r w:rsidDel="0006198A">
          <w:delText>$500.000</w:delText>
        </w:r>
        <w:r w:rsidR="00DE5BDC" w:rsidDel="0006198A">
          <w:delText xml:space="preserve">, </w:delText>
        </w:r>
        <w:r w:rsidDel="0006198A">
          <w:delText>privación</w:delText>
        </w:r>
        <w:r w:rsidRPr="00DE5BDC" w:rsidDel="0006198A">
          <w:delText xml:space="preserve"> </w:delText>
        </w:r>
        <w:r w:rsidDel="0006198A">
          <w:delText>de</w:delText>
        </w:r>
        <w:r w:rsidRPr="00DE5BDC" w:rsidDel="0006198A">
          <w:delText xml:space="preserve"> </w:delText>
        </w:r>
        <w:r w:rsidDel="0006198A">
          <w:delText>uso</w:delText>
        </w:r>
        <w:r w:rsidRPr="00DE5BDC" w:rsidDel="0006198A">
          <w:delText xml:space="preserve"> </w:delText>
        </w:r>
        <w:r w:rsidDel="0006198A">
          <w:delText>$100.000</w:delText>
        </w:r>
        <w:r w:rsidR="00DE5BDC" w:rsidDel="0006198A">
          <w:delText xml:space="preserve">, </w:delText>
        </w:r>
        <w:r w:rsidDel="0006198A">
          <w:delText>daño</w:delText>
        </w:r>
        <w:r w:rsidRPr="00DE5BDC" w:rsidDel="0006198A">
          <w:delText xml:space="preserve"> moral</w:delText>
        </w:r>
        <w:r w:rsidR="00DE5BDC" w:rsidDel="0006198A">
          <w:delText xml:space="preserve"> </w:delText>
        </w:r>
        <w:r w:rsidDel="0006198A">
          <w:delText>$500.000</w:delText>
        </w:r>
        <w:r w:rsidR="00DE5BDC" w:rsidDel="0006198A">
          <w:delText xml:space="preserve"> y </w:delText>
        </w:r>
        <w:r w:rsidDel="0006198A">
          <w:delText>gastos</w:delText>
        </w:r>
        <w:r w:rsidDel="0006198A">
          <w:rPr>
            <w:spacing w:val="-5"/>
          </w:rPr>
          <w:delText xml:space="preserve"> </w:delText>
        </w:r>
        <w:r w:rsidDel="0006198A">
          <w:delText>de</w:delText>
        </w:r>
        <w:r w:rsidDel="0006198A">
          <w:rPr>
            <w:spacing w:val="-8"/>
          </w:rPr>
          <w:delText xml:space="preserve"> </w:delText>
        </w:r>
        <w:r w:rsidDel="0006198A">
          <w:delText>mediación</w:delText>
        </w:r>
        <w:r w:rsidR="00DE5BDC" w:rsidDel="0006198A">
          <w:delText xml:space="preserve"> por</w:delText>
        </w:r>
        <w:r w:rsidDel="0006198A">
          <w:rPr>
            <w:spacing w:val="-5"/>
          </w:rPr>
          <w:delText xml:space="preserve"> </w:delText>
        </w:r>
        <w:r w:rsidDel="0006198A">
          <w:rPr>
            <w:spacing w:val="-2"/>
          </w:rPr>
          <w:delText>$51.040.</w:delText>
        </w:r>
      </w:del>
    </w:p>
    <w:p w14:paraId="758485AF" w14:textId="7ED5361D" w:rsidR="008B0511" w:rsidDel="0006198A" w:rsidRDefault="008B0511">
      <w:pPr>
        <w:pStyle w:val="Textoindependiente"/>
        <w:spacing w:before="113"/>
        <w:rPr>
          <w:del w:id="285" w:author="Camila Persichini" w:date="2026-02-03T16:17:00Z" w16du:dateUtc="2026-02-03T19:17:00Z"/>
        </w:rPr>
      </w:pPr>
    </w:p>
    <w:p w14:paraId="78097E69" w14:textId="26B6AAC8" w:rsidR="008B0511" w:rsidDel="0006198A" w:rsidRDefault="001C3BC6">
      <w:pPr>
        <w:pStyle w:val="Ttulo2"/>
        <w:numPr>
          <w:ilvl w:val="0"/>
          <w:numId w:val="5"/>
        </w:numPr>
        <w:tabs>
          <w:tab w:val="left" w:pos="826"/>
        </w:tabs>
        <w:ind w:left="826" w:hanging="258"/>
        <w:rPr>
          <w:del w:id="286" w:author="Camila Persichini" w:date="2026-02-03T16:17:00Z" w16du:dateUtc="2026-02-03T19:17:00Z"/>
        </w:rPr>
      </w:pPr>
      <w:del w:id="287" w:author="Camila Persichini" w:date="2026-02-03T16:17:00Z" w16du:dateUtc="2026-02-03T19:17:00Z">
        <w:r w:rsidDel="0006198A">
          <w:delText>Reparación</w:delText>
        </w:r>
        <w:r w:rsidDel="0006198A">
          <w:rPr>
            <w:spacing w:val="-6"/>
          </w:rPr>
          <w:delText xml:space="preserve"> </w:delText>
        </w:r>
        <w:r w:rsidDel="0006198A">
          <w:delText>del</w:delText>
        </w:r>
        <w:r w:rsidDel="0006198A">
          <w:rPr>
            <w:spacing w:val="-6"/>
          </w:rPr>
          <w:delText xml:space="preserve"> </w:delText>
        </w:r>
        <w:r w:rsidDel="0006198A">
          <w:delText>rodado</w:delText>
        </w:r>
        <w:r w:rsidDel="0006198A">
          <w:rPr>
            <w:spacing w:val="-5"/>
          </w:rPr>
          <w:delText xml:space="preserve"> </w:delText>
        </w:r>
        <w:r w:rsidDel="0006198A">
          <w:delText>–</w:delText>
        </w:r>
        <w:r w:rsidDel="0006198A">
          <w:rPr>
            <w:spacing w:val="-5"/>
          </w:rPr>
          <w:delText xml:space="preserve"> </w:delText>
        </w:r>
        <w:r w:rsidDel="0006198A">
          <w:rPr>
            <w:spacing w:val="-2"/>
          </w:rPr>
          <w:delText>Rechazo</w:delText>
        </w:r>
      </w:del>
    </w:p>
    <w:p w14:paraId="1F437B75" w14:textId="48C26FDB" w:rsidR="008B0511" w:rsidDel="0006198A" w:rsidRDefault="008B0511">
      <w:pPr>
        <w:pStyle w:val="Textoindependiente"/>
        <w:spacing w:before="114"/>
        <w:rPr>
          <w:del w:id="288" w:author="Camila Persichini" w:date="2026-02-03T16:17:00Z" w16du:dateUtc="2026-02-03T19:17:00Z"/>
          <w:rFonts w:ascii="Arial"/>
          <w:b/>
        </w:rPr>
      </w:pPr>
    </w:p>
    <w:p w14:paraId="7AE3EDF9" w14:textId="7500C50B" w:rsidR="008B0511" w:rsidDel="0006198A" w:rsidRDefault="001C3BC6">
      <w:pPr>
        <w:spacing w:line="360" w:lineRule="auto"/>
        <w:ind w:left="568" w:right="134" w:firstLine="720"/>
        <w:jc w:val="both"/>
        <w:rPr>
          <w:del w:id="289" w:author="Camila Persichini" w:date="2026-02-03T16:17:00Z" w16du:dateUtc="2026-02-03T19:17:00Z"/>
        </w:rPr>
      </w:pPr>
      <w:del w:id="290" w:author="Camila Persichini" w:date="2026-02-03T16:17:00Z" w16du:dateUtc="2026-02-03T19:17:00Z">
        <w:r w:rsidDel="0006198A">
          <w:delText xml:space="preserve">La parte actora reclama la suma de </w:delText>
        </w:r>
        <w:r w:rsidDel="0006198A">
          <w:rPr>
            <w:rFonts w:ascii="Arial" w:hAnsi="Arial"/>
            <w:b/>
          </w:rPr>
          <w:delText xml:space="preserve">$ 4.174.275,82 </w:delText>
        </w:r>
        <w:r w:rsidDel="0006198A">
          <w:delText xml:space="preserve">en concepto de reparación </w:delText>
        </w:r>
        <w:r w:rsidDel="0006198A">
          <w:lastRenderedPageBreak/>
          <w:delText>del</w:delText>
        </w:r>
        <w:r w:rsidDel="0006198A">
          <w:rPr>
            <w:spacing w:val="-12"/>
          </w:rPr>
          <w:delText xml:space="preserve"> </w:delText>
        </w:r>
        <w:r w:rsidDel="0006198A">
          <w:delText>rodado,</w:delText>
        </w:r>
        <w:r w:rsidDel="0006198A">
          <w:rPr>
            <w:spacing w:val="-13"/>
          </w:rPr>
          <w:delText xml:space="preserve"> </w:delText>
        </w:r>
        <w:r w:rsidDel="0006198A">
          <w:delText>monto</w:delText>
        </w:r>
        <w:r w:rsidDel="0006198A">
          <w:rPr>
            <w:spacing w:val="-11"/>
          </w:rPr>
          <w:delText xml:space="preserve"> </w:delText>
        </w:r>
        <w:r w:rsidDel="0006198A">
          <w:delText>que</w:delText>
        </w:r>
        <w:r w:rsidDel="0006198A">
          <w:rPr>
            <w:spacing w:val="-11"/>
          </w:rPr>
          <w:delText xml:space="preserve"> </w:delText>
        </w:r>
        <w:r w:rsidDel="0006198A">
          <w:delText>debe</w:delText>
        </w:r>
        <w:r w:rsidDel="0006198A">
          <w:rPr>
            <w:spacing w:val="-11"/>
          </w:rPr>
          <w:delText xml:space="preserve"> </w:delText>
        </w:r>
        <w:r w:rsidDel="0006198A">
          <w:delText>ser</w:delText>
        </w:r>
        <w:r w:rsidDel="0006198A">
          <w:rPr>
            <w:spacing w:val="-11"/>
          </w:rPr>
          <w:delText xml:space="preserve"> </w:delText>
        </w:r>
        <w:r w:rsidDel="0006198A">
          <w:rPr>
            <w:rFonts w:ascii="Arial" w:hAnsi="Arial"/>
            <w:b/>
          </w:rPr>
          <w:delText>rechazado</w:delText>
        </w:r>
        <w:r w:rsidDel="0006198A">
          <w:rPr>
            <w:rFonts w:ascii="Arial" w:hAnsi="Arial"/>
            <w:b/>
            <w:spacing w:val="-12"/>
          </w:rPr>
          <w:delText xml:space="preserve"> </w:delText>
        </w:r>
        <w:r w:rsidDel="0006198A">
          <w:rPr>
            <w:rFonts w:ascii="Arial" w:hAnsi="Arial"/>
            <w:b/>
          </w:rPr>
          <w:delText>por</w:delText>
        </w:r>
        <w:r w:rsidDel="0006198A">
          <w:rPr>
            <w:rFonts w:ascii="Arial" w:hAnsi="Arial"/>
            <w:b/>
            <w:spacing w:val="-13"/>
          </w:rPr>
          <w:delText xml:space="preserve"> </w:delText>
        </w:r>
        <w:r w:rsidDel="0006198A">
          <w:rPr>
            <w:rFonts w:ascii="Arial" w:hAnsi="Arial"/>
            <w:b/>
          </w:rPr>
          <w:delText>falta</w:delText>
        </w:r>
        <w:r w:rsidDel="0006198A">
          <w:rPr>
            <w:rFonts w:ascii="Arial" w:hAnsi="Arial"/>
            <w:b/>
            <w:spacing w:val="-11"/>
          </w:rPr>
          <w:delText xml:space="preserve"> </w:delText>
        </w:r>
        <w:r w:rsidDel="0006198A">
          <w:rPr>
            <w:rFonts w:ascii="Arial" w:hAnsi="Arial"/>
            <w:b/>
          </w:rPr>
          <w:delText>de</w:delText>
        </w:r>
        <w:r w:rsidDel="0006198A">
          <w:rPr>
            <w:rFonts w:ascii="Arial" w:hAnsi="Arial"/>
            <w:b/>
            <w:spacing w:val="-14"/>
          </w:rPr>
          <w:delText xml:space="preserve"> </w:delText>
        </w:r>
        <w:r w:rsidDel="0006198A">
          <w:rPr>
            <w:rFonts w:ascii="Arial" w:hAnsi="Arial"/>
            <w:b/>
          </w:rPr>
          <w:delText>prueba</w:delText>
        </w:r>
        <w:r w:rsidDel="0006198A">
          <w:rPr>
            <w:rFonts w:ascii="Arial" w:hAnsi="Arial"/>
            <w:b/>
            <w:spacing w:val="-14"/>
          </w:rPr>
          <w:delText xml:space="preserve"> </w:delText>
        </w:r>
        <w:r w:rsidDel="0006198A">
          <w:rPr>
            <w:rFonts w:ascii="Arial" w:hAnsi="Arial"/>
            <w:b/>
          </w:rPr>
          <w:delText>idónea</w:delText>
        </w:r>
        <w:r w:rsidDel="0006198A">
          <w:rPr>
            <w:rFonts w:ascii="Arial" w:hAnsi="Arial"/>
            <w:b/>
            <w:spacing w:val="-11"/>
          </w:rPr>
          <w:delText xml:space="preserve"> </w:delText>
        </w:r>
        <w:r w:rsidDel="0006198A">
          <w:rPr>
            <w:rFonts w:ascii="Arial" w:hAnsi="Arial"/>
            <w:b/>
          </w:rPr>
          <w:delText>y</w:delText>
        </w:r>
        <w:r w:rsidDel="0006198A">
          <w:rPr>
            <w:rFonts w:ascii="Arial" w:hAnsi="Arial"/>
            <w:b/>
            <w:spacing w:val="-14"/>
          </w:rPr>
          <w:delText xml:space="preserve"> </w:delText>
        </w:r>
        <w:r w:rsidDel="0006198A">
          <w:rPr>
            <w:rFonts w:ascii="Arial" w:hAnsi="Arial"/>
            <w:b/>
          </w:rPr>
          <w:delText>por</w:delText>
        </w:r>
        <w:r w:rsidDel="0006198A">
          <w:rPr>
            <w:rFonts w:ascii="Arial" w:hAnsi="Arial"/>
            <w:b/>
            <w:spacing w:val="-10"/>
          </w:rPr>
          <w:delText xml:space="preserve"> </w:delText>
        </w:r>
        <w:r w:rsidDel="0006198A">
          <w:rPr>
            <w:rFonts w:ascii="Arial" w:hAnsi="Arial"/>
            <w:b/>
          </w:rPr>
          <w:delText xml:space="preserve">evidente </w:delText>
        </w:r>
        <w:r w:rsidDel="0006198A">
          <w:rPr>
            <w:rFonts w:ascii="Arial" w:hAnsi="Arial"/>
            <w:b/>
            <w:spacing w:val="-2"/>
          </w:rPr>
          <w:delText>pluspetitio</w:delText>
        </w:r>
        <w:r w:rsidDel="0006198A">
          <w:rPr>
            <w:spacing w:val="-2"/>
          </w:rPr>
          <w:delText>.</w:delText>
        </w:r>
      </w:del>
    </w:p>
    <w:p w14:paraId="152D6BAF" w14:textId="7CD66E85" w:rsidR="008B0511" w:rsidDel="0006198A" w:rsidRDefault="001C3BC6">
      <w:pPr>
        <w:spacing w:before="239" w:line="360" w:lineRule="auto"/>
        <w:ind w:left="568" w:right="133" w:firstLine="720"/>
        <w:jc w:val="both"/>
        <w:rPr>
          <w:del w:id="291" w:author="Camila Persichini" w:date="2026-02-03T16:17:00Z" w16du:dateUtc="2026-02-03T19:17:00Z"/>
        </w:rPr>
      </w:pPr>
      <w:del w:id="292" w:author="Camila Persichini" w:date="2026-02-03T16:17:00Z" w16du:dateUtc="2026-02-03T19:17:00Z">
        <w:r w:rsidDel="0006198A">
          <w:delText xml:space="preserve">En efecto, la propia actora reconoce que el rubro se sustenta </w:delText>
        </w:r>
        <w:r w:rsidDel="0006198A">
          <w:rPr>
            <w:rFonts w:ascii="Arial" w:hAnsi="Arial"/>
            <w:b/>
          </w:rPr>
          <w:delText xml:space="preserve">exclusivamente </w:delText>
        </w:r>
        <w:r w:rsidDel="0006198A">
          <w:delText xml:space="preserve">en un </w:delText>
        </w:r>
        <w:r w:rsidDel="0006198A">
          <w:rPr>
            <w:rFonts w:ascii="Arial" w:hAnsi="Arial"/>
            <w:b/>
          </w:rPr>
          <w:delText xml:space="preserve">presupuesto de taller </w:delText>
        </w:r>
        <w:r w:rsidDel="0006198A">
          <w:delText xml:space="preserve">de fecha </w:delText>
        </w:r>
        <w:r w:rsidDel="0006198A">
          <w:rPr>
            <w:rFonts w:ascii="Arial" w:hAnsi="Arial"/>
            <w:b/>
          </w:rPr>
          <w:delText xml:space="preserve">17/02/2025 </w:delText>
        </w:r>
        <w:r w:rsidDel="0006198A">
          <w:delText xml:space="preserve">por la suma de </w:delText>
        </w:r>
        <w:r w:rsidDel="0006198A">
          <w:rPr>
            <w:rFonts w:ascii="Arial" w:hAnsi="Arial"/>
            <w:b/>
          </w:rPr>
          <w:delText>$ 3.277.000</w:delText>
        </w:r>
        <w:r w:rsidDel="0006198A">
          <w:delText xml:space="preserve">, al cual le aplica intereses “conforme Samudio” para arribar al monto pretendido en demanda. Tal proceder resulta </w:delText>
        </w:r>
        <w:r w:rsidDel="0006198A">
          <w:rPr>
            <w:rFonts w:ascii="Arial" w:hAnsi="Arial"/>
            <w:b/>
          </w:rPr>
          <w:delText>jurídicamente improcedente</w:delText>
        </w:r>
        <w:r w:rsidDel="0006198A">
          <w:delText>.</w:delText>
        </w:r>
      </w:del>
    </w:p>
    <w:p w14:paraId="0A88E6BA" w14:textId="639739E2" w:rsidR="008B0511" w:rsidDel="0006198A" w:rsidRDefault="001C3BC6">
      <w:pPr>
        <w:spacing w:before="242" w:line="360" w:lineRule="auto"/>
        <w:ind w:left="568" w:right="132" w:firstLine="720"/>
        <w:jc w:val="both"/>
        <w:rPr>
          <w:del w:id="293" w:author="Camila Persichini" w:date="2026-02-03T16:17:00Z" w16du:dateUtc="2026-02-03T19:17:00Z"/>
        </w:rPr>
      </w:pPr>
      <w:del w:id="294" w:author="Camila Persichini" w:date="2026-02-03T16:17:00Z" w16du:dateUtc="2026-02-03T19:17:00Z">
        <w:r w:rsidDel="0006198A">
          <w:delText xml:space="preserve">En primer lugar, corresponde señalar que </w:delText>
        </w:r>
        <w:r w:rsidDel="0006198A">
          <w:rPr>
            <w:rFonts w:ascii="Arial" w:hAnsi="Arial"/>
            <w:b/>
          </w:rPr>
          <w:delText>un presupuesto unilateral no acredita</w:delText>
        </w:r>
        <w:r w:rsidDel="0006198A">
          <w:delText xml:space="preserve">, por sí solo, ni la </w:delText>
        </w:r>
        <w:r w:rsidDel="0006198A">
          <w:rPr>
            <w:rFonts w:ascii="Arial" w:hAnsi="Arial"/>
            <w:b/>
          </w:rPr>
          <w:delText>realidad del daño</w:delText>
        </w:r>
        <w:r w:rsidDel="0006198A">
          <w:delText xml:space="preserve">, ni la </w:delText>
        </w:r>
        <w:r w:rsidDel="0006198A">
          <w:rPr>
            <w:rFonts w:ascii="Arial" w:hAnsi="Arial"/>
            <w:b/>
          </w:rPr>
          <w:delText>efectiva reparación</w:delText>
        </w:r>
        <w:r w:rsidDel="0006198A">
          <w:delText xml:space="preserve">, ni el </w:delText>
        </w:r>
        <w:r w:rsidDel="0006198A">
          <w:rPr>
            <w:rFonts w:ascii="Arial" w:hAnsi="Arial"/>
            <w:b/>
          </w:rPr>
          <w:delText>costo cierto</w:delText>
        </w:r>
        <w:r w:rsidDel="0006198A">
          <w:rPr>
            <w:rFonts w:ascii="Arial" w:hAnsi="Arial"/>
            <w:b/>
            <w:spacing w:val="-16"/>
          </w:rPr>
          <w:delText xml:space="preserve"> </w:delText>
        </w:r>
        <w:r w:rsidDel="0006198A">
          <w:rPr>
            <w:rFonts w:ascii="Arial" w:hAnsi="Arial"/>
            <w:b/>
          </w:rPr>
          <w:delText>y</w:delText>
        </w:r>
        <w:r w:rsidDel="0006198A">
          <w:rPr>
            <w:rFonts w:ascii="Arial" w:hAnsi="Arial"/>
            <w:b/>
            <w:spacing w:val="-15"/>
          </w:rPr>
          <w:delText xml:space="preserve"> </w:delText>
        </w:r>
        <w:r w:rsidDel="0006198A">
          <w:rPr>
            <w:rFonts w:ascii="Arial" w:hAnsi="Arial"/>
            <w:b/>
          </w:rPr>
          <w:delText>actual</w:delText>
        </w:r>
        <w:r w:rsidDel="0006198A">
          <w:rPr>
            <w:rFonts w:ascii="Arial" w:hAnsi="Arial"/>
            <w:b/>
            <w:spacing w:val="-15"/>
          </w:rPr>
          <w:delText xml:space="preserve"> </w:delText>
        </w:r>
        <w:r w:rsidDel="0006198A">
          <w:delText>de</w:delText>
        </w:r>
        <w:r w:rsidDel="0006198A">
          <w:rPr>
            <w:spacing w:val="-16"/>
          </w:rPr>
          <w:delText xml:space="preserve"> </w:delText>
        </w:r>
        <w:r w:rsidDel="0006198A">
          <w:delText>los</w:delText>
        </w:r>
        <w:r w:rsidDel="0006198A">
          <w:rPr>
            <w:spacing w:val="-14"/>
          </w:rPr>
          <w:delText xml:space="preserve"> </w:delText>
        </w:r>
        <w:r w:rsidDel="0006198A">
          <w:delText>supuestos</w:delText>
        </w:r>
        <w:r w:rsidDel="0006198A">
          <w:rPr>
            <w:spacing w:val="-15"/>
          </w:rPr>
          <w:delText xml:space="preserve"> </w:delText>
        </w:r>
        <w:r w:rsidDel="0006198A">
          <w:delText>arreglos.</w:delText>
        </w:r>
        <w:r w:rsidDel="0006198A">
          <w:rPr>
            <w:spacing w:val="-15"/>
          </w:rPr>
          <w:delText xml:space="preserve"> </w:delText>
        </w:r>
        <w:r w:rsidDel="0006198A">
          <w:delText>Menos</w:delText>
        </w:r>
        <w:r w:rsidDel="0006198A">
          <w:rPr>
            <w:spacing w:val="-16"/>
          </w:rPr>
          <w:delText xml:space="preserve"> </w:delText>
        </w:r>
        <w:r w:rsidDel="0006198A">
          <w:delText>aún</w:delText>
        </w:r>
        <w:r w:rsidDel="0006198A">
          <w:rPr>
            <w:spacing w:val="-14"/>
          </w:rPr>
          <w:delText xml:space="preserve"> </w:delText>
        </w:r>
        <w:r w:rsidDel="0006198A">
          <w:delText>cuando</w:delText>
        </w:r>
        <w:r w:rsidDel="0006198A">
          <w:rPr>
            <w:spacing w:val="-14"/>
          </w:rPr>
          <w:delText xml:space="preserve"> </w:delText>
        </w:r>
        <w:r w:rsidDel="0006198A">
          <w:delText>—como</w:delText>
        </w:r>
        <w:r w:rsidDel="0006198A">
          <w:rPr>
            <w:spacing w:val="-16"/>
          </w:rPr>
          <w:delText xml:space="preserve"> </w:delText>
        </w:r>
        <w:r w:rsidDel="0006198A">
          <w:delText>ocurre</w:delText>
        </w:r>
        <w:r w:rsidDel="0006198A">
          <w:rPr>
            <w:spacing w:val="-14"/>
          </w:rPr>
          <w:delText xml:space="preserve"> </w:delText>
        </w:r>
        <w:r w:rsidDel="0006198A">
          <w:delText>en</w:delText>
        </w:r>
        <w:r w:rsidDel="0006198A">
          <w:rPr>
            <w:spacing w:val="-15"/>
          </w:rPr>
          <w:delText xml:space="preserve"> </w:delText>
        </w:r>
        <w:r w:rsidDel="0006198A">
          <w:delText xml:space="preserve">autos— no se acompañan </w:delText>
        </w:r>
        <w:r w:rsidDel="0006198A">
          <w:rPr>
            <w:rFonts w:ascii="Arial" w:hAnsi="Arial"/>
            <w:b/>
          </w:rPr>
          <w:delText>facturas</w:delText>
        </w:r>
        <w:r w:rsidDel="0006198A">
          <w:delText xml:space="preserve">, </w:delText>
        </w:r>
        <w:r w:rsidDel="0006198A">
          <w:rPr>
            <w:rFonts w:ascii="Arial" w:hAnsi="Arial"/>
            <w:b/>
          </w:rPr>
          <w:delText>comprobantes de pago</w:delText>
        </w:r>
        <w:r w:rsidDel="0006198A">
          <w:delText xml:space="preserve">, </w:delText>
        </w:r>
        <w:r w:rsidDel="0006198A">
          <w:rPr>
            <w:rFonts w:ascii="Arial" w:hAnsi="Arial"/>
            <w:b/>
          </w:rPr>
          <w:delText>constancias de ingreso y egreso de taller</w:delText>
        </w:r>
        <w:r w:rsidDel="0006198A">
          <w:delText>, ni elemento alguno que permita tener por acreditada la efectiva realización de las reparaciones reclamadas.</w:delText>
        </w:r>
      </w:del>
    </w:p>
    <w:p w14:paraId="4108325B" w14:textId="36D0BED2" w:rsidR="008B0511" w:rsidDel="0006198A" w:rsidRDefault="001C3BC6">
      <w:pPr>
        <w:spacing w:before="239" w:line="360" w:lineRule="auto"/>
        <w:ind w:left="568" w:right="131" w:firstLine="720"/>
        <w:jc w:val="both"/>
        <w:rPr>
          <w:del w:id="295" w:author="Camila Persichini" w:date="2026-02-03T16:17:00Z" w16du:dateUtc="2026-02-03T19:17:00Z"/>
        </w:rPr>
      </w:pPr>
      <w:del w:id="296" w:author="Camila Persichini" w:date="2026-02-03T16:17:00Z" w16du:dateUtc="2026-02-03T19:17:00Z">
        <w:r w:rsidDel="0006198A">
          <w:delText>En</w:delText>
        </w:r>
        <w:r w:rsidDel="0006198A">
          <w:rPr>
            <w:spacing w:val="-16"/>
          </w:rPr>
          <w:delText xml:space="preserve"> </w:delText>
        </w:r>
        <w:r w:rsidDel="0006198A">
          <w:delText>segundo</w:delText>
        </w:r>
        <w:r w:rsidDel="0006198A">
          <w:rPr>
            <w:spacing w:val="-15"/>
          </w:rPr>
          <w:delText xml:space="preserve"> </w:delText>
        </w:r>
        <w:r w:rsidDel="0006198A">
          <w:delText>término,</w:delText>
        </w:r>
        <w:r w:rsidDel="0006198A">
          <w:rPr>
            <w:spacing w:val="-15"/>
          </w:rPr>
          <w:delText xml:space="preserve"> </w:delText>
        </w:r>
        <w:r w:rsidDel="0006198A">
          <w:delText>la</w:delText>
        </w:r>
        <w:r w:rsidDel="0006198A">
          <w:rPr>
            <w:spacing w:val="-16"/>
          </w:rPr>
          <w:delText xml:space="preserve"> </w:delText>
        </w:r>
        <w:r w:rsidDel="0006198A">
          <w:rPr>
            <w:rFonts w:ascii="Arial" w:hAnsi="Arial"/>
            <w:b/>
          </w:rPr>
          <w:delText>actualización</w:delText>
        </w:r>
        <w:r w:rsidDel="0006198A">
          <w:rPr>
            <w:rFonts w:ascii="Arial" w:hAnsi="Arial"/>
            <w:b/>
            <w:spacing w:val="-15"/>
          </w:rPr>
          <w:delText xml:space="preserve"> </w:delText>
        </w:r>
        <w:r w:rsidDel="0006198A">
          <w:rPr>
            <w:rFonts w:ascii="Arial" w:hAnsi="Arial"/>
            <w:b/>
          </w:rPr>
          <w:delText>por</w:delText>
        </w:r>
        <w:r w:rsidDel="0006198A">
          <w:rPr>
            <w:rFonts w:ascii="Arial" w:hAnsi="Arial"/>
            <w:b/>
            <w:spacing w:val="-15"/>
          </w:rPr>
          <w:delText xml:space="preserve"> </w:delText>
        </w:r>
        <w:r w:rsidDel="0006198A">
          <w:rPr>
            <w:rFonts w:ascii="Arial" w:hAnsi="Arial"/>
            <w:b/>
          </w:rPr>
          <w:delText>intereses</w:delText>
        </w:r>
        <w:r w:rsidDel="0006198A">
          <w:rPr>
            <w:rFonts w:ascii="Arial" w:hAnsi="Arial"/>
            <w:b/>
            <w:spacing w:val="-15"/>
          </w:rPr>
          <w:delText xml:space="preserve"> </w:delText>
        </w:r>
        <w:r w:rsidDel="0006198A">
          <w:delText>de</w:delText>
        </w:r>
        <w:r w:rsidDel="0006198A">
          <w:rPr>
            <w:spacing w:val="-16"/>
          </w:rPr>
          <w:delText xml:space="preserve"> </w:delText>
        </w:r>
        <w:r w:rsidDel="0006198A">
          <w:delText>un</w:delText>
        </w:r>
        <w:r w:rsidDel="0006198A">
          <w:rPr>
            <w:spacing w:val="-15"/>
          </w:rPr>
          <w:delText xml:space="preserve"> </w:delText>
        </w:r>
        <w:r w:rsidDel="0006198A">
          <w:delText>presupuesto</w:delText>
        </w:r>
        <w:r w:rsidDel="0006198A">
          <w:rPr>
            <w:spacing w:val="-15"/>
          </w:rPr>
          <w:delText xml:space="preserve"> </w:delText>
        </w:r>
        <w:r w:rsidDel="0006198A">
          <w:delText xml:space="preserve">obtenido “a los efectos de la mediación” para transformarlo en </w:delText>
        </w:r>
        <w:r w:rsidDel="0006198A">
          <w:rPr>
            <w:rFonts w:ascii="Arial" w:hAnsi="Arial"/>
            <w:b/>
          </w:rPr>
          <w:delText xml:space="preserve">capital indemnizatorio </w:delText>
        </w:r>
        <w:r w:rsidDel="0006198A">
          <w:delText>no suple la</w:delText>
        </w:r>
        <w:r w:rsidDel="0006198A">
          <w:rPr>
            <w:spacing w:val="-9"/>
          </w:rPr>
          <w:delText xml:space="preserve"> </w:delText>
        </w:r>
        <w:r w:rsidDel="0006198A">
          <w:delText>prueba</w:delText>
        </w:r>
        <w:r w:rsidDel="0006198A">
          <w:rPr>
            <w:spacing w:val="-9"/>
          </w:rPr>
          <w:delText xml:space="preserve"> </w:delText>
        </w:r>
        <w:r w:rsidDel="0006198A">
          <w:delText>del</w:delText>
        </w:r>
        <w:r w:rsidDel="0006198A">
          <w:rPr>
            <w:spacing w:val="-12"/>
          </w:rPr>
          <w:delText xml:space="preserve"> </w:delText>
        </w:r>
        <w:r w:rsidDel="0006198A">
          <w:delText>daño</w:delText>
        </w:r>
        <w:r w:rsidDel="0006198A">
          <w:rPr>
            <w:spacing w:val="-9"/>
          </w:rPr>
          <w:delText xml:space="preserve"> </w:delText>
        </w:r>
        <w:r w:rsidDel="0006198A">
          <w:delText>ni</w:delText>
        </w:r>
        <w:r w:rsidDel="0006198A">
          <w:rPr>
            <w:spacing w:val="-12"/>
          </w:rPr>
          <w:delText xml:space="preserve"> </w:delText>
        </w:r>
        <w:r w:rsidDel="0006198A">
          <w:delText>habilita</w:delText>
        </w:r>
        <w:r w:rsidDel="0006198A">
          <w:rPr>
            <w:spacing w:val="-9"/>
          </w:rPr>
          <w:delText xml:space="preserve"> </w:delText>
        </w:r>
        <w:r w:rsidDel="0006198A">
          <w:delText>a</w:delText>
        </w:r>
        <w:r w:rsidDel="0006198A">
          <w:rPr>
            <w:spacing w:val="-9"/>
          </w:rPr>
          <w:delText xml:space="preserve"> </w:delText>
        </w:r>
        <w:r w:rsidDel="0006198A">
          <w:delText>convertir</w:delText>
        </w:r>
        <w:r w:rsidDel="0006198A">
          <w:rPr>
            <w:spacing w:val="-10"/>
          </w:rPr>
          <w:delText xml:space="preserve"> </w:delText>
        </w:r>
        <w:r w:rsidDel="0006198A">
          <w:delText>una</w:delText>
        </w:r>
        <w:r w:rsidDel="0006198A">
          <w:rPr>
            <w:spacing w:val="-9"/>
          </w:rPr>
          <w:delText xml:space="preserve"> </w:delText>
        </w:r>
        <w:r w:rsidDel="0006198A">
          <w:delText>estimación</w:delText>
        </w:r>
        <w:r w:rsidDel="0006198A">
          <w:rPr>
            <w:spacing w:val="-9"/>
          </w:rPr>
          <w:delText xml:space="preserve"> </w:delText>
        </w:r>
        <w:r w:rsidDel="0006198A">
          <w:delText>unilateral</w:delText>
        </w:r>
        <w:r w:rsidDel="0006198A">
          <w:rPr>
            <w:spacing w:val="-10"/>
          </w:rPr>
          <w:delText xml:space="preserve"> </w:delText>
        </w:r>
        <w:r w:rsidDel="0006198A">
          <w:delText>en</w:delText>
        </w:r>
        <w:r w:rsidDel="0006198A">
          <w:rPr>
            <w:spacing w:val="-12"/>
          </w:rPr>
          <w:delText xml:space="preserve"> </w:delText>
        </w:r>
        <w:r w:rsidDel="0006198A">
          <w:delText>monto</w:delText>
        </w:r>
        <w:r w:rsidDel="0006198A">
          <w:rPr>
            <w:spacing w:val="-11"/>
          </w:rPr>
          <w:delText xml:space="preserve"> </w:delText>
        </w:r>
        <w:r w:rsidDel="0006198A">
          <w:delText>exigible.</w:delText>
        </w:r>
        <w:r w:rsidDel="0006198A">
          <w:rPr>
            <w:spacing w:val="-8"/>
          </w:rPr>
          <w:delText xml:space="preserve"> </w:delText>
        </w:r>
        <w:r w:rsidDel="0006198A">
          <w:delText xml:space="preserve">Tal metodología importa una indebida </w:delText>
        </w:r>
        <w:r w:rsidDel="0006198A">
          <w:rPr>
            <w:rFonts w:ascii="Arial" w:hAnsi="Arial"/>
            <w:b/>
          </w:rPr>
          <w:delText>capitalización del reclamo</w:delText>
        </w:r>
        <w:r w:rsidDel="0006198A">
          <w:delText>, ajena a los principios que rigen la reparación del daño.</w:delText>
        </w:r>
      </w:del>
    </w:p>
    <w:p w14:paraId="68459D7F" w14:textId="73EAB988" w:rsidR="00DE5BDC" w:rsidDel="0006198A" w:rsidRDefault="00DE5BDC" w:rsidP="00DE5BDC">
      <w:pPr>
        <w:spacing w:before="241" w:line="360" w:lineRule="auto"/>
        <w:ind w:left="568"/>
        <w:jc w:val="both"/>
        <w:rPr>
          <w:del w:id="297" w:author="Camila Persichini" w:date="2026-02-03T16:17:00Z" w16du:dateUtc="2026-02-03T19:17:00Z"/>
        </w:rPr>
      </w:pPr>
      <w:del w:id="298" w:author="Camila Persichini" w:date="2026-02-03T16:17:00Z" w16du:dateUtc="2026-02-03T19:17:00Z">
        <w:r w:rsidRPr="00DE5BDC" w:rsidDel="0006198A">
          <w:delText>Asimismo, no se ha producido pericia mecánica alguna que permita determinar con precisión la compatibilidad de los daños invocados con el hecho denunciado, la real extensión de las supuestas roturas, la razonabilidad de los trabajos presupuestados, ni la debida correspondencia entre los ítems reclamados y el siniestro de autos.</w:delText>
        </w:r>
      </w:del>
    </w:p>
    <w:p w14:paraId="4ED0895E" w14:textId="0EDC8F0C" w:rsidR="00DE5BDC" w:rsidDel="0006198A" w:rsidRDefault="00DE5BDC" w:rsidP="00DE5BDC">
      <w:pPr>
        <w:spacing w:before="241" w:line="360" w:lineRule="auto"/>
        <w:ind w:left="568"/>
        <w:jc w:val="both"/>
        <w:rPr>
          <w:del w:id="299" w:author="Camila Persichini" w:date="2026-02-03T16:17:00Z" w16du:dateUtc="2026-02-03T19:17:00Z"/>
        </w:rPr>
      </w:pPr>
    </w:p>
    <w:p w14:paraId="359EB51E" w14:textId="6DFB3B69" w:rsidR="008B0511" w:rsidDel="0006198A" w:rsidRDefault="001C3BC6">
      <w:pPr>
        <w:spacing w:line="360" w:lineRule="auto"/>
        <w:ind w:left="568" w:right="136" w:firstLine="720"/>
        <w:jc w:val="both"/>
        <w:rPr>
          <w:del w:id="300" w:author="Camila Persichini" w:date="2026-02-03T16:17:00Z" w16du:dateUtc="2026-02-03T19:17:00Z"/>
        </w:rPr>
      </w:pPr>
      <w:del w:id="301" w:author="Camila Persichini" w:date="2026-02-03T16:17:00Z" w16du:dateUtc="2026-02-03T19:17:00Z">
        <w:r w:rsidDel="0006198A">
          <w:delText>La</w:delText>
        </w:r>
        <w:r w:rsidDel="0006198A">
          <w:rPr>
            <w:spacing w:val="-9"/>
          </w:rPr>
          <w:delText xml:space="preserve"> </w:delText>
        </w:r>
        <w:r w:rsidDel="0006198A">
          <w:delText>jurisprudencia</w:delText>
        </w:r>
        <w:r w:rsidDel="0006198A">
          <w:rPr>
            <w:spacing w:val="-6"/>
          </w:rPr>
          <w:delText xml:space="preserve"> </w:delText>
        </w:r>
        <w:r w:rsidDel="0006198A">
          <w:delText>ha</w:delText>
        </w:r>
        <w:r w:rsidDel="0006198A">
          <w:rPr>
            <w:spacing w:val="-12"/>
          </w:rPr>
          <w:delText xml:space="preserve"> </w:delText>
        </w:r>
        <w:r w:rsidDel="0006198A">
          <w:delText>sido</w:delText>
        </w:r>
        <w:r w:rsidDel="0006198A">
          <w:rPr>
            <w:spacing w:val="-7"/>
          </w:rPr>
          <w:delText xml:space="preserve"> </w:delText>
        </w:r>
        <w:r w:rsidDel="0006198A">
          <w:delText>clara</w:delText>
        </w:r>
        <w:r w:rsidDel="0006198A">
          <w:rPr>
            <w:spacing w:val="-8"/>
          </w:rPr>
          <w:delText xml:space="preserve"> </w:delText>
        </w:r>
        <w:r w:rsidDel="0006198A">
          <w:delText>al</w:delText>
        </w:r>
        <w:r w:rsidDel="0006198A">
          <w:rPr>
            <w:spacing w:val="-10"/>
          </w:rPr>
          <w:delText xml:space="preserve"> </w:delText>
        </w:r>
        <w:r w:rsidDel="0006198A">
          <w:delText>respecto</w:delText>
        </w:r>
        <w:r w:rsidDel="0006198A">
          <w:rPr>
            <w:spacing w:val="-8"/>
          </w:rPr>
          <w:delText xml:space="preserve"> </w:delText>
        </w:r>
        <w:r w:rsidDel="0006198A">
          <w:delText>al</w:delText>
        </w:r>
        <w:r w:rsidDel="0006198A">
          <w:rPr>
            <w:spacing w:val="-10"/>
          </w:rPr>
          <w:delText xml:space="preserve"> </w:delText>
        </w:r>
        <w:r w:rsidDel="0006198A">
          <w:delText>señalar</w:delText>
        </w:r>
        <w:r w:rsidDel="0006198A">
          <w:rPr>
            <w:spacing w:val="-6"/>
          </w:rPr>
          <w:delText xml:space="preserve"> </w:delText>
        </w:r>
        <w:r w:rsidDel="0006198A">
          <w:delText>que</w:delText>
        </w:r>
        <w:r w:rsidDel="0006198A">
          <w:rPr>
            <w:spacing w:val="-9"/>
          </w:rPr>
          <w:delText xml:space="preserve"> </w:delText>
        </w:r>
        <w:r w:rsidDel="0006198A">
          <w:delText>la</w:delText>
        </w:r>
        <w:r w:rsidDel="0006198A">
          <w:rPr>
            <w:spacing w:val="-9"/>
          </w:rPr>
          <w:delText xml:space="preserve"> </w:delText>
        </w:r>
        <w:r w:rsidDel="0006198A">
          <w:delText>reparación</w:delText>
        </w:r>
        <w:r w:rsidDel="0006198A">
          <w:rPr>
            <w:spacing w:val="-9"/>
          </w:rPr>
          <w:delText xml:space="preserve"> </w:delText>
        </w:r>
        <w:r w:rsidDel="0006198A">
          <w:delText>de</w:delText>
        </w:r>
        <w:r w:rsidDel="0006198A">
          <w:rPr>
            <w:spacing w:val="-12"/>
          </w:rPr>
          <w:delText xml:space="preserve"> </w:delText>
        </w:r>
        <w:r w:rsidDel="0006198A">
          <w:delText xml:space="preserve">daños materiales </w:delText>
        </w:r>
        <w:r w:rsidDel="0006198A">
          <w:rPr>
            <w:rFonts w:ascii="Arial" w:hAnsi="Arial"/>
            <w:b/>
          </w:rPr>
          <w:delText>no puede fundarse en conjeturas</w:delText>
        </w:r>
        <w:r w:rsidDel="0006198A">
          <w:delText xml:space="preserve">, sino en prueba concreta del perjuicio efectivamente sufrido. Así se ha resuelto que: </w:delText>
        </w:r>
        <w:r w:rsidDel="0006198A">
          <w:rPr>
            <w:rFonts w:ascii="Arial" w:hAnsi="Arial"/>
            <w:i/>
          </w:rPr>
          <w:delText>“La acción indemnizatoria requiere la prueba</w:delText>
        </w:r>
        <w:r w:rsidDel="0006198A">
          <w:rPr>
            <w:rFonts w:ascii="Arial" w:hAnsi="Arial"/>
            <w:i/>
            <w:spacing w:val="80"/>
          </w:rPr>
          <w:delText xml:space="preserve">  </w:delText>
        </w:r>
        <w:r w:rsidDel="0006198A">
          <w:rPr>
            <w:rFonts w:ascii="Arial" w:hAnsi="Arial"/>
            <w:i/>
          </w:rPr>
          <w:delText>de</w:delText>
        </w:r>
        <w:r w:rsidDel="0006198A">
          <w:rPr>
            <w:rFonts w:ascii="Arial" w:hAnsi="Arial"/>
            <w:i/>
            <w:spacing w:val="80"/>
          </w:rPr>
          <w:delText xml:space="preserve">  </w:delText>
        </w:r>
        <w:r w:rsidDel="0006198A">
          <w:rPr>
            <w:rFonts w:ascii="Arial" w:hAnsi="Arial"/>
            <w:i/>
          </w:rPr>
          <w:delText>la</w:delText>
        </w:r>
        <w:r w:rsidDel="0006198A">
          <w:rPr>
            <w:rFonts w:ascii="Arial" w:hAnsi="Arial"/>
            <w:i/>
            <w:spacing w:val="80"/>
          </w:rPr>
          <w:delText xml:space="preserve">  </w:delText>
        </w:r>
        <w:r w:rsidDel="0006198A">
          <w:rPr>
            <w:rFonts w:ascii="Arial" w:hAnsi="Arial"/>
            <w:i/>
          </w:rPr>
          <w:delText>existencia</w:delText>
        </w:r>
        <w:r w:rsidDel="0006198A">
          <w:rPr>
            <w:rFonts w:ascii="Arial" w:hAnsi="Arial"/>
            <w:i/>
            <w:spacing w:val="80"/>
          </w:rPr>
          <w:delText xml:space="preserve">  </w:delText>
        </w:r>
        <w:r w:rsidDel="0006198A">
          <w:rPr>
            <w:rFonts w:ascii="Arial" w:hAnsi="Arial"/>
            <w:i/>
          </w:rPr>
          <w:delText>real</w:delText>
        </w:r>
        <w:r w:rsidDel="0006198A">
          <w:rPr>
            <w:rFonts w:ascii="Arial" w:hAnsi="Arial"/>
            <w:i/>
            <w:spacing w:val="80"/>
          </w:rPr>
          <w:delText xml:space="preserve">  </w:delText>
        </w:r>
        <w:r w:rsidDel="0006198A">
          <w:rPr>
            <w:rFonts w:ascii="Arial" w:hAnsi="Arial"/>
            <w:i/>
          </w:rPr>
          <w:delText>y</w:delText>
        </w:r>
        <w:r w:rsidDel="0006198A">
          <w:rPr>
            <w:rFonts w:ascii="Arial" w:hAnsi="Arial"/>
            <w:i/>
            <w:spacing w:val="80"/>
          </w:rPr>
          <w:delText xml:space="preserve">  </w:delText>
        </w:r>
        <w:r w:rsidDel="0006198A">
          <w:rPr>
            <w:rFonts w:ascii="Arial" w:hAnsi="Arial"/>
            <w:i/>
          </w:rPr>
          <w:delText>concreta</w:delText>
        </w:r>
        <w:r w:rsidDel="0006198A">
          <w:rPr>
            <w:rFonts w:ascii="Arial" w:hAnsi="Arial"/>
            <w:i/>
            <w:spacing w:val="80"/>
          </w:rPr>
          <w:delText xml:space="preserve">  </w:delText>
        </w:r>
        <w:r w:rsidDel="0006198A">
          <w:rPr>
            <w:rFonts w:ascii="Arial" w:hAnsi="Arial"/>
            <w:i/>
          </w:rPr>
          <w:delText>de</w:delText>
        </w:r>
        <w:r w:rsidDel="0006198A">
          <w:rPr>
            <w:rFonts w:ascii="Arial" w:hAnsi="Arial"/>
            <w:i/>
            <w:spacing w:val="80"/>
          </w:rPr>
          <w:delText xml:space="preserve">  </w:delText>
        </w:r>
        <w:r w:rsidDel="0006198A">
          <w:rPr>
            <w:rFonts w:ascii="Arial" w:hAnsi="Arial"/>
            <w:i/>
          </w:rPr>
          <w:delText>los</w:delText>
        </w:r>
        <w:r w:rsidDel="0006198A">
          <w:rPr>
            <w:rFonts w:ascii="Arial" w:hAnsi="Arial"/>
            <w:i/>
            <w:spacing w:val="80"/>
          </w:rPr>
          <w:delText xml:space="preserve">  </w:delText>
        </w:r>
        <w:r w:rsidDel="0006198A">
          <w:rPr>
            <w:rFonts w:ascii="Arial" w:hAnsi="Arial"/>
            <w:i/>
          </w:rPr>
          <w:delText>daños</w:delText>
        </w:r>
        <w:r w:rsidDel="0006198A">
          <w:rPr>
            <w:rFonts w:ascii="Arial" w:hAnsi="Arial"/>
            <w:i/>
            <w:spacing w:val="80"/>
          </w:rPr>
          <w:delText xml:space="preserve">  </w:delText>
        </w:r>
        <w:r w:rsidDel="0006198A">
          <w:rPr>
            <w:rFonts w:ascii="Arial" w:hAnsi="Arial"/>
            <w:i/>
          </w:rPr>
          <w:delText xml:space="preserve">alegados.” </w:delText>
        </w:r>
        <w:r w:rsidDel="0006198A">
          <w:delText>(CSJN, Fallos: 306:876; 314:147).</w:delText>
        </w:r>
      </w:del>
    </w:p>
    <w:p w14:paraId="24970595" w14:textId="6EB3F603" w:rsidR="008B0511" w:rsidDel="0006198A" w:rsidRDefault="001C3BC6">
      <w:pPr>
        <w:tabs>
          <w:tab w:val="left" w:pos="3038"/>
          <w:tab w:val="left" w:pos="5716"/>
          <w:tab w:val="left" w:pos="7303"/>
        </w:tabs>
        <w:spacing w:before="239" w:line="360" w:lineRule="auto"/>
        <w:ind w:left="568" w:right="135" w:firstLine="720"/>
        <w:jc w:val="both"/>
        <w:rPr>
          <w:del w:id="302" w:author="Camila Persichini" w:date="2026-02-03T16:17:00Z" w16du:dateUtc="2026-02-03T19:17:00Z"/>
        </w:rPr>
      </w:pPr>
      <w:del w:id="303" w:author="Camila Persichini" w:date="2026-02-03T16:17:00Z" w16du:dateUtc="2026-02-03T19:17:00Z">
        <w:r w:rsidDel="0006198A">
          <w:delText>En</w:delText>
        </w:r>
        <w:r w:rsidDel="0006198A">
          <w:rPr>
            <w:spacing w:val="-11"/>
          </w:rPr>
          <w:delText xml:space="preserve"> </w:delText>
        </w:r>
        <w:r w:rsidDel="0006198A">
          <w:delText>igual</w:delText>
        </w:r>
        <w:r w:rsidDel="0006198A">
          <w:rPr>
            <w:spacing w:val="-12"/>
          </w:rPr>
          <w:delText xml:space="preserve"> </w:delText>
        </w:r>
        <w:r w:rsidDel="0006198A">
          <w:delText>sentido,</w:delText>
        </w:r>
        <w:r w:rsidDel="0006198A">
          <w:rPr>
            <w:spacing w:val="-12"/>
          </w:rPr>
          <w:delText xml:space="preserve"> </w:delText>
        </w:r>
        <w:r w:rsidDel="0006198A">
          <w:delText>se</w:delText>
        </w:r>
        <w:r w:rsidDel="0006198A">
          <w:rPr>
            <w:spacing w:val="-14"/>
          </w:rPr>
          <w:delText xml:space="preserve"> </w:delText>
        </w:r>
        <w:r w:rsidDel="0006198A">
          <w:delText>ha</w:delText>
        </w:r>
        <w:r w:rsidDel="0006198A">
          <w:rPr>
            <w:spacing w:val="-12"/>
          </w:rPr>
          <w:delText xml:space="preserve"> </w:delText>
        </w:r>
        <w:r w:rsidDel="0006198A">
          <w:delText>dicho</w:delText>
        </w:r>
        <w:r w:rsidDel="0006198A">
          <w:rPr>
            <w:spacing w:val="-12"/>
          </w:rPr>
          <w:delText xml:space="preserve"> </w:delText>
        </w:r>
        <w:r w:rsidDel="0006198A">
          <w:delText>que:</w:delText>
        </w:r>
        <w:r w:rsidDel="0006198A">
          <w:rPr>
            <w:spacing w:val="-12"/>
          </w:rPr>
          <w:delText xml:space="preserve"> </w:delText>
        </w:r>
        <w:r w:rsidDel="0006198A">
          <w:rPr>
            <w:rFonts w:ascii="Arial" w:hAnsi="Arial"/>
            <w:i/>
          </w:rPr>
          <w:delText>“No</w:delText>
        </w:r>
        <w:r w:rsidDel="0006198A">
          <w:rPr>
            <w:rFonts w:ascii="Arial" w:hAnsi="Arial"/>
            <w:i/>
            <w:spacing w:val="-14"/>
          </w:rPr>
          <w:delText xml:space="preserve"> </w:delText>
        </w:r>
        <w:r w:rsidDel="0006198A">
          <w:rPr>
            <w:rFonts w:ascii="Arial" w:hAnsi="Arial"/>
            <w:i/>
          </w:rPr>
          <w:delText>cabe</w:delText>
        </w:r>
        <w:r w:rsidDel="0006198A">
          <w:rPr>
            <w:rFonts w:ascii="Arial" w:hAnsi="Arial"/>
            <w:i/>
            <w:spacing w:val="-14"/>
          </w:rPr>
          <w:delText xml:space="preserve"> </w:delText>
        </w:r>
        <w:r w:rsidDel="0006198A">
          <w:rPr>
            <w:rFonts w:ascii="Arial" w:hAnsi="Arial"/>
            <w:i/>
          </w:rPr>
          <w:delText>acordar</w:delText>
        </w:r>
        <w:r w:rsidDel="0006198A">
          <w:rPr>
            <w:rFonts w:ascii="Arial" w:hAnsi="Arial"/>
            <w:i/>
            <w:spacing w:val="-10"/>
          </w:rPr>
          <w:delText xml:space="preserve"> </w:delText>
        </w:r>
        <w:r w:rsidDel="0006198A">
          <w:rPr>
            <w:rFonts w:ascii="Arial" w:hAnsi="Arial"/>
            <w:i/>
          </w:rPr>
          <w:delText>indemnización</w:delText>
        </w:r>
        <w:r w:rsidDel="0006198A">
          <w:rPr>
            <w:rFonts w:ascii="Arial" w:hAnsi="Arial"/>
            <w:i/>
            <w:spacing w:val="-14"/>
          </w:rPr>
          <w:delText xml:space="preserve"> </w:delText>
        </w:r>
        <w:r w:rsidDel="0006198A">
          <w:rPr>
            <w:rFonts w:ascii="Arial" w:hAnsi="Arial"/>
            <w:i/>
          </w:rPr>
          <w:delText>sobre</w:delText>
        </w:r>
        <w:r w:rsidDel="0006198A">
          <w:rPr>
            <w:rFonts w:ascii="Arial" w:hAnsi="Arial"/>
            <w:i/>
            <w:spacing w:val="-14"/>
          </w:rPr>
          <w:delText xml:space="preserve"> </w:delText>
        </w:r>
        <w:r w:rsidDel="0006198A">
          <w:rPr>
            <w:rFonts w:ascii="Arial" w:hAnsi="Arial"/>
            <w:i/>
          </w:rPr>
          <w:delText>la</w:delText>
        </w:r>
        <w:r w:rsidDel="0006198A">
          <w:rPr>
            <w:rFonts w:ascii="Arial" w:hAnsi="Arial"/>
            <w:i/>
            <w:spacing w:val="-11"/>
          </w:rPr>
          <w:delText xml:space="preserve"> </w:delText>
        </w:r>
        <w:r w:rsidDel="0006198A">
          <w:rPr>
            <w:rFonts w:ascii="Arial" w:hAnsi="Arial"/>
            <w:i/>
          </w:rPr>
          <w:delText>base de</w:delText>
        </w:r>
        <w:r w:rsidDel="0006198A">
          <w:rPr>
            <w:rFonts w:ascii="Arial" w:hAnsi="Arial"/>
            <w:i/>
            <w:spacing w:val="-16"/>
          </w:rPr>
          <w:delText xml:space="preserve"> </w:delText>
        </w:r>
        <w:r w:rsidDel="0006198A">
          <w:rPr>
            <w:rFonts w:ascii="Arial" w:hAnsi="Arial"/>
            <w:i/>
          </w:rPr>
          <w:delText>simples</w:delText>
        </w:r>
        <w:r w:rsidDel="0006198A">
          <w:rPr>
            <w:rFonts w:ascii="Arial" w:hAnsi="Arial"/>
            <w:i/>
            <w:spacing w:val="-15"/>
          </w:rPr>
          <w:delText xml:space="preserve"> </w:delText>
        </w:r>
        <w:r w:rsidDel="0006198A">
          <w:rPr>
            <w:rFonts w:ascii="Arial" w:hAnsi="Arial"/>
            <w:i/>
          </w:rPr>
          <w:delText>conjeturas,</w:delText>
        </w:r>
        <w:r w:rsidDel="0006198A">
          <w:rPr>
            <w:rFonts w:ascii="Arial" w:hAnsi="Arial"/>
            <w:i/>
            <w:spacing w:val="-15"/>
          </w:rPr>
          <w:delText xml:space="preserve"> </w:delText>
        </w:r>
        <w:r w:rsidDel="0006198A">
          <w:rPr>
            <w:rFonts w:ascii="Arial" w:hAnsi="Arial"/>
            <w:i/>
          </w:rPr>
          <w:delText>sino</w:delText>
        </w:r>
        <w:r w:rsidDel="0006198A">
          <w:rPr>
            <w:rFonts w:ascii="Arial" w:hAnsi="Arial"/>
            <w:i/>
            <w:spacing w:val="-16"/>
          </w:rPr>
          <w:delText xml:space="preserve"> </w:delText>
        </w:r>
        <w:r w:rsidDel="0006198A">
          <w:rPr>
            <w:rFonts w:ascii="Arial" w:hAnsi="Arial"/>
            <w:i/>
          </w:rPr>
          <w:delText>mediante</w:delText>
        </w:r>
        <w:r w:rsidDel="0006198A">
          <w:rPr>
            <w:rFonts w:ascii="Arial" w:hAnsi="Arial"/>
            <w:i/>
            <w:spacing w:val="-15"/>
          </w:rPr>
          <w:delText xml:space="preserve"> </w:delText>
        </w:r>
        <w:r w:rsidDel="0006198A">
          <w:rPr>
            <w:rFonts w:ascii="Arial" w:hAnsi="Arial"/>
            <w:i/>
          </w:rPr>
          <w:delText>la</w:delText>
        </w:r>
        <w:r w:rsidDel="0006198A">
          <w:rPr>
            <w:rFonts w:ascii="Arial" w:hAnsi="Arial"/>
            <w:i/>
            <w:spacing w:val="-15"/>
          </w:rPr>
          <w:delText xml:space="preserve"> </w:delText>
        </w:r>
        <w:r w:rsidDel="0006198A">
          <w:rPr>
            <w:rFonts w:ascii="Arial" w:hAnsi="Arial"/>
            <w:i/>
          </w:rPr>
          <w:delText>indispensable</w:delText>
        </w:r>
        <w:r w:rsidDel="0006198A">
          <w:rPr>
            <w:rFonts w:ascii="Arial" w:hAnsi="Arial"/>
            <w:i/>
            <w:spacing w:val="-15"/>
          </w:rPr>
          <w:delText xml:space="preserve"> </w:delText>
        </w:r>
        <w:r w:rsidDel="0006198A">
          <w:rPr>
            <w:rFonts w:ascii="Arial" w:hAnsi="Arial"/>
            <w:i/>
          </w:rPr>
          <w:delText>prueba</w:delText>
        </w:r>
        <w:r w:rsidDel="0006198A">
          <w:rPr>
            <w:rFonts w:ascii="Arial" w:hAnsi="Arial"/>
            <w:i/>
            <w:spacing w:val="-16"/>
          </w:rPr>
          <w:delText xml:space="preserve"> </w:delText>
        </w:r>
        <w:r w:rsidDel="0006198A">
          <w:rPr>
            <w:rFonts w:ascii="Arial" w:hAnsi="Arial"/>
            <w:i/>
          </w:rPr>
          <w:delText>del</w:delText>
        </w:r>
        <w:r w:rsidDel="0006198A">
          <w:rPr>
            <w:rFonts w:ascii="Arial" w:hAnsi="Arial"/>
            <w:i/>
            <w:spacing w:val="-15"/>
          </w:rPr>
          <w:delText xml:space="preserve"> </w:delText>
        </w:r>
        <w:r w:rsidDel="0006198A">
          <w:rPr>
            <w:rFonts w:ascii="Arial" w:hAnsi="Arial"/>
            <w:i/>
          </w:rPr>
          <w:delText>daño</w:delText>
        </w:r>
        <w:r w:rsidDel="0006198A">
          <w:rPr>
            <w:rFonts w:ascii="Arial" w:hAnsi="Arial"/>
            <w:i/>
            <w:spacing w:val="-15"/>
          </w:rPr>
          <w:delText xml:space="preserve"> </w:delText>
        </w:r>
        <w:r w:rsidDel="0006198A">
          <w:rPr>
            <w:rFonts w:ascii="Arial" w:hAnsi="Arial"/>
            <w:i/>
          </w:rPr>
          <w:delText>sufrido,</w:delText>
        </w:r>
        <w:r w:rsidDel="0006198A">
          <w:rPr>
            <w:rFonts w:ascii="Arial" w:hAnsi="Arial"/>
            <w:i/>
            <w:spacing w:val="-16"/>
          </w:rPr>
          <w:delText xml:space="preserve"> </w:delText>
        </w:r>
        <w:r w:rsidDel="0006198A">
          <w:rPr>
            <w:rFonts w:ascii="Arial" w:hAnsi="Arial"/>
            <w:i/>
          </w:rPr>
          <w:delText xml:space="preserve">debiendo evitarse el abultamiento injustificado de las cuentas de reparación como forma de </w:delText>
        </w:r>
        <w:r w:rsidDel="0006198A">
          <w:rPr>
            <w:rFonts w:ascii="Arial" w:hAnsi="Arial"/>
            <w:i/>
            <w:spacing w:val="-2"/>
          </w:rPr>
          <w:delText>incrementar</w:delText>
        </w:r>
        <w:r w:rsidDel="0006198A">
          <w:rPr>
            <w:rFonts w:ascii="Arial" w:hAnsi="Arial"/>
            <w:i/>
          </w:rPr>
          <w:tab/>
        </w:r>
        <w:r w:rsidDel="0006198A">
          <w:rPr>
            <w:rFonts w:ascii="Arial" w:hAnsi="Arial"/>
            <w:i/>
            <w:spacing w:val="-2"/>
          </w:rPr>
          <w:delText>abusivamente</w:delText>
        </w:r>
        <w:r w:rsidDel="0006198A">
          <w:rPr>
            <w:rFonts w:ascii="Arial" w:hAnsi="Arial"/>
            <w:i/>
          </w:rPr>
          <w:tab/>
        </w:r>
        <w:r w:rsidDel="0006198A">
          <w:rPr>
            <w:rFonts w:ascii="Arial" w:hAnsi="Arial"/>
            <w:i/>
            <w:spacing w:val="-4"/>
          </w:rPr>
          <w:delText>las</w:delText>
        </w:r>
        <w:r w:rsidDel="0006198A">
          <w:rPr>
            <w:rFonts w:ascii="Arial" w:hAnsi="Arial"/>
            <w:i/>
          </w:rPr>
          <w:tab/>
        </w:r>
        <w:r w:rsidDel="0006198A">
          <w:rPr>
            <w:rFonts w:ascii="Arial" w:hAnsi="Arial"/>
            <w:i/>
            <w:spacing w:val="-2"/>
          </w:rPr>
          <w:delText xml:space="preserve">indemnizaciones.” </w:delText>
        </w:r>
        <w:r w:rsidDel="0006198A">
          <w:delText>(Cám.</w:delText>
        </w:r>
        <w:r w:rsidDel="0006198A">
          <w:rPr>
            <w:spacing w:val="-3"/>
          </w:rPr>
          <w:delText xml:space="preserve"> </w:delText>
        </w:r>
        <w:r w:rsidDel="0006198A">
          <w:delText>Civ.</w:delText>
        </w:r>
        <w:r w:rsidDel="0006198A">
          <w:rPr>
            <w:spacing w:val="-1"/>
          </w:rPr>
          <w:delText xml:space="preserve"> </w:delText>
        </w:r>
        <w:r w:rsidDel="0006198A">
          <w:delText>y</w:delText>
        </w:r>
        <w:r w:rsidDel="0006198A">
          <w:rPr>
            <w:spacing w:val="-4"/>
          </w:rPr>
          <w:delText xml:space="preserve"> </w:delText>
        </w:r>
        <w:r w:rsidDel="0006198A">
          <w:delText>Com.</w:delText>
        </w:r>
        <w:r w:rsidDel="0006198A">
          <w:rPr>
            <w:spacing w:val="-3"/>
          </w:rPr>
          <w:delText xml:space="preserve"> </w:delText>
        </w:r>
        <w:r w:rsidDel="0006198A">
          <w:delText>San</w:delText>
        </w:r>
        <w:r w:rsidDel="0006198A">
          <w:rPr>
            <w:spacing w:val="-5"/>
          </w:rPr>
          <w:delText xml:space="preserve"> </w:delText>
        </w:r>
        <w:r w:rsidDel="0006198A">
          <w:delText>Isidro,</w:delText>
        </w:r>
        <w:r w:rsidDel="0006198A">
          <w:rPr>
            <w:spacing w:val="-1"/>
          </w:rPr>
          <w:delText xml:space="preserve"> </w:delText>
        </w:r>
        <w:r w:rsidDel="0006198A">
          <w:delText>Sala</w:delText>
        </w:r>
        <w:r w:rsidDel="0006198A">
          <w:rPr>
            <w:spacing w:val="-5"/>
          </w:rPr>
          <w:delText xml:space="preserve"> </w:delText>
        </w:r>
        <w:r w:rsidDel="0006198A">
          <w:delText>I,</w:delText>
        </w:r>
        <w:r w:rsidDel="0006198A">
          <w:rPr>
            <w:spacing w:val="-2"/>
          </w:rPr>
          <w:delText xml:space="preserve"> </w:delText>
        </w:r>
        <w:r w:rsidDel="0006198A">
          <w:rPr>
            <w:rFonts w:ascii="Arial" w:hAnsi="Arial"/>
            <w:i/>
          </w:rPr>
          <w:delText>“Pereyra,</w:delText>
        </w:r>
        <w:r w:rsidDel="0006198A">
          <w:rPr>
            <w:rFonts w:ascii="Arial" w:hAnsi="Arial"/>
            <w:i/>
            <w:spacing w:val="-4"/>
          </w:rPr>
          <w:delText xml:space="preserve"> </w:delText>
        </w:r>
        <w:r w:rsidDel="0006198A">
          <w:rPr>
            <w:rFonts w:ascii="Arial" w:hAnsi="Arial"/>
            <w:i/>
          </w:rPr>
          <w:delText>Marcela</w:delText>
        </w:r>
        <w:r w:rsidDel="0006198A">
          <w:rPr>
            <w:rFonts w:ascii="Arial" w:hAnsi="Arial"/>
            <w:i/>
            <w:spacing w:val="-2"/>
          </w:rPr>
          <w:delText xml:space="preserve"> </w:delText>
        </w:r>
        <w:r w:rsidDel="0006198A">
          <w:rPr>
            <w:rFonts w:ascii="Arial" w:hAnsi="Arial"/>
            <w:i/>
          </w:rPr>
          <w:delText>Mabel</w:delText>
        </w:r>
        <w:r w:rsidDel="0006198A">
          <w:rPr>
            <w:rFonts w:ascii="Arial" w:hAnsi="Arial"/>
            <w:i/>
            <w:spacing w:val="-3"/>
          </w:rPr>
          <w:delText xml:space="preserve"> </w:delText>
        </w:r>
        <w:r w:rsidDel="0006198A">
          <w:rPr>
            <w:rFonts w:ascii="Arial" w:hAnsi="Arial"/>
            <w:i/>
          </w:rPr>
          <w:delText>c/</w:delText>
        </w:r>
        <w:r w:rsidDel="0006198A">
          <w:rPr>
            <w:rFonts w:ascii="Arial" w:hAnsi="Arial"/>
            <w:i/>
            <w:spacing w:val="-1"/>
          </w:rPr>
          <w:delText xml:space="preserve"> </w:delText>
        </w:r>
        <w:r w:rsidDel="0006198A">
          <w:rPr>
            <w:rFonts w:ascii="Arial" w:hAnsi="Arial"/>
            <w:i/>
          </w:rPr>
          <w:delText>Castellanos</w:delText>
        </w:r>
        <w:r w:rsidDel="0006198A">
          <w:rPr>
            <w:rFonts w:ascii="Arial" w:hAnsi="Arial"/>
            <w:i/>
            <w:spacing w:val="-2"/>
          </w:rPr>
          <w:delText xml:space="preserve"> </w:delText>
        </w:r>
        <w:r w:rsidDel="0006198A">
          <w:rPr>
            <w:rFonts w:ascii="Arial" w:hAnsi="Arial"/>
            <w:i/>
          </w:rPr>
          <w:delText>Petersen, Alejandro s/ daños y perjuicios”</w:delText>
        </w:r>
        <w:r w:rsidDel="0006198A">
          <w:delText>).</w:delText>
        </w:r>
      </w:del>
    </w:p>
    <w:p w14:paraId="50BDFC1F" w14:textId="2CCE4C0A" w:rsidR="008B0511" w:rsidDel="0006198A" w:rsidRDefault="001C3BC6">
      <w:pPr>
        <w:tabs>
          <w:tab w:val="left" w:pos="3136"/>
          <w:tab w:val="left" w:pos="4970"/>
          <w:tab w:val="left" w:pos="8111"/>
        </w:tabs>
        <w:spacing w:before="241" w:line="360" w:lineRule="auto"/>
        <w:ind w:left="568" w:right="133" w:firstLine="720"/>
        <w:jc w:val="both"/>
        <w:rPr>
          <w:del w:id="304" w:author="Camila Persichini" w:date="2026-02-03T16:17:00Z" w16du:dateUtc="2026-02-03T19:17:00Z"/>
        </w:rPr>
      </w:pPr>
      <w:del w:id="305" w:author="Camila Persichini" w:date="2026-02-03T16:17:00Z" w16du:dateUtc="2026-02-03T19:17:00Z">
        <w:r w:rsidDel="0006198A">
          <w:delText xml:space="preserve">Asimismo, si bien es facultad del damnificado elegir el taller que estime </w:delText>
        </w:r>
        <w:r w:rsidDel="0006198A">
          <w:lastRenderedPageBreak/>
          <w:delText xml:space="preserve">conveniente, ello </w:delText>
        </w:r>
        <w:r w:rsidDel="0006198A">
          <w:rPr>
            <w:rFonts w:ascii="Arial" w:hAnsi="Arial"/>
            <w:b/>
          </w:rPr>
          <w:delText>no puede traducirse en</w:delText>
        </w:r>
        <w:r w:rsidDel="0006198A">
          <w:rPr>
            <w:rFonts w:ascii="Arial" w:hAnsi="Arial"/>
            <w:b/>
            <w:spacing w:val="-1"/>
          </w:rPr>
          <w:delText xml:space="preserve"> </w:delText>
        </w:r>
        <w:r w:rsidDel="0006198A">
          <w:rPr>
            <w:rFonts w:ascii="Arial" w:hAnsi="Arial"/>
            <w:b/>
          </w:rPr>
          <w:delText>un enriquecimiento</w:delText>
        </w:r>
        <w:r w:rsidDel="0006198A">
          <w:rPr>
            <w:rFonts w:ascii="Arial" w:hAnsi="Arial"/>
            <w:b/>
            <w:spacing w:val="-1"/>
          </w:rPr>
          <w:delText xml:space="preserve"> </w:delText>
        </w:r>
        <w:r w:rsidDel="0006198A">
          <w:rPr>
            <w:rFonts w:ascii="Arial" w:hAnsi="Arial"/>
            <w:b/>
          </w:rPr>
          <w:delText>indebido</w:delText>
        </w:r>
        <w:r w:rsidDel="0006198A">
          <w:delText xml:space="preserve">, debiendo el costo de las reparaciones </w:delText>
        </w:r>
        <w:r w:rsidDel="0006198A">
          <w:rPr>
            <w:rFonts w:ascii="Arial" w:hAnsi="Arial"/>
            <w:b/>
          </w:rPr>
          <w:delText>mantenerse dentro de parámetros de razonabilidad</w:delText>
        </w:r>
        <w:r w:rsidDel="0006198A">
          <w:delText xml:space="preserve">: </w:delText>
        </w:r>
        <w:r w:rsidDel="0006198A">
          <w:rPr>
            <w:rFonts w:ascii="Arial" w:hAnsi="Arial"/>
            <w:i/>
          </w:rPr>
          <w:delText>“El mayor costo de la reparación no debe exceder el</w:delText>
        </w:r>
        <w:r w:rsidDel="0006198A">
          <w:rPr>
            <w:rFonts w:ascii="Arial" w:hAnsi="Arial"/>
            <w:i/>
            <w:spacing w:val="-2"/>
          </w:rPr>
          <w:delText xml:space="preserve"> </w:delText>
        </w:r>
        <w:r w:rsidDel="0006198A">
          <w:rPr>
            <w:rFonts w:ascii="Arial" w:hAnsi="Arial"/>
            <w:i/>
          </w:rPr>
          <w:delText>margen de</w:delText>
        </w:r>
        <w:r w:rsidDel="0006198A">
          <w:rPr>
            <w:rFonts w:ascii="Arial" w:hAnsi="Arial"/>
            <w:i/>
            <w:spacing w:val="-1"/>
          </w:rPr>
          <w:delText xml:space="preserve"> </w:delText>
        </w:r>
        <w:r w:rsidDel="0006198A">
          <w:rPr>
            <w:rFonts w:ascii="Arial" w:hAnsi="Arial"/>
            <w:i/>
          </w:rPr>
          <w:delText>razonabilidad, so pena</w:delText>
        </w:r>
        <w:r w:rsidDel="0006198A">
          <w:rPr>
            <w:rFonts w:ascii="Arial" w:hAnsi="Arial"/>
            <w:i/>
            <w:spacing w:val="-1"/>
          </w:rPr>
          <w:delText xml:space="preserve"> </w:delText>
        </w:r>
        <w:r w:rsidDel="0006198A">
          <w:rPr>
            <w:rFonts w:ascii="Arial" w:hAnsi="Arial"/>
            <w:i/>
          </w:rPr>
          <w:delText xml:space="preserve">de </w:delText>
        </w:r>
        <w:r w:rsidDel="0006198A">
          <w:rPr>
            <w:rFonts w:ascii="Arial" w:hAnsi="Arial"/>
            <w:i/>
            <w:spacing w:val="-2"/>
          </w:rPr>
          <w:delText>configurar</w:delText>
        </w:r>
        <w:r w:rsidDel="0006198A">
          <w:rPr>
            <w:rFonts w:ascii="Arial" w:hAnsi="Arial"/>
            <w:i/>
          </w:rPr>
          <w:tab/>
        </w:r>
        <w:r w:rsidDel="0006198A">
          <w:rPr>
            <w:rFonts w:ascii="Arial" w:hAnsi="Arial"/>
            <w:i/>
            <w:spacing w:val="-6"/>
          </w:rPr>
          <w:delText>un</w:delText>
        </w:r>
        <w:r w:rsidDel="0006198A">
          <w:rPr>
            <w:rFonts w:ascii="Arial" w:hAnsi="Arial"/>
            <w:i/>
          </w:rPr>
          <w:tab/>
        </w:r>
        <w:r w:rsidDel="0006198A">
          <w:rPr>
            <w:rFonts w:ascii="Arial" w:hAnsi="Arial"/>
            <w:i/>
            <w:spacing w:val="-2"/>
          </w:rPr>
          <w:delText>enriquecimiento</w:delText>
        </w:r>
        <w:r w:rsidDel="0006198A">
          <w:rPr>
            <w:rFonts w:ascii="Arial" w:hAnsi="Arial"/>
            <w:i/>
          </w:rPr>
          <w:tab/>
        </w:r>
        <w:r w:rsidDel="0006198A">
          <w:rPr>
            <w:rFonts w:ascii="Arial" w:hAnsi="Arial"/>
            <w:i/>
            <w:spacing w:val="-2"/>
          </w:rPr>
          <w:delText xml:space="preserve">indebido.” </w:delText>
        </w:r>
        <w:r w:rsidDel="0006198A">
          <w:delText xml:space="preserve">(CNEsp. Civ. y Com., Sala III, </w:delText>
        </w:r>
        <w:r w:rsidDel="0006198A">
          <w:rPr>
            <w:rFonts w:ascii="Arial" w:hAnsi="Arial"/>
            <w:i/>
          </w:rPr>
          <w:delText>“Herrera, Gabriel c/ Nagode, José E. s/ sumario”</w:delText>
        </w:r>
        <w:r w:rsidDel="0006198A">
          <w:delText xml:space="preserve">, </w:delText>
        </w:r>
        <w:r w:rsidDel="0006198A">
          <w:rPr>
            <w:spacing w:val="-2"/>
          </w:rPr>
          <w:delText>12/08/1986).</w:delText>
        </w:r>
      </w:del>
    </w:p>
    <w:p w14:paraId="29E13228" w14:textId="1B467516" w:rsidR="008B0511" w:rsidDel="0006198A" w:rsidRDefault="001C3BC6" w:rsidP="00A75798">
      <w:pPr>
        <w:spacing w:before="241" w:line="360" w:lineRule="auto"/>
        <w:ind w:left="568" w:right="135" w:firstLine="720"/>
        <w:jc w:val="both"/>
        <w:rPr>
          <w:del w:id="306" w:author="Camila Persichini" w:date="2026-02-03T16:17:00Z" w16du:dateUtc="2026-02-03T19:17:00Z"/>
          <w:spacing w:val="-2"/>
        </w:rPr>
      </w:pPr>
      <w:del w:id="307" w:author="Camila Persichini" w:date="2026-02-03T16:17:00Z" w16du:dateUtc="2026-02-03T19:17:00Z">
        <w:r w:rsidDel="0006198A">
          <w:delText xml:space="preserve">Finalmente, debe recordarse que </w:delText>
        </w:r>
        <w:r w:rsidDel="0006198A">
          <w:rPr>
            <w:rFonts w:ascii="Arial" w:hAnsi="Arial"/>
            <w:b/>
          </w:rPr>
          <w:delText xml:space="preserve">la prueba del daño constituye un presupuesto esencial </w:delText>
        </w:r>
        <w:r w:rsidDel="0006198A">
          <w:delText xml:space="preserve">para la admisión judicial de la reparación y, aun cuando el juez conserve facultades para fijar su monto, </w:delText>
        </w:r>
        <w:r w:rsidDel="0006198A">
          <w:rPr>
            <w:rFonts w:ascii="Arial" w:hAnsi="Arial"/>
            <w:b/>
          </w:rPr>
          <w:delText>debe acreditarse siempre la realidad del perjuicio</w:delText>
        </w:r>
        <w:r w:rsidDel="0006198A">
          <w:delText xml:space="preserve">, extremo que en el caso </w:delText>
        </w:r>
        <w:r w:rsidDel="0006198A">
          <w:rPr>
            <w:rFonts w:ascii="Arial" w:hAnsi="Arial"/>
            <w:b/>
          </w:rPr>
          <w:delText>no ha ocurrido</w:delText>
        </w:r>
        <w:r w:rsidDel="0006198A">
          <w:delText xml:space="preserve">: </w:delText>
        </w:r>
        <w:r w:rsidDel="0006198A">
          <w:rPr>
            <w:rFonts w:ascii="Arial" w:hAnsi="Arial"/>
            <w:i/>
          </w:rPr>
          <w:delText>“La prueba del daño constituye un presupuesto</w:delText>
        </w:r>
        <w:r w:rsidDel="0006198A">
          <w:rPr>
            <w:rFonts w:ascii="Arial" w:hAnsi="Arial"/>
            <w:i/>
            <w:spacing w:val="80"/>
          </w:rPr>
          <w:delText xml:space="preserve">  </w:delText>
        </w:r>
        <w:r w:rsidDel="0006198A">
          <w:rPr>
            <w:rFonts w:ascii="Arial" w:hAnsi="Arial"/>
            <w:i/>
          </w:rPr>
          <w:delText>esencial</w:delText>
        </w:r>
        <w:r w:rsidDel="0006198A">
          <w:rPr>
            <w:rFonts w:ascii="Arial" w:hAnsi="Arial"/>
            <w:i/>
            <w:spacing w:val="80"/>
          </w:rPr>
          <w:delText xml:space="preserve">  </w:delText>
        </w:r>
        <w:r w:rsidDel="0006198A">
          <w:rPr>
            <w:rFonts w:ascii="Arial" w:hAnsi="Arial"/>
            <w:i/>
          </w:rPr>
          <w:delText>para</w:delText>
        </w:r>
        <w:r w:rsidDel="0006198A">
          <w:rPr>
            <w:rFonts w:ascii="Arial" w:hAnsi="Arial"/>
            <w:i/>
            <w:spacing w:val="80"/>
          </w:rPr>
          <w:delText xml:space="preserve">  </w:delText>
        </w:r>
        <w:r w:rsidDel="0006198A">
          <w:rPr>
            <w:rFonts w:ascii="Arial" w:hAnsi="Arial"/>
            <w:i/>
          </w:rPr>
          <w:delText>la</w:delText>
        </w:r>
        <w:r w:rsidDel="0006198A">
          <w:rPr>
            <w:rFonts w:ascii="Arial" w:hAnsi="Arial"/>
            <w:i/>
            <w:spacing w:val="80"/>
          </w:rPr>
          <w:delText xml:space="preserve">  </w:delText>
        </w:r>
        <w:r w:rsidDel="0006198A">
          <w:rPr>
            <w:rFonts w:ascii="Arial" w:hAnsi="Arial"/>
            <w:i/>
          </w:rPr>
          <w:delText>admisión</w:delText>
        </w:r>
        <w:r w:rsidDel="0006198A">
          <w:rPr>
            <w:rFonts w:ascii="Arial" w:hAnsi="Arial"/>
            <w:i/>
            <w:spacing w:val="80"/>
          </w:rPr>
          <w:delText xml:space="preserve">  </w:delText>
        </w:r>
        <w:r w:rsidDel="0006198A">
          <w:rPr>
            <w:rFonts w:ascii="Arial" w:hAnsi="Arial"/>
            <w:i/>
          </w:rPr>
          <w:delText>judicial</w:delText>
        </w:r>
        <w:r w:rsidDel="0006198A">
          <w:rPr>
            <w:rFonts w:ascii="Arial" w:hAnsi="Arial"/>
            <w:i/>
            <w:spacing w:val="80"/>
          </w:rPr>
          <w:delText xml:space="preserve">  </w:delText>
        </w:r>
        <w:r w:rsidDel="0006198A">
          <w:rPr>
            <w:rFonts w:ascii="Arial" w:hAnsi="Arial"/>
            <w:i/>
          </w:rPr>
          <w:delText>de</w:delText>
        </w:r>
        <w:r w:rsidDel="0006198A">
          <w:rPr>
            <w:rFonts w:ascii="Arial" w:hAnsi="Arial"/>
            <w:i/>
            <w:spacing w:val="80"/>
          </w:rPr>
          <w:delText xml:space="preserve">  </w:delText>
        </w:r>
        <w:r w:rsidDel="0006198A">
          <w:rPr>
            <w:rFonts w:ascii="Arial" w:hAnsi="Arial"/>
            <w:i/>
          </w:rPr>
          <w:delText>la</w:delText>
        </w:r>
        <w:r w:rsidDel="0006198A">
          <w:rPr>
            <w:rFonts w:ascii="Arial" w:hAnsi="Arial"/>
            <w:i/>
            <w:spacing w:val="80"/>
          </w:rPr>
          <w:delText xml:space="preserve">  </w:delText>
        </w:r>
        <w:r w:rsidDel="0006198A">
          <w:rPr>
            <w:rFonts w:ascii="Arial" w:hAnsi="Arial"/>
            <w:i/>
          </w:rPr>
          <w:delText xml:space="preserve">reparación.” </w:delText>
        </w:r>
        <w:r w:rsidDel="0006198A">
          <w:delText xml:space="preserve">(CNEsp. Civ. y Com., Sala IV, </w:delText>
        </w:r>
        <w:r w:rsidDel="0006198A">
          <w:rPr>
            <w:rFonts w:ascii="Arial" w:hAnsi="Arial"/>
            <w:i/>
          </w:rPr>
          <w:delText>“Charlon de Conchado, Nélida c/ Squera, Nélida A.”</w:delText>
        </w:r>
        <w:r w:rsidDel="0006198A">
          <w:delText xml:space="preserve">, </w:delText>
        </w:r>
        <w:r w:rsidDel="0006198A">
          <w:rPr>
            <w:spacing w:val="-2"/>
          </w:rPr>
          <w:delText>30/04/1982).</w:delText>
        </w:r>
      </w:del>
    </w:p>
    <w:p w14:paraId="42FE4110" w14:textId="79067F0B" w:rsidR="00A75798" w:rsidDel="0006198A" w:rsidRDefault="00A75798" w:rsidP="00A75798">
      <w:pPr>
        <w:spacing w:before="241" w:line="360" w:lineRule="auto"/>
        <w:ind w:left="568" w:right="135" w:firstLine="720"/>
        <w:jc w:val="both"/>
        <w:rPr>
          <w:del w:id="308" w:author="Camila Persichini" w:date="2026-02-03T16:17:00Z" w16du:dateUtc="2026-02-03T19:17:00Z"/>
        </w:rPr>
      </w:pPr>
    </w:p>
    <w:p w14:paraId="3F4DE898" w14:textId="656E81E3" w:rsidR="008B0511" w:rsidDel="0006198A" w:rsidRDefault="001C3BC6">
      <w:pPr>
        <w:pStyle w:val="Ttulo2"/>
        <w:numPr>
          <w:ilvl w:val="0"/>
          <w:numId w:val="5"/>
        </w:numPr>
        <w:tabs>
          <w:tab w:val="left" w:pos="826"/>
        </w:tabs>
        <w:ind w:left="826" w:hanging="258"/>
        <w:rPr>
          <w:del w:id="309" w:author="Camila Persichini" w:date="2026-02-03T16:17:00Z" w16du:dateUtc="2026-02-03T19:17:00Z"/>
        </w:rPr>
      </w:pPr>
      <w:del w:id="310" w:author="Camila Persichini" w:date="2026-02-03T16:17:00Z" w16du:dateUtc="2026-02-03T19:17:00Z">
        <w:r w:rsidDel="0006198A">
          <w:delText>Desvalorización</w:delText>
        </w:r>
        <w:r w:rsidDel="0006198A">
          <w:rPr>
            <w:spacing w:val="-10"/>
          </w:rPr>
          <w:delText xml:space="preserve"> </w:delText>
        </w:r>
        <w:r w:rsidDel="0006198A">
          <w:delText>venal</w:delText>
        </w:r>
        <w:r w:rsidDel="0006198A">
          <w:rPr>
            <w:spacing w:val="-4"/>
          </w:rPr>
          <w:delText xml:space="preserve"> </w:delText>
        </w:r>
        <w:r w:rsidDel="0006198A">
          <w:delText>–</w:delText>
        </w:r>
        <w:r w:rsidDel="0006198A">
          <w:rPr>
            <w:spacing w:val="-8"/>
          </w:rPr>
          <w:delText xml:space="preserve"> </w:delText>
        </w:r>
        <w:r w:rsidDel="0006198A">
          <w:rPr>
            <w:spacing w:val="-2"/>
          </w:rPr>
          <w:delText>Rechazo</w:delText>
        </w:r>
      </w:del>
    </w:p>
    <w:p w14:paraId="13174214" w14:textId="5B79CF3C" w:rsidR="008B0511" w:rsidDel="0006198A" w:rsidRDefault="008B0511">
      <w:pPr>
        <w:pStyle w:val="Textoindependiente"/>
        <w:spacing w:before="77"/>
        <w:rPr>
          <w:del w:id="311" w:author="Camila Persichini" w:date="2026-02-03T16:17:00Z" w16du:dateUtc="2026-02-03T19:17:00Z"/>
          <w:rFonts w:ascii="Arial"/>
          <w:b/>
        </w:rPr>
      </w:pPr>
    </w:p>
    <w:p w14:paraId="7E4EB9B3" w14:textId="06B20B4B" w:rsidR="008B0511" w:rsidDel="0006198A" w:rsidRDefault="001C3BC6">
      <w:pPr>
        <w:spacing w:line="360" w:lineRule="auto"/>
        <w:ind w:left="568" w:right="132" w:firstLine="720"/>
        <w:jc w:val="both"/>
        <w:rPr>
          <w:del w:id="312" w:author="Camila Persichini" w:date="2026-02-03T16:17:00Z" w16du:dateUtc="2026-02-03T19:17:00Z"/>
        </w:rPr>
      </w:pPr>
      <w:del w:id="313" w:author="Camila Persichini" w:date="2026-02-03T16:17:00Z" w16du:dateUtc="2026-02-03T19:17:00Z">
        <w:r w:rsidDel="0006198A">
          <w:delText xml:space="preserve">La parte actora reclama la suma de </w:delText>
        </w:r>
        <w:r w:rsidDel="0006198A">
          <w:rPr>
            <w:rFonts w:ascii="Arial" w:hAnsi="Arial"/>
            <w:b/>
          </w:rPr>
          <w:delText>$500.000</w:delText>
        </w:r>
        <w:r w:rsidDel="0006198A">
          <w:delText>, o lo que en más o en menos resulte</w:delText>
        </w:r>
        <w:r w:rsidDel="0006198A">
          <w:rPr>
            <w:spacing w:val="-3"/>
          </w:rPr>
          <w:delText xml:space="preserve"> </w:delText>
        </w:r>
        <w:r w:rsidDel="0006198A">
          <w:delText>de</w:delText>
        </w:r>
        <w:r w:rsidDel="0006198A">
          <w:rPr>
            <w:spacing w:val="-3"/>
          </w:rPr>
          <w:delText xml:space="preserve"> </w:delText>
        </w:r>
        <w:r w:rsidDel="0006198A">
          <w:delText>la prueba</w:delText>
        </w:r>
        <w:r w:rsidDel="0006198A">
          <w:rPr>
            <w:spacing w:val="-1"/>
          </w:rPr>
          <w:delText xml:space="preserve"> </w:delText>
        </w:r>
        <w:r w:rsidDel="0006198A">
          <w:delText>pericial, en</w:delText>
        </w:r>
        <w:r w:rsidDel="0006198A">
          <w:rPr>
            <w:spacing w:val="-3"/>
          </w:rPr>
          <w:delText xml:space="preserve"> </w:delText>
        </w:r>
        <w:r w:rsidDel="0006198A">
          <w:delText>concepto</w:delText>
        </w:r>
        <w:r w:rsidDel="0006198A">
          <w:rPr>
            <w:spacing w:val="-3"/>
          </w:rPr>
          <w:delText xml:space="preserve"> </w:delText>
        </w:r>
        <w:r w:rsidDel="0006198A">
          <w:delText xml:space="preserve">de </w:delText>
        </w:r>
        <w:r w:rsidDel="0006198A">
          <w:rPr>
            <w:rFonts w:ascii="Arial" w:hAnsi="Arial"/>
            <w:b/>
          </w:rPr>
          <w:delText>desvalorización</w:delText>
        </w:r>
        <w:r w:rsidDel="0006198A">
          <w:rPr>
            <w:rFonts w:ascii="Arial" w:hAnsi="Arial"/>
            <w:b/>
            <w:spacing w:val="-3"/>
          </w:rPr>
          <w:delText xml:space="preserve"> </w:delText>
        </w:r>
        <w:r w:rsidDel="0006198A">
          <w:rPr>
            <w:rFonts w:ascii="Arial" w:hAnsi="Arial"/>
            <w:b/>
          </w:rPr>
          <w:delText>venal del</w:delText>
        </w:r>
        <w:r w:rsidDel="0006198A">
          <w:rPr>
            <w:rFonts w:ascii="Arial" w:hAnsi="Arial"/>
            <w:b/>
            <w:spacing w:val="-1"/>
          </w:rPr>
          <w:delText xml:space="preserve"> </w:delText>
        </w:r>
        <w:r w:rsidDel="0006198A">
          <w:rPr>
            <w:rFonts w:ascii="Arial" w:hAnsi="Arial"/>
            <w:b/>
          </w:rPr>
          <w:delText>rodado</w:delText>
        </w:r>
        <w:r w:rsidDel="0006198A">
          <w:delText>,</w:delText>
        </w:r>
        <w:r w:rsidDel="0006198A">
          <w:rPr>
            <w:spacing w:val="-1"/>
          </w:rPr>
          <w:delText xml:space="preserve"> </w:delText>
        </w:r>
        <w:r w:rsidDel="0006198A">
          <w:delText xml:space="preserve">rubro que debe ser </w:delText>
        </w:r>
        <w:r w:rsidDel="0006198A">
          <w:rPr>
            <w:rFonts w:ascii="Arial" w:hAnsi="Arial"/>
            <w:b/>
          </w:rPr>
          <w:delText>rechazado por improcedente y no acreditado</w:delText>
        </w:r>
        <w:r w:rsidDel="0006198A">
          <w:delText>.</w:delText>
        </w:r>
      </w:del>
    </w:p>
    <w:p w14:paraId="2D371053" w14:textId="49B5BBCF" w:rsidR="008B0511" w:rsidDel="0006198A" w:rsidRDefault="001C3BC6">
      <w:pPr>
        <w:spacing w:before="239" w:line="360" w:lineRule="auto"/>
        <w:ind w:left="568" w:right="131" w:firstLine="720"/>
        <w:jc w:val="both"/>
        <w:rPr>
          <w:del w:id="314" w:author="Camila Persichini" w:date="2026-02-03T16:17:00Z" w16du:dateUtc="2026-02-03T19:17:00Z"/>
        </w:rPr>
      </w:pPr>
      <w:del w:id="315" w:author="Camila Persichini" w:date="2026-02-03T16:17:00Z" w16du:dateUtc="2026-02-03T19:17:00Z">
        <w:r w:rsidDel="0006198A">
          <w:delText xml:space="preserve">En primer lugar, corresponde señalar que la </w:delText>
        </w:r>
        <w:r w:rsidDel="0006198A">
          <w:rPr>
            <w:rFonts w:ascii="Arial" w:hAnsi="Arial"/>
            <w:b/>
          </w:rPr>
          <w:delText>desvalorización venal no se presume</w:delText>
        </w:r>
        <w:r w:rsidDel="0006198A">
          <w:delText>,</w:delText>
        </w:r>
        <w:r w:rsidDel="0006198A">
          <w:rPr>
            <w:spacing w:val="-1"/>
          </w:rPr>
          <w:delText xml:space="preserve"> </w:delText>
        </w:r>
        <w:r w:rsidDel="0006198A">
          <w:delText>sino</w:delText>
        </w:r>
        <w:r w:rsidDel="0006198A">
          <w:rPr>
            <w:spacing w:val="-3"/>
          </w:rPr>
          <w:delText xml:space="preserve"> </w:delText>
        </w:r>
        <w:r w:rsidDel="0006198A">
          <w:delText>que</w:delText>
        </w:r>
        <w:r w:rsidDel="0006198A">
          <w:rPr>
            <w:spacing w:val="-3"/>
          </w:rPr>
          <w:delText xml:space="preserve"> </w:delText>
        </w:r>
        <w:r w:rsidDel="0006198A">
          <w:delText>constituye</w:delText>
        </w:r>
        <w:r w:rsidDel="0006198A">
          <w:rPr>
            <w:spacing w:val="-3"/>
          </w:rPr>
          <w:delText xml:space="preserve"> </w:delText>
        </w:r>
        <w:r w:rsidDel="0006198A">
          <w:delText>un</w:delText>
        </w:r>
        <w:r w:rsidDel="0006198A">
          <w:rPr>
            <w:spacing w:val="-3"/>
          </w:rPr>
          <w:delText xml:space="preserve"> </w:delText>
        </w:r>
        <w:r w:rsidDel="0006198A">
          <w:delText xml:space="preserve">daño </w:delText>
        </w:r>
        <w:r w:rsidDel="0006198A">
          <w:rPr>
            <w:rFonts w:ascii="Arial" w:hAnsi="Arial"/>
            <w:b/>
          </w:rPr>
          <w:delText>de</w:delText>
        </w:r>
        <w:r w:rsidDel="0006198A">
          <w:rPr>
            <w:rFonts w:ascii="Arial" w:hAnsi="Arial"/>
            <w:b/>
            <w:spacing w:val="-3"/>
          </w:rPr>
          <w:delText xml:space="preserve"> </w:delText>
        </w:r>
        <w:r w:rsidDel="0006198A">
          <w:rPr>
            <w:rFonts w:ascii="Arial" w:hAnsi="Arial"/>
            <w:b/>
          </w:rPr>
          <w:delText>carácter excepcional</w:delText>
        </w:r>
        <w:r w:rsidDel="0006198A">
          <w:delText>,</w:delText>
        </w:r>
        <w:r w:rsidDel="0006198A">
          <w:rPr>
            <w:spacing w:val="-1"/>
          </w:rPr>
          <w:delText xml:space="preserve"> </w:delText>
        </w:r>
        <w:r w:rsidDel="0006198A">
          <w:delText>que</w:delText>
        </w:r>
        <w:r w:rsidDel="0006198A">
          <w:rPr>
            <w:spacing w:val="-3"/>
          </w:rPr>
          <w:delText xml:space="preserve"> </w:delText>
        </w:r>
        <w:r w:rsidDel="0006198A">
          <w:delText xml:space="preserve">requiere </w:delText>
        </w:r>
        <w:r w:rsidDel="0006198A">
          <w:rPr>
            <w:rFonts w:ascii="Arial" w:hAnsi="Arial"/>
            <w:b/>
          </w:rPr>
          <w:delText xml:space="preserve">prueba técnica concreta </w:delText>
        </w:r>
        <w:r w:rsidDel="0006198A">
          <w:delText xml:space="preserve">acerca de la existencia de </w:delText>
        </w:r>
        <w:r w:rsidDel="0006198A">
          <w:rPr>
            <w:rFonts w:ascii="Arial" w:hAnsi="Arial"/>
            <w:b/>
          </w:rPr>
          <w:delText>afectaciones estructurales o daños de entidad</w:delText>
        </w:r>
        <w:r w:rsidDel="0006198A">
          <w:rPr>
            <w:rFonts w:ascii="Arial" w:hAnsi="Arial"/>
            <w:b/>
            <w:spacing w:val="-4"/>
          </w:rPr>
          <w:delText xml:space="preserve"> </w:delText>
        </w:r>
        <w:r w:rsidDel="0006198A">
          <w:rPr>
            <w:rFonts w:ascii="Arial" w:hAnsi="Arial"/>
            <w:b/>
          </w:rPr>
          <w:delText>tal</w:delText>
        </w:r>
        <w:r w:rsidDel="0006198A">
          <w:rPr>
            <w:rFonts w:ascii="Arial" w:hAnsi="Arial"/>
            <w:b/>
            <w:spacing w:val="-2"/>
          </w:rPr>
          <w:delText xml:space="preserve"> </w:delText>
        </w:r>
        <w:r w:rsidDel="0006198A">
          <w:delText>que</w:delText>
        </w:r>
        <w:r w:rsidDel="0006198A">
          <w:rPr>
            <w:spacing w:val="-2"/>
          </w:rPr>
          <w:delText xml:space="preserve"> </w:delText>
        </w:r>
        <w:r w:rsidDel="0006198A">
          <w:delText>generen</w:delText>
        </w:r>
        <w:r w:rsidDel="0006198A">
          <w:rPr>
            <w:spacing w:val="-4"/>
          </w:rPr>
          <w:delText xml:space="preserve"> </w:delText>
        </w:r>
        <w:r w:rsidDel="0006198A">
          <w:delText>una</w:delText>
        </w:r>
        <w:r w:rsidDel="0006198A">
          <w:rPr>
            <w:spacing w:val="-2"/>
          </w:rPr>
          <w:delText xml:space="preserve"> </w:delText>
        </w:r>
        <w:r w:rsidDel="0006198A">
          <w:delText>disminución</w:delText>
        </w:r>
        <w:r w:rsidDel="0006198A">
          <w:rPr>
            <w:spacing w:val="-2"/>
          </w:rPr>
          <w:delText xml:space="preserve"> </w:delText>
        </w:r>
        <w:r w:rsidDel="0006198A">
          <w:delText>permanente</w:delText>
        </w:r>
        <w:r w:rsidDel="0006198A">
          <w:rPr>
            <w:spacing w:val="-1"/>
          </w:rPr>
          <w:delText xml:space="preserve"> </w:delText>
        </w:r>
        <w:r w:rsidDel="0006198A">
          <w:delText>y</w:delText>
        </w:r>
        <w:r w:rsidDel="0006198A">
          <w:rPr>
            <w:spacing w:val="-1"/>
          </w:rPr>
          <w:delText xml:space="preserve"> </w:delText>
        </w:r>
        <w:r w:rsidDel="0006198A">
          <w:delText>verificable</w:delText>
        </w:r>
        <w:r w:rsidDel="0006198A">
          <w:rPr>
            <w:spacing w:val="-2"/>
          </w:rPr>
          <w:delText xml:space="preserve"> </w:delText>
        </w:r>
        <w:r w:rsidDel="0006198A">
          <w:delText>del</w:delText>
        </w:r>
        <w:r w:rsidDel="0006198A">
          <w:rPr>
            <w:spacing w:val="-2"/>
          </w:rPr>
          <w:delText xml:space="preserve"> </w:delText>
        </w:r>
        <w:r w:rsidDel="0006198A">
          <w:delText>valor</w:delText>
        </w:r>
        <w:r w:rsidDel="0006198A">
          <w:rPr>
            <w:spacing w:val="-1"/>
          </w:rPr>
          <w:delText xml:space="preserve"> </w:delText>
        </w:r>
        <w:r w:rsidDel="0006198A">
          <w:delText>de</w:delText>
        </w:r>
        <w:r w:rsidDel="0006198A">
          <w:rPr>
            <w:spacing w:val="-2"/>
          </w:rPr>
          <w:delText xml:space="preserve"> </w:delText>
        </w:r>
        <w:r w:rsidDel="0006198A">
          <w:delText>reventa del vehículo.</w:delText>
        </w:r>
      </w:del>
    </w:p>
    <w:p w14:paraId="347A0337" w14:textId="60CBEC00" w:rsidR="008B0511" w:rsidDel="0006198A" w:rsidRDefault="001C3BC6">
      <w:pPr>
        <w:pStyle w:val="Textoindependiente"/>
        <w:spacing w:before="239" w:line="360" w:lineRule="auto"/>
        <w:ind w:left="568" w:right="135" w:firstLine="720"/>
        <w:jc w:val="both"/>
        <w:rPr>
          <w:del w:id="316" w:author="Camila Persichini" w:date="2026-02-03T16:17:00Z" w16du:dateUtc="2026-02-03T19:17:00Z"/>
        </w:rPr>
      </w:pPr>
      <w:del w:id="317" w:author="Camila Persichini" w:date="2026-02-03T16:17:00Z" w16du:dateUtc="2026-02-03T19:17:00Z">
        <w:r w:rsidDel="0006198A">
          <w:delText xml:space="preserve">En el caso de autos, la actora </w:delText>
        </w:r>
        <w:r w:rsidDel="0006198A">
          <w:rPr>
            <w:rFonts w:ascii="Arial" w:hAnsi="Arial"/>
            <w:b/>
          </w:rPr>
          <w:delText xml:space="preserve">no ha acreditado </w:delText>
        </w:r>
        <w:r w:rsidDel="0006198A">
          <w:delText xml:space="preserve">—ni siquiera en forma indiciaria— que los supuestos daños invocados hayan comprometido </w:delText>
        </w:r>
        <w:r w:rsidDel="0006198A">
          <w:rPr>
            <w:rFonts w:ascii="Arial" w:hAnsi="Arial"/>
            <w:b/>
          </w:rPr>
          <w:delText>partes vitales o estructurales del rodado</w:delText>
        </w:r>
        <w:r w:rsidDel="0006198A">
          <w:delText>, ni que, aun luego de una eventual reparación, subsistan secuelas que justifiquen una pérdida de valor en el mercado automotor.</w:delText>
        </w:r>
      </w:del>
    </w:p>
    <w:p w14:paraId="47DA1E43" w14:textId="5B8630BC" w:rsidR="008B0511" w:rsidDel="0006198A" w:rsidRDefault="001C3BC6">
      <w:pPr>
        <w:pStyle w:val="Textoindependiente"/>
        <w:spacing w:before="242" w:line="360" w:lineRule="auto"/>
        <w:ind w:left="568" w:right="135" w:firstLine="720"/>
        <w:jc w:val="both"/>
        <w:rPr>
          <w:del w:id="318" w:author="Camila Persichini" w:date="2026-02-03T16:17:00Z" w16du:dateUtc="2026-02-03T19:17:00Z"/>
        </w:rPr>
      </w:pPr>
      <w:del w:id="319" w:author="Camila Persichini" w:date="2026-02-03T16:17:00Z" w16du:dateUtc="2026-02-03T19:17:00Z">
        <w:r w:rsidDel="0006198A">
          <w:delText xml:space="preserve">Por el contrario, los daños alegados por la actora resultan, en principio, </w:delText>
        </w:r>
        <w:r w:rsidDel="0006198A">
          <w:rPr>
            <w:rFonts w:ascii="Arial" w:hAnsi="Arial"/>
            <w:b/>
          </w:rPr>
          <w:delText>susceptibles de reparación</w:delText>
        </w:r>
        <w:r w:rsidDel="0006198A">
          <w:delText>, sin que se desprenda de las constancias acompañadas que</w:delText>
        </w:r>
        <w:r w:rsidDel="0006198A">
          <w:rPr>
            <w:spacing w:val="-9"/>
          </w:rPr>
          <w:delText xml:space="preserve"> </w:delText>
        </w:r>
        <w:r w:rsidDel="0006198A">
          <w:delText>el</w:delText>
        </w:r>
        <w:r w:rsidDel="0006198A">
          <w:rPr>
            <w:spacing w:val="-10"/>
          </w:rPr>
          <w:delText xml:space="preserve"> </w:delText>
        </w:r>
        <w:r w:rsidDel="0006198A">
          <w:delText>vehículo</w:delText>
        </w:r>
        <w:r w:rsidDel="0006198A">
          <w:rPr>
            <w:spacing w:val="-9"/>
          </w:rPr>
          <w:delText xml:space="preserve"> </w:delText>
        </w:r>
        <w:r w:rsidDel="0006198A">
          <w:delText>quede</w:delText>
        </w:r>
        <w:r w:rsidDel="0006198A">
          <w:rPr>
            <w:spacing w:val="-11"/>
          </w:rPr>
          <w:delText xml:space="preserve"> </w:delText>
        </w:r>
        <w:r w:rsidDel="0006198A">
          <w:delText>afectado</w:delText>
        </w:r>
        <w:r w:rsidDel="0006198A">
          <w:rPr>
            <w:spacing w:val="-9"/>
          </w:rPr>
          <w:delText xml:space="preserve"> </w:delText>
        </w:r>
        <w:r w:rsidDel="0006198A">
          <w:delText>en</w:delText>
        </w:r>
        <w:r w:rsidDel="0006198A">
          <w:rPr>
            <w:spacing w:val="-12"/>
          </w:rPr>
          <w:delText xml:space="preserve"> </w:delText>
        </w:r>
        <w:r w:rsidDel="0006198A">
          <w:delText>forma</w:delText>
        </w:r>
        <w:r w:rsidDel="0006198A">
          <w:rPr>
            <w:spacing w:val="-9"/>
          </w:rPr>
          <w:delText xml:space="preserve"> </w:delText>
        </w:r>
        <w:r w:rsidDel="0006198A">
          <w:delText>permanente</w:delText>
        </w:r>
        <w:r w:rsidDel="0006198A">
          <w:rPr>
            <w:spacing w:val="-9"/>
          </w:rPr>
          <w:delText xml:space="preserve"> </w:delText>
        </w:r>
        <w:r w:rsidDel="0006198A">
          <w:delText>en</w:delText>
        </w:r>
        <w:r w:rsidDel="0006198A">
          <w:rPr>
            <w:spacing w:val="-12"/>
          </w:rPr>
          <w:delText xml:space="preserve"> </w:delText>
        </w:r>
        <w:r w:rsidDel="0006198A">
          <w:delText>sus</w:delText>
        </w:r>
        <w:r w:rsidDel="0006198A">
          <w:rPr>
            <w:spacing w:val="-11"/>
          </w:rPr>
          <w:delText xml:space="preserve"> </w:delText>
        </w:r>
        <w:r w:rsidDel="0006198A">
          <w:delText>condiciones,</w:delText>
        </w:r>
        <w:r w:rsidDel="0006198A">
          <w:rPr>
            <w:spacing w:val="-13"/>
          </w:rPr>
          <w:delText xml:space="preserve"> </w:delText>
        </w:r>
        <w:r w:rsidDel="0006198A">
          <w:delText>prestaciones, seguridad</w:delText>
        </w:r>
        <w:r w:rsidDel="0006198A">
          <w:rPr>
            <w:spacing w:val="-10"/>
          </w:rPr>
          <w:delText xml:space="preserve"> </w:delText>
        </w:r>
        <w:r w:rsidDel="0006198A">
          <w:delText>o</w:delText>
        </w:r>
        <w:r w:rsidDel="0006198A">
          <w:rPr>
            <w:spacing w:val="-12"/>
          </w:rPr>
          <w:delText xml:space="preserve"> </w:delText>
        </w:r>
        <w:r w:rsidDel="0006198A">
          <w:delText>aptitud</w:delText>
        </w:r>
        <w:r w:rsidDel="0006198A">
          <w:rPr>
            <w:spacing w:val="-13"/>
          </w:rPr>
          <w:delText xml:space="preserve"> </w:delText>
        </w:r>
        <w:r w:rsidDel="0006198A">
          <w:delText>para</w:delText>
        </w:r>
        <w:r w:rsidDel="0006198A">
          <w:rPr>
            <w:spacing w:val="-12"/>
          </w:rPr>
          <w:delText xml:space="preserve"> </w:delText>
        </w:r>
        <w:r w:rsidDel="0006198A">
          <w:delText>la</w:delText>
        </w:r>
        <w:r w:rsidDel="0006198A">
          <w:rPr>
            <w:spacing w:val="-10"/>
          </w:rPr>
          <w:delText xml:space="preserve"> </w:delText>
        </w:r>
        <w:r w:rsidDel="0006198A">
          <w:delText>circulación,</w:delText>
        </w:r>
        <w:r w:rsidDel="0006198A">
          <w:rPr>
            <w:spacing w:val="-11"/>
          </w:rPr>
          <w:delText xml:space="preserve"> </w:delText>
        </w:r>
        <w:r w:rsidDel="0006198A">
          <w:delText>extremos</w:delText>
        </w:r>
        <w:r w:rsidDel="0006198A">
          <w:rPr>
            <w:spacing w:val="-12"/>
          </w:rPr>
          <w:delText xml:space="preserve"> </w:delText>
        </w:r>
        <w:r w:rsidDel="0006198A">
          <w:delText>indispensables</w:delText>
        </w:r>
        <w:r w:rsidDel="0006198A">
          <w:rPr>
            <w:spacing w:val="-10"/>
          </w:rPr>
          <w:delText xml:space="preserve"> </w:delText>
        </w:r>
        <w:r w:rsidDel="0006198A">
          <w:delText>para</w:delText>
        </w:r>
        <w:r w:rsidDel="0006198A">
          <w:rPr>
            <w:spacing w:val="-12"/>
          </w:rPr>
          <w:delText xml:space="preserve"> </w:delText>
        </w:r>
        <w:r w:rsidDel="0006198A">
          <w:delText>la</w:delText>
        </w:r>
        <w:r w:rsidDel="0006198A">
          <w:rPr>
            <w:spacing w:val="-12"/>
          </w:rPr>
          <w:delText xml:space="preserve"> </w:delText>
        </w:r>
        <w:r w:rsidDel="0006198A">
          <w:delText>procedencia</w:delText>
        </w:r>
        <w:r w:rsidDel="0006198A">
          <w:rPr>
            <w:spacing w:val="-10"/>
          </w:rPr>
          <w:delText xml:space="preserve"> </w:delText>
        </w:r>
        <w:r w:rsidDel="0006198A">
          <w:delText>del rubro reclamado.</w:delText>
        </w:r>
      </w:del>
    </w:p>
    <w:p w14:paraId="15C7BC8B" w14:textId="67F4941B" w:rsidR="008B0511" w:rsidDel="0006198A" w:rsidRDefault="001C3BC6">
      <w:pPr>
        <w:spacing w:before="239" w:line="360" w:lineRule="auto"/>
        <w:ind w:left="568" w:right="131" w:firstLine="720"/>
        <w:jc w:val="both"/>
        <w:rPr>
          <w:del w:id="320" w:author="Camila Persichini" w:date="2026-02-03T16:17:00Z" w16du:dateUtc="2026-02-03T19:17:00Z"/>
        </w:rPr>
      </w:pPr>
      <w:del w:id="321" w:author="Camila Persichini" w:date="2026-02-03T16:17:00Z" w16du:dateUtc="2026-02-03T19:17:00Z">
        <w:r w:rsidDel="0006198A">
          <w:delText>La</w:delText>
        </w:r>
        <w:r w:rsidDel="0006198A">
          <w:rPr>
            <w:spacing w:val="-14"/>
          </w:rPr>
          <w:delText xml:space="preserve"> </w:delText>
        </w:r>
        <w:r w:rsidDel="0006198A">
          <w:delText>jurisprudencia</w:delText>
        </w:r>
        <w:r w:rsidDel="0006198A">
          <w:rPr>
            <w:spacing w:val="-12"/>
          </w:rPr>
          <w:delText xml:space="preserve"> </w:delText>
        </w:r>
        <w:r w:rsidDel="0006198A">
          <w:delText>del</w:delText>
        </w:r>
        <w:r w:rsidDel="0006198A">
          <w:rPr>
            <w:spacing w:val="-14"/>
          </w:rPr>
          <w:delText xml:space="preserve"> </w:delText>
        </w:r>
        <w:r w:rsidDel="0006198A">
          <w:delText>fuero</w:delText>
        </w:r>
        <w:r w:rsidDel="0006198A">
          <w:rPr>
            <w:spacing w:val="-12"/>
          </w:rPr>
          <w:delText xml:space="preserve"> </w:delText>
        </w:r>
        <w:r w:rsidDel="0006198A">
          <w:delText>ha</w:delText>
        </w:r>
        <w:r w:rsidDel="0006198A">
          <w:rPr>
            <w:spacing w:val="-14"/>
          </w:rPr>
          <w:delText xml:space="preserve"> </w:delText>
        </w:r>
        <w:r w:rsidDel="0006198A">
          <w:delText>sido</w:delText>
        </w:r>
        <w:r w:rsidDel="0006198A">
          <w:rPr>
            <w:spacing w:val="-14"/>
          </w:rPr>
          <w:delText xml:space="preserve"> </w:delText>
        </w:r>
        <w:r w:rsidDel="0006198A">
          <w:delText>constante</w:delText>
        </w:r>
        <w:r w:rsidDel="0006198A">
          <w:rPr>
            <w:spacing w:val="-14"/>
          </w:rPr>
          <w:delText xml:space="preserve"> </w:delText>
        </w:r>
        <w:r w:rsidDel="0006198A">
          <w:delText>al</w:delText>
        </w:r>
        <w:r w:rsidDel="0006198A">
          <w:rPr>
            <w:spacing w:val="-12"/>
          </w:rPr>
          <w:delText xml:space="preserve"> </w:delText>
        </w:r>
        <w:r w:rsidDel="0006198A">
          <w:delText>sostener</w:delText>
        </w:r>
        <w:r w:rsidDel="0006198A">
          <w:rPr>
            <w:spacing w:val="-13"/>
          </w:rPr>
          <w:delText xml:space="preserve"> </w:delText>
        </w:r>
        <w:r w:rsidDel="0006198A">
          <w:delText>que</w:delText>
        </w:r>
        <w:r w:rsidDel="0006198A">
          <w:rPr>
            <w:spacing w:val="-14"/>
          </w:rPr>
          <w:delText xml:space="preserve"> </w:delText>
        </w:r>
        <w:r w:rsidDel="0006198A">
          <w:rPr>
            <w:rFonts w:ascii="Arial" w:hAnsi="Arial"/>
            <w:b/>
          </w:rPr>
          <w:delText>la</w:delText>
        </w:r>
        <w:r w:rsidDel="0006198A">
          <w:rPr>
            <w:rFonts w:ascii="Arial" w:hAnsi="Arial"/>
            <w:b/>
            <w:spacing w:val="-12"/>
          </w:rPr>
          <w:delText xml:space="preserve"> </w:delText>
        </w:r>
        <w:r w:rsidDel="0006198A">
          <w:rPr>
            <w:rFonts w:ascii="Arial" w:hAnsi="Arial"/>
            <w:b/>
          </w:rPr>
          <w:delText>desvalorización venal</w:delText>
        </w:r>
        <w:r w:rsidDel="0006198A">
          <w:rPr>
            <w:rFonts w:ascii="Arial" w:hAnsi="Arial"/>
            <w:b/>
            <w:spacing w:val="-8"/>
          </w:rPr>
          <w:delText xml:space="preserve"> </w:delText>
        </w:r>
        <w:r w:rsidDel="0006198A">
          <w:rPr>
            <w:rFonts w:ascii="Arial" w:hAnsi="Arial"/>
            <w:b/>
          </w:rPr>
          <w:delText>sólo</w:delText>
        </w:r>
        <w:r w:rsidDel="0006198A">
          <w:rPr>
            <w:rFonts w:ascii="Arial" w:hAnsi="Arial"/>
            <w:b/>
            <w:spacing w:val="-12"/>
          </w:rPr>
          <w:delText xml:space="preserve"> </w:delText>
        </w:r>
        <w:r w:rsidDel="0006198A">
          <w:rPr>
            <w:rFonts w:ascii="Arial" w:hAnsi="Arial"/>
            <w:b/>
          </w:rPr>
          <w:delText>procede</w:delText>
        </w:r>
        <w:r w:rsidDel="0006198A">
          <w:rPr>
            <w:rFonts w:ascii="Arial" w:hAnsi="Arial"/>
            <w:b/>
            <w:spacing w:val="-10"/>
          </w:rPr>
          <w:delText xml:space="preserve"> </w:delText>
        </w:r>
        <w:r w:rsidDel="0006198A">
          <w:rPr>
            <w:rFonts w:ascii="Arial" w:hAnsi="Arial"/>
            <w:b/>
          </w:rPr>
          <w:delText>cuando</w:delText>
        </w:r>
        <w:r w:rsidDel="0006198A">
          <w:rPr>
            <w:rFonts w:ascii="Arial" w:hAnsi="Arial"/>
            <w:b/>
            <w:spacing w:val="-10"/>
          </w:rPr>
          <w:delText xml:space="preserve"> </w:delText>
        </w:r>
        <w:r w:rsidDel="0006198A">
          <w:rPr>
            <w:rFonts w:ascii="Arial" w:hAnsi="Arial"/>
            <w:b/>
          </w:rPr>
          <w:delText>se</w:delText>
        </w:r>
        <w:r w:rsidDel="0006198A">
          <w:rPr>
            <w:rFonts w:ascii="Arial" w:hAnsi="Arial"/>
            <w:b/>
            <w:spacing w:val="-10"/>
          </w:rPr>
          <w:delText xml:space="preserve"> </w:delText>
        </w:r>
        <w:r w:rsidDel="0006198A">
          <w:rPr>
            <w:rFonts w:ascii="Arial" w:hAnsi="Arial"/>
            <w:b/>
          </w:rPr>
          <w:delText>acreditan</w:delText>
        </w:r>
        <w:r w:rsidDel="0006198A">
          <w:rPr>
            <w:rFonts w:ascii="Arial" w:hAnsi="Arial"/>
            <w:b/>
            <w:spacing w:val="-10"/>
          </w:rPr>
          <w:delText xml:space="preserve"> </w:delText>
        </w:r>
        <w:r w:rsidDel="0006198A">
          <w:rPr>
            <w:rFonts w:ascii="Arial" w:hAnsi="Arial"/>
            <w:b/>
          </w:rPr>
          <w:delText>daños</w:delText>
        </w:r>
        <w:r w:rsidDel="0006198A">
          <w:rPr>
            <w:rFonts w:ascii="Arial" w:hAnsi="Arial"/>
            <w:b/>
            <w:spacing w:val="-12"/>
          </w:rPr>
          <w:delText xml:space="preserve"> </w:delText>
        </w:r>
        <w:r w:rsidDel="0006198A">
          <w:rPr>
            <w:rFonts w:ascii="Arial" w:hAnsi="Arial"/>
            <w:b/>
          </w:rPr>
          <w:delText>de</w:delText>
        </w:r>
        <w:r w:rsidDel="0006198A">
          <w:rPr>
            <w:rFonts w:ascii="Arial" w:hAnsi="Arial"/>
            <w:b/>
            <w:spacing w:val="-10"/>
          </w:rPr>
          <w:delText xml:space="preserve"> </w:delText>
        </w:r>
        <w:r w:rsidDel="0006198A">
          <w:rPr>
            <w:rFonts w:ascii="Arial" w:hAnsi="Arial"/>
            <w:b/>
          </w:rPr>
          <w:delText>significativa</w:delText>
        </w:r>
        <w:r w:rsidDel="0006198A">
          <w:rPr>
            <w:rFonts w:ascii="Arial" w:hAnsi="Arial"/>
            <w:b/>
            <w:spacing w:val="-10"/>
          </w:rPr>
          <w:delText xml:space="preserve"> </w:delText>
        </w:r>
        <w:r w:rsidDel="0006198A">
          <w:rPr>
            <w:rFonts w:ascii="Arial" w:hAnsi="Arial"/>
            <w:b/>
          </w:rPr>
          <w:delText>trascendencia</w:delText>
        </w:r>
        <w:r w:rsidDel="0006198A">
          <w:delText>,</w:delText>
        </w:r>
        <w:r w:rsidDel="0006198A">
          <w:rPr>
            <w:spacing w:val="-8"/>
          </w:rPr>
          <w:delText xml:space="preserve"> </w:delText>
        </w:r>
        <w:r w:rsidDel="0006198A">
          <w:delText xml:space="preserve">que </w:delText>
        </w:r>
        <w:r w:rsidDel="0006198A">
          <w:lastRenderedPageBreak/>
          <w:delText>afecten</w:delText>
        </w:r>
        <w:r w:rsidDel="0006198A">
          <w:rPr>
            <w:spacing w:val="-12"/>
          </w:rPr>
          <w:delText xml:space="preserve"> </w:delText>
        </w:r>
        <w:r w:rsidDel="0006198A">
          <w:delText>la</w:delText>
        </w:r>
        <w:r w:rsidDel="0006198A">
          <w:rPr>
            <w:spacing w:val="-9"/>
          </w:rPr>
          <w:delText xml:space="preserve"> </w:delText>
        </w:r>
        <w:r w:rsidDel="0006198A">
          <w:delText>estructura</w:delText>
        </w:r>
        <w:r w:rsidDel="0006198A">
          <w:rPr>
            <w:spacing w:val="-9"/>
          </w:rPr>
          <w:delText xml:space="preserve"> </w:delText>
        </w:r>
        <w:r w:rsidDel="0006198A">
          <w:delText>del</w:delText>
        </w:r>
        <w:r w:rsidDel="0006198A">
          <w:rPr>
            <w:spacing w:val="-12"/>
          </w:rPr>
          <w:delText xml:space="preserve"> </w:delText>
        </w:r>
        <w:r w:rsidDel="0006198A">
          <w:delText>automotor.</w:delText>
        </w:r>
        <w:r w:rsidDel="0006198A">
          <w:rPr>
            <w:spacing w:val="-7"/>
          </w:rPr>
          <w:delText xml:space="preserve"> </w:delText>
        </w:r>
        <w:r w:rsidDel="0006198A">
          <w:delText>Así</w:delText>
        </w:r>
        <w:r w:rsidDel="0006198A">
          <w:rPr>
            <w:spacing w:val="-10"/>
          </w:rPr>
          <w:delText xml:space="preserve"> </w:delText>
        </w:r>
        <w:r w:rsidDel="0006198A">
          <w:delText>se</w:delText>
        </w:r>
        <w:r w:rsidDel="0006198A">
          <w:rPr>
            <w:spacing w:val="-9"/>
          </w:rPr>
          <w:delText xml:space="preserve"> </w:delText>
        </w:r>
        <w:r w:rsidDel="0006198A">
          <w:delText>ha</w:delText>
        </w:r>
        <w:r w:rsidDel="0006198A">
          <w:rPr>
            <w:spacing w:val="-12"/>
          </w:rPr>
          <w:delText xml:space="preserve"> </w:delText>
        </w:r>
        <w:r w:rsidDel="0006198A">
          <w:delText>resuelto</w:delText>
        </w:r>
        <w:r w:rsidDel="0006198A">
          <w:rPr>
            <w:spacing w:val="-9"/>
          </w:rPr>
          <w:delText xml:space="preserve"> </w:delText>
        </w:r>
        <w:r w:rsidDel="0006198A">
          <w:delText>que</w:delText>
        </w:r>
        <w:r w:rsidDel="0006198A">
          <w:rPr>
            <w:spacing w:val="-8"/>
          </w:rPr>
          <w:delText xml:space="preserve"> </w:delText>
        </w:r>
        <w:r w:rsidDel="0006198A">
          <w:rPr>
            <w:rFonts w:ascii="Arial" w:hAnsi="Arial"/>
            <w:i/>
          </w:rPr>
          <w:delText>“Sólo</w:delText>
        </w:r>
        <w:r w:rsidDel="0006198A">
          <w:rPr>
            <w:rFonts w:ascii="Arial" w:hAnsi="Arial"/>
            <w:i/>
            <w:spacing w:val="-9"/>
          </w:rPr>
          <w:delText xml:space="preserve"> </w:delText>
        </w:r>
        <w:r w:rsidDel="0006198A">
          <w:rPr>
            <w:rFonts w:ascii="Arial" w:hAnsi="Arial"/>
            <w:i/>
          </w:rPr>
          <w:delText>existe</w:delText>
        </w:r>
        <w:r w:rsidDel="0006198A">
          <w:rPr>
            <w:rFonts w:ascii="Arial" w:hAnsi="Arial"/>
            <w:i/>
            <w:spacing w:val="-9"/>
          </w:rPr>
          <w:delText xml:space="preserve"> </w:delText>
        </w:r>
        <w:r w:rsidDel="0006198A">
          <w:rPr>
            <w:rFonts w:ascii="Arial" w:hAnsi="Arial"/>
            <w:i/>
          </w:rPr>
          <w:delText>pérdida</w:delText>
        </w:r>
        <w:r w:rsidDel="0006198A">
          <w:rPr>
            <w:rFonts w:ascii="Arial" w:hAnsi="Arial"/>
            <w:i/>
            <w:spacing w:val="-9"/>
          </w:rPr>
          <w:delText xml:space="preserve"> </w:delText>
        </w:r>
        <w:r w:rsidDel="0006198A">
          <w:rPr>
            <w:rFonts w:ascii="Arial" w:hAnsi="Arial"/>
            <w:i/>
          </w:rPr>
          <w:delText>del</w:delText>
        </w:r>
        <w:r w:rsidDel="0006198A">
          <w:rPr>
            <w:rFonts w:ascii="Arial" w:hAnsi="Arial"/>
            <w:i/>
            <w:spacing w:val="-10"/>
          </w:rPr>
          <w:delText xml:space="preserve"> </w:delText>
        </w:r>
        <w:r w:rsidDel="0006198A">
          <w:rPr>
            <w:rFonts w:ascii="Arial" w:hAnsi="Arial"/>
            <w:i/>
          </w:rPr>
          <w:delText>valor venal</w:delText>
        </w:r>
        <w:r w:rsidDel="0006198A">
          <w:rPr>
            <w:rFonts w:ascii="Arial" w:hAnsi="Arial"/>
            <w:i/>
            <w:spacing w:val="-10"/>
          </w:rPr>
          <w:delText xml:space="preserve"> </w:delText>
        </w:r>
        <w:r w:rsidDel="0006198A">
          <w:rPr>
            <w:rFonts w:ascii="Arial" w:hAnsi="Arial"/>
            <w:i/>
          </w:rPr>
          <w:delText>de</w:delText>
        </w:r>
        <w:r w:rsidDel="0006198A">
          <w:rPr>
            <w:rFonts w:ascii="Arial" w:hAnsi="Arial"/>
            <w:i/>
            <w:spacing w:val="-9"/>
          </w:rPr>
          <w:delText xml:space="preserve"> </w:delText>
        </w:r>
        <w:r w:rsidDel="0006198A">
          <w:rPr>
            <w:rFonts w:ascii="Arial" w:hAnsi="Arial"/>
            <w:i/>
          </w:rPr>
          <w:delText>una</w:delText>
        </w:r>
        <w:r w:rsidDel="0006198A">
          <w:rPr>
            <w:rFonts w:ascii="Arial" w:hAnsi="Arial"/>
            <w:i/>
            <w:spacing w:val="-9"/>
          </w:rPr>
          <w:delText xml:space="preserve"> </w:delText>
        </w:r>
        <w:r w:rsidDel="0006198A">
          <w:rPr>
            <w:rFonts w:ascii="Arial" w:hAnsi="Arial"/>
            <w:i/>
          </w:rPr>
          <w:delText>unidad</w:delText>
        </w:r>
        <w:r w:rsidDel="0006198A">
          <w:rPr>
            <w:rFonts w:ascii="Arial" w:hAnsi="Arial"/>
            <w:i/>
            <w:spacing w:val="-9"/>
          </w:rPr>
          <w:delText xml:space="preserve"> </w:delText>
        </w:r>
        <w:r w:rsidDel="0006198A">
          <w:rPr>
            <w:rFonts w:ascii="Arial" w:hAnsi="Arial"/>
            <w:i/>
          </w:rPr>
          <w:delText>cuando</w:delText>
        </w:r>
        <w:r w:rsidDel="0006198A">
          <w:rPr>
            <w:rFonts w:ascii="Arial" w:hAnsi="Arial"/>
            <w:i/>
            <w:spacing w:val="-9"/>
          </w:rPr>
          <w:delText xml:space="preserve"> </w:delText>
        </w:r>
        <w:r w:rsidDel="0006198A">
          <w:rPr>
            <w:rFonts w:ascii="Arial" w:hAnsi="Arial"/>
            <w:i/>
          </w:rPr>
          <w:delText>efectivamente</w:delText>
        </w:r>
        <w:r w:rsidDel="0006198A">
          <w:rPr>
            <w:rFonts w:ascii="Arial" w:hAnsi="Arial"/>
            <w:i/>
            <w:spacing w:val="-9"/>
          </w:rPr>
          <w:delText xml:space="preserve"> </w:delText>
        </w:r>
        <w:r w:rsidDel="0006198A">
          <w:rPr>
            <w:rFonts w:ascii="Arial" w:hAnsi="Arial"/>
            <w:i/>
          </w:rPr>
          <w:delText>se</w:delText>
        </w:r>
        <w:r w:rsidDel="0006198A">
          <w:rPr>
            <w:rFonts w:ascii="Arial" w:hAnsi="Arial"/>
            <w:i/>
            <w:spacing w:val="-9"/>
          </w:rPr>
          <w:delText xml:space="preserve"> </w:delText>
        </w:r>
        <w:r w:rsidDel="0006198A">
          <w:rPr>
            <w:rFonts w:ascii="Arial" w:hAnsi="Arial"/>
            <w:i/>
          </w:rPr>
          <w:delText>producen</w:delText>
        </w:r>
        <w:r w:rsidDel="0006198A">
          <w:rPr>
            <w:rFonts w:ascii="Arial" w:hAnsi="Arial"/>
            <w:i/>
            <w:spacing w:val="-9"/>
          </w:rPr>
          <w:delText xml:space="preserve"> </w:delText>
        </w:r>
        <w:r w:rsidDel="0006198A">
          <w:rPr>
            <w:rFonts w:ascii="Arial" w:hAnsi="Arial"/>
            <w:i/>
          </w:rPr>
          <w:delText>daños</w:delText>
        </w:r>
        <w:r w:rsidDel="0006198A">
          <w:rPr>
            <w:rFonts w:ascii="Arial" w:hAnsi="Arial"/>
            <w:i/>
            <w:spacing w:val="-8"/>
          </w:rPr>
          <w:delText xml:space="preserve"> </w:delText>
        </w:r>
        <w:r w:rsidDel="0006198A">
          <w:rPr>
            <w:rFonts w:ascii="Arial" w:hAnsi="Arial"/>
            <w:i/>
          </w:rPr>
          <w:delText>de</w:delText>
        </w:r>
        <w:r w:rsidDel="0006198A">
          <w:rPr>
            <w:rFonts w:ascii="Arial" w:hAnsi="Arial"/>
            <w:i/>
            <w:spacing w:val="-12"/>
          </w:rPr>
          <w:delText xml:space="preserve"> </w:delText>
        </w:r>
        <w:r w:rsidDel="0006198A">
          <w:rPr>
            <w:rFonts w:ascii="Arial" w:hAnsi="Arial"/>
            <w:i/>
          </w:rPr>
          <w:delText>tal</w:delText>
        </w:r>
        <w:r w:rsidDel="0006198A">
          <w:rPr>
            <w:rFonts w:ascii="Arial" w:hAnsi="Arial"/>
            <w:i/>
            <w:spacing w:val="-10"/>
          </w:rPr>
          <w:delText xml:space="preserve"> </w:delText>
        </w:r>
        <w:r w:rsidDel="0006198A">
          <w:rPr>
            <w:rFonts w:ascii="Arial" w:hAnsi="Arial"/>
            <w:i/>
          </w:rPr>
          <w:delText>trascendencia</w:delText>
        </w:r>
        <w:r w:rsidDel="0006198A">
          <w:rPr>
            <w:rFonts w:ascii="Arial" w:hAnsi="Arial"/>
            <w:i/>
            <w:spacing w:val="-9"/>
          </w:rPr>
          <w:delText xml:space="preserve"> </w:delText>
        </w:r>
        <w:r w:rsidDel="0006198A">
          <w:rPr>
            <w:rFonts w:ascii="Arial" w:hAnsi="Arial"/>
            <w:i/>
          </w:rPr>
          <w:delText xml:space="preserve">que afectan la estructura del vehículo.” </w:delText>
        </w:r>
        <w:r w:rsidDel="0006198A">
          <w:delText xml:space="preserve">(CNEsp. Civ. y Com., Sala II, </w:delText>
        </w:r>
        <w:r w:rsidDel="0006198A">
          <w:rPr>
            <w:rFonts w:ascii="Arial" w:hAnsi="Arial"/>
            <w:i/>
          </w:rPr>
          <w:delText>“Rubio, José A. c/ Martello, Horacio A. s/ sumario”</w:delText>
        </w:r>
        <w:r w:rsidDel="0006198A">
          <w:delText>, 16/09/1981).</w:delText>
        </w:r>
      </w:del>
    </w:p>
    <w:p w14:paraId="2A98EFEC" w14:textId="467DB1D8" w:rsidR="008B0511" w:rsidDel="0006198A" w:rsidRDefault="001C3BC6">
      <w:pPr>
        <w:spacing w:before="240" w:line="360" w:lineRule="auto"/>
        <w:ind w:left="568" w:right="136" w:firstLine="720"/>
        <w:jc w:val="both"/>
        <w:rPr>
          <w:del w:id="322" w:author="Camila Persichini" w:date="2026-02-03T16:17:00Z" w16du:dateUtc="2026-02-03T19:17:00Z"/>
        </w:rPr>
      </w:pPr>
      <w:del w:id="323" w:author="Camila Persichini" w:date="2026-02-03T16:17:00Z" w16du:dateUtc="2026-02-03T19:17:00Z">
        <w:r w:rsidDel="0006198A">
          <w:delText xml:space="preserve">En igual sentido, se ha decidido que: </w:delText>
        </w:r>
        <w:r w:rsidDel="0006198A">
          <w:rPr>
            <w:rFonts w:ascii="Arial" w:hAnsi="Arial"/>
            <w:i/>
          </w:rPr>
          <w:delText>“La desvalorización del rodado sólo se produce cuando se afectan partes vitales del automotor que dejan secuelas de significación.”</w:delText>
        </w:r>
        <w:r w:rsidDel="0006198A">
          <w:rPr>
            <w:rFonts w:ascii="Arial" w:hAnsi="Arial"/>
            <w:i/>
            <w:spacing w:val="28"/>
          </w:rPr>
          <w:delText xml:space="preserve"> </w:delText>
        </w:r>
        <w:r w:rsidDel="0006198A">
          <w:delText>(CNEsp.</w:delText>
        </w:r>
        <w:r w:rsidDel="0006198A">
          <w:rPr>
            <w:spacing w:val="-16"/>
          </w:rPr>
          <w:delText xml:space="preserve"> </w:delText>
        </w:r>
        <w:r w:rsidDel="0006198A">
          <w:delText>Civ.</w:delText>
        </w:r>
        <w:r w:rsidDel="0006198A">
          <w:rPr>
            <w:spacing w:val="-12"/>
          </w:rPr>
          <w:delText xml:space="preserve"> </w:delText>
        </w:r>
        <w:r w:rsidDel="0006198A">
          <w:delText>y</w:delText>
        </w:r>
        <w:r w:rsidDel="0006198A">
          <w:rPr>
            <w:spacing w:val="-16"/>
          </w:rPr>
          <w:delText xml:space="preserve"> </w:delText>
        </w:r>
        <w:r w:rsidDel="0006198A">
          <w:delText>Com.,</w:delText>
        </w:r>
        <w:r w:rsidDel="0006198A">
          <w:rPr>
            <w:spacing w:val="-15"/>
          </w:rPr>
          <w:delText xml:space="preserve"> </w:delText>
        </w:r>
        <w:r w:rsidDel="0006198A">
          <w:delText>Sala</w:delText>
        </w:r>
        <w:r w:rsidDel="0006198A">
          <w:rPr>
            <w:spacing w:val="-15"/>
          </w:rPr>
          <w:delText xml:space="preserve"> </w:delText>
        </w:r>
        <w:r w:rsidDel="0006198A">
          <w:delText>III,</w:delText>
        </w:r>
        <w:r w:rsidDel="0006198A">
          <w:rPr>
            <w:spacing w:val="-15"/>
          </w:rPr>
          <w:delText xml:space="preserve"> </w:delText>
        </w:r>
        <w:r w:rsidDel="0006198A">
          <w:rPr>
            <w:rFonts w:ascii="Arial" w:hAnsi="Arial"/>
            <w:i/>
          </w:rPr>
          <w:delText>“Magaldi</w:delText>
        </w:r>
        <w:r w:rsidDel="0006198A">
          <w:rPr>
            <w:rFonts w:ascii="Arial" w:hAnsi="Arial"/>
            <w:i/>
            <w:spacing w:val="-16"/>
          </w:rPr>
          <w:delText xml:space="preserve"> </w:delText>
        </w:r>
        <w:r w:rsidDel="0006198A">
          <w:rPr>
            <w:rFonts w:ascii="Arial" w:hAnsi="Arial"/>
            <w:i/>
          </w:rPr>
          <w:delText>c/</w:delText>
        </w:r>
        <w:r w:rsidDel="0006198A">
          <w:rPr>
            <w:rFonts w:ascii="Arial" w:hAnsi="Arial"/>
            <w:i/>
            <w:spacing w:val="-12"/>
          </w:rPr>
          <w:delText xml:space="preserve"> </w:delText>
        </w:r>
        <w:r w:rsidDel="0006198A">
          <w:rPr>
            <w:rFonts w:ascii="Arial" w:hAnsi="Arial"/>
            <w:i/>
          </w:rPr>
          <w:delText>Hernández</w:delText>
        </w:r>
        <w:r w:rsidDel="0006198A">
          <w:rPr>
            <w:rFonts w:ascii="Arial" w:hAnsi="Arial"/>
            <w:i/>
            <w:spacing w:val="-16"/>
          </w:rPr>
          <w:delText xml:space="preserve"> </w:delText>
        </w:r>
        <w:r w:rsidDel="0006198A">
          <w:rPr>
            <w:rFonts w:ascii="Arial" w:hAnsi="Arial"/>
            <w:i/>
          </w:rPr>
          <w:delText>s/</w:delText>
        </w:r>
        <w:r w:rsidDel="0006198A">
          <w:rPr>
            <w:rFonts w:ascii="Arial" w:hAnsi="Arial"/>
            <w:i/>
            <w:spacing w:val="-15"/>
          </w:rPr>
          <w:delText xml:space="preserve"> </w:delText>
        </w:r>
        <w:r w:rsidDel="0006198A">
          <w:rPr>
            <w:rFonts w:ascii="Arial" w:hAnsi="Arial"/>
            <w:i/>
          </w:rPr>
          <w:delText>daños</w:delText>
        </w:r>
        <w:r w:rsidDel="0006198A">
          <w:rPr>
            <w:rFonts w:ascii="Arial" w:hAnsi="Arial"/>
            <w:i/>
            <w:spacing w:val="-13"/>
          </w:rPr>
          <w:delText xml:space="preserve"> </w:delText>
        </w:r>
        <w:r w:rsidDel="0006198A">
          <w:rPr>
            <w:rFonts w:ascii="Arial" w:hAnsi="Arial"/>
            <w:i/>
          </w:rPr>
          <w:delText>y</w:delText>
        </w:r>
        <w:r w:rsidDel="0006198A">
          <w:rPr>
            <w:rFonts w:ascii="Arial" w:hAnsi="Arial"/>
            <w:i/>
            <w:spacing w:val="-16"/>
          </w:rPr>
          <w:delText xml:space="preserve"> </w:delText>
        </w:r>
        <w:r w:rsidDel="0006198A">
          <w:rPr>
            <w:rFonts w:ascii="Arial" w:hAnsi="Arial"/>
            <w:i/>
          </w:rPr>
          <w:delText>perjuicios – sumario”</w:delText>
        </w:r>
        <w:r w:rsidDel="0006198A">
          <w:delText>, 04/12/1987).</w:delText>
        </w:r>
      </w:del>
    </w:p>
    <w:p w14:paraId="4838F8E4" w14:textId="71C2AE68" w:rsidR="008B0511" w:rsidDel="0006198A" w:rsidRDefault="001C3BC6">
      <w:pPr>
        <w:spacing w:before="242" w:line="360" w:lineRule="auto"/>
        <w:ind w:left="568" w:right="134" w:firstLine="720"/>
        <w:jc w:val="both"/>
        <w:rPr>
          <w:del w:id="324" w:author="Camila Persichini" w:date="2026-02-03T16:17:00Z" w16du:dateUtc="2026-02-03T19:17:00Z"/>
        </w:rPr>
      </w:pPr>
      <w:del w:id="325" w:author="Camila Persichini" w:date="2026-02-03T16:17:00Z" w16du:dateUtc="2026-02-03T19:17:00Z">
        <w:r w:rsidDel="0006198A">
          <w:delText xml:space="preserve">Asimismo, la Cámara Nacional de Apelaciones en lo Civil ha reiterado que </w:delText>
        </w:r>
        <w:r w:rsidDel="0006198A">
          <w:rPr>
            <w:rFonts w:ascii="Arial" w:hAnsi="Arial"/>
            <w:i/>
          </w:rPr>
          <w:delText>“No corresponde</w:delText>
        </w:r>
        <w:r w:rsidDel="0006198A">
          <w:rPr>
            <w:rFonts w:ascii="Arial" w:hAnsi="Arial"/>
            <w:i/>
            <w:spacing w:val="-16"/>
          </w:rPr>
          <w:delText xml:space="preserve"> </w:delText>
        </w:r>
        <w:r w:rsidDel="0006198A">
          <w:rPr>
            <w:rFonts w:ascii="Arial" w:hAnsi="Arial"/>
            <w:i/>
          </w:rPr>
          <w:delText>admitir</w:delText>
        </w:r>
        <w:r w:rsidDel="0006198A">
          <w:rPr>
            <w:rFonts w:ascii="Arial" w:hAnsi="Arial"/>
            <w:i/>
            <w:spacing w:val="-15"/>
          </w:rPr>
          <w:delText xml:space="preserve"> </w:delText>
        </w:r>
        <w:r w:rsidDel="0006198A">
          <w:rPr>
            <w:rFonts w:ascii="Arial" w:hAnsi="Arial"/>
            <w:i/>
          </w:rPr>
          <w:delText>el</w:delText>
        </w:r>
        <w:r w:rsidDel="0006198A">
          <w:rPr>
            <w:rFonts w:ascii="Arial" w:hAnsi="Arial"/>
            <w:i/>
            <w:spacing w:val="-15"/>
          </w:rPr>
          <w:delText xml:space="preserve"> </w:delText>
        </w:r>
        <w:r w:rsidDel="0006198A">
          <w:rPr>
            <w:rFonts w:ascii="Arial" w:hAnsi="Arial"/>
            <w:i/>
          </w:rPr>
          <w:delText>rubro</w:delText>
        </w:r>
        <w:r w:rsidDel="0006198A">
          <w:rPr>
            <w:rFonts w:ascii="Arial" w:hAnsi="Arial"/>
            <w:i/>
            <w:spacing w:val="-16"/>
          </w:rPr>
          <w:delText xml:space="preserve"> </w:delText>
        </w:r>
        <w:r w:rsidDel="0006198A">
          <w:rPr>
            <w:rFonts w:ascii="Arial" w:hAnsi="Arial"/>
            <w:i/>
          </w:rPr>
          <w:delText>desvalorización</w:delText>
        </w:r>
        <w:r w:rsidDel="0006198A">
          <w:rPr>
            <w:rFonts w:ascii="Arial" w:hAnsi="Arial"/>
            <w:i/>
            <w:spacing w:val="-15"/>
          </w:rPr>
          <w:delText xml:space="preserve"> </w:delText>
        </w:r>
        <w:r w:rsidDel="0006198A">
          <w:rPr>
            <w:rFonts w:ascii="Arial" w:hAnsi="Arial"/>
            <w:i/>
          </w:rPr>
          <w:delText>venal</w:delText>
        </w:r>
        <w:r w:rsidDel="0006198A">
          <w:rPr>
            <w:rFonts w:ascii="Arial" w:hAnsi="Arial"/>
            <w:i/>
            <w:spacing w:val="-15"/>
          </w:rPr>
          <w:delText xml:space="preserve"> </w:delText>
        </w:r>
        <w:r w:rsidDel="0006198A">
          <w:rPr>
            <w:rFonts w:ascii="Arial" w:hAnsi="Arial"/>
            <w:i/>
          </w:rPr>
          <w:delText>cuando</w:delText>
        </w:r>
        <w:r w:rsidDel="0006198A">
          <w:rPr>
            <w:rFonts w:ascii="Arial" w:hAnsi="Arial"/>
            <w:i/>
            <w:spacing w:val="-15"/>
          </w:rPr>
          <w:delText xml:space="preserve"> </w:delText>
        </w:r>
        <w:r w:rsidDel="0006198A">
          <w:rPr>
            <w:rFonts w:ascii="Arial" w:hAnsi="Arial"/>
            <w:i/>
          </w:rPr>
          <w:delText>no</w:delText>
        </w:r>
        <w:r w:rsidDel="0006198A">
          <w:rPr>
            <w:rFonts w:ascii="Arial" w:hAnsi="Arial"/>
            <w:i/>
            <w:spacing w:val="-16"/>
          </w:rPr>
          <w:delText xml:space="preserve"> </w:delText>
        </w:r>
        <w:r w:rsidDel="0006198A">
          <w:rPr>
            <w:rFonts w:ascii="Arial" w:hAnsi="Arial"/>
            <w:i/>
          </w:rPr>
          <w:delText>se</w:delText>
        </w:r>
        <w:r w:rsidDel="0006198A">
          <w:rPr>
            <w:rFonts w:ascii="Arial" w:hAnsi="Arial"/>
            <w:i/>
            <w:spacing w:val="-15"/>
          </w:rPr>
          <w:delText xml:space="preserve"> </w:delText>
        </w:r>
        <w:r w:rsidDel="0006198A">
          <w:rPr>
            <w:rFonts w:ascii="Arial" w:hAnsi="Arial"/>
            <w:i/>
          </w:rPr>
          <w:delText>acredita</w:delText>
        </w:r>
        <w:r w:rsidDel="0006198A">
          <w:rPr>
            <w:rFonts w:ascii="Arial" w:hAnsi="Arial"/>
            <w:i/>
            <w:spacing w:val="-15"/>
          </w:rPr>
          <w:delText xml:space="preserve"> </w:delText>
        </w:r>
        <w:r w:rsidDel="0006198A">
          <w:rPr>
            <w:rFonts w:ascii="Arial" w:hAnsi="Arial"/>
            <w:i/>
          </w:rPr>
          <w:delText>que</w:delText>
        </w:r>
        <w:r w:rsidDel="0006198A">
          <w:rPr>
            <w:rFonts w:ascii="Arial" w:hAnsi="Arial"/>
            <w:i/>
            <w:spacing w:val="-16"/>
          </w:rPr>
          <w:delText xml:space="preserve"> </w:delText>
        </w:r>
        <w:r w:rsidDel="0006198A">
          <w:rPr>
            <w:rFonts w:ascii="Arial" w:hAnsi="Arial"/>
            <w:i/>
          </w:rPr>
          <w:delText>el</w:delText>
        </w:r>
        <w:r w:rsidDel="0006198A">
          <w:rPr>
            <w:rFonts w:ascii="Arial" w:hAnsi="Arial"/>
            <w:i/>
            <w:spacing w:val="-15"/>
          </w:rPr>
          <w:delText xml:space="preserve"> </w:delText>
        </w:r>
        <w:r w:rsidDel="0006198A">
          <w:rPr>
            <w:rFonts w:ascii="Arial" w:hAnsi="Arial"/>
            <w:i/>
          </w:rPr>
          <w:delText xml:space="preserve">vehículo haya sufrido daños estructurales que excedan aquellos normalmente reparables.” </w:delText>
        </w:r>
        <w:r w:rsidDel="0006198A">
          <w:delText xml:space="preserve">(CNCiv., Sala F, </w:delText>
        </w:r>
        <w:r w:rsidDel="0006198A">
          <w:rPr>
            <w:rFonts w:ascii="Arial" w:hAnsi="Arial"/>
            <w:i/>
          </w:rPr>
          <w:delText>“Pérez c/ López s/ daños y perjuicios”</w:delText>
        </w:r>
        <w:r w:rsidDel="0006198A">
          <w:delText>, 22/08/2006).</w:delText>
        </w:r>
      </w:del>
    </w:p>
    <w:p w14:paraId="412FC318" w14:textId="54A9C0D1" w:rsidR="008B0511" w:rsidDel="0006198A" w:rsidRDefault="008B0511">
      <w:pPr>
        <w:pStyle w:val="Textoindependiente"/>
        <w:spacing w:before="77"/>
        <w:rPr>
          <w:del w:id="326" w:author="Camila Persichini" w:date="2026-02-03T16:17:00Z" w16du:dateUtc="2026-02-03T19:17:00Z"/>
        </w:rPr>
      </w:pPr>
    </w:p>
    <w:p w14:paraId="605C589E" w14:textId="1DC962A8" w:rsidR="008B0511" w:rsidDel="0006198A" w:rsidRDefault="001C3BC6">
      <w:pPr>
        <w:spacing w:line="360" w:lineRule="auto"/>
        <w:ind w:left="568" w:right="135" w:firstLine="720"/>
        <w:jc w:val="both"/>
        <w:rPr>
          <w:del w:id="327" w:author="Camila Persichini" w:date="2026-02-03T16:17:00Z" w16du:dateUtc="2026-02-03T19:17:00Z"/>
        </w:rPr>
      </w:pPr>
      <w:del w:id="328" w:author="Camila Persichini" w:date="2026-02-03T16:17:00Z" w16du:dateUtc="2026-02-03T19:17:00Z">
        <w:r w:rsidDel="0006198A">
          <w:delText xml:space="preserve">En consecuencia, al no haberse demostrado la existencia de daños estructurales, secuelas permanentes ni una real disminución del valor de mercado del rodado, el rubro reclamado resulta </w:delText>
        </w:r>
        <w:r w:rsidDel="0006198A">
          <w:rPr>
            <w:rFonts w:ascii="Arial" w:hAnsi="Arial"/>
            <w:b/>
          </w:rPr>
          <w:delText>conjetural, carente de sustento probatorio y manifiestamente improcedente</w:delText>
        </w:r>
        <w:r w:rsidDel="0006198A">
          <w:delText xml:space="preserve">, razón por la cual corresponde su </w:delText>
        </w:r>
        <w:r w:rsidDel="0006198A">
          <w:rPr>
            <w:rFonts w:ascii="Arial" w:hAnsi="Arial"/>
            <w:b/>
          </w:rPr>
          <w:delText>expreso rechazo</w:delText>
        </w:r>
        <w:r w:rsidDel="0006198A">
          <w:delText>, con costas.</w:delText>
        </w:r>
      </w:del>
    </w:p>
    <w:p w14:paraId="51C08AA0" w14:textId="51DA87FE" w:rsidR="008B0511" w:rsidDel="0006198A" w:rsidRDefault="008B0511">
      <w:pPr>
        <w:pStyle w:val="Textoindependiente"/>
        <w:rPr>
          <w:del w:id="329" w:author="Camila Persichini" w:date="2026-02-03T16:17:00Z" w16du:dateUtc="2026-02-03T19:17:00Z"/>
        </w:rPr>
      </w:pPr>
    </w:p>
    <w:p w14:paraId="6293052C" w14:textId="47A0079F" w:rsidR="008B0511" w:rsidDel="0006198A" w:rsidRDefault="008B0511">
      <w:pPr>
        <w:pStyle w:val="Textoindependiente"/>
        <w:rPr>
          <w:del w:id="330" w:author="Camila Persichini" w:date="2026-02-03T16:17:00Z" w16du:dateUtc="2026-02-03T19:17:00Z"/>
        </w:rPr>
      </w:pPr>
    </w:p>
    <w:p w14:paraId="3D3A5C26" w14:textId="61512B43" w:rsidR="008B0511" w:rsidDel="0006198A" w:rsidRDefault="008B0511">
      <w:pPr>
        <w:pStyle w:val="Textoindependiente"/>
        <w:spacing w:before="98"/>
        <w:rPr>
          <w:del w:id="331" w:author="Camila Persichini" w:date="2026-02-03T16:17:00Z" w16du:dateUtc="2026-02-03T19:17:00Z"/>
        </w:rPr>
      </w:pPr>
    </w:p>
    <w:p w14:paraId="02EDFE9E" w14:textId="7FA08777" w:rsidR="008B0511" w:rsidDel="0006198A" w:rsidRDefault="001C3BC6">
      <w:pPr>
        <w:pStyle w:val="Ttulo2"/>
        <w:numPr>
          <w:ilvl w:val="0"/>
          <w:numId w:val="5"/>
        </w:numPr>
        <w:tabs>
          <w:tab w:val="left" w:pos="826"/>
        </w:tabs>
        <w:spacing w:before="1"/>
        <w:ind w:left="826" w:hanging="258"/>
        <w:rPr>
          <w:del w:id="332" w:author="Camila Persichini" w:date="2026-02-03T16:17:00Z" w16du:dateUtc="2026-02-03T19:17:00Z"/>
        </w:rPr>
      </w:pPr>
      <w:del w:id="333" w:author="Camila Persichini" w:date="2026-02-03T16:17:00Z" w16du:dateUtc="2026-02-03T19:17:00Z">
        <w:r w:rsidDel="0006198A">
          <w:delText>Privación</w:delText>
        </w:r>
        <w:r w:rsidDel="0006198A">
          <w:rPr>
            <w:spacing w:val="-5"/>
          </w:rPr>
          <w:delText xml:space="preserve"> </w:delText>
        </w:r>
        <w:r w:rsidDel="0006198A">
          <w:delText>de</w:delText>
        </w:r>
        <w:r w:rsidDel="0006198A">
          <w:rPr>
            <w:spacing w:val="-2"/>
          </w:rPr>
          <w:delText xml:space="preserve"> </w:delText>
        </w:r>
        <w:r w:rsidDel="0006198A">
          <w:delText>uso</w:delText>
        </w:r>
        <w:r w:rsidDel="0006198A">
          <w:rPr>
            <w:spacing w:val="-3"/>
          </w:rPr>
          <w:delText xml:space="preserve"> </w:delText>
        </w:r>
        <w:r w:rsidDel="0006198A">
          <w:delText>–</w:delText>
        </w:r>
        <w:r w:rsidDel="0006198A">
          <w:rPr>
            <w:spacing w:val="-2"/>
          </w:rPr>
          <w:delText xml:space="preserve"> Rechazo</w:delText>
        </w:r>
      </w:del>
    </w:p>
    <w:p w14:paraId="7F4D9A95" w14:textId="4C79E7A0" w:rsidR="008B0511" w:rsidDel="0006198A" w:rsidRDefault="008B0511">
      <w:pPr>
        <w:pStyle w:val="Textoindependiente"/>
        <w:spacing w:before="113"/>
        <w:rPr>
          <w:del w:id="334" w:author="Camila Persichini" w:date="2026-02-03T16:17:00Z" w16du:dateUtc="2026-02-03T19:17:00Z"/>
          <w:rFonts w:ascii="Arial"/>
          <w:b/>
        </w:rPr>
      </w:pPr>
    </w:p>
    <w:p w14:paraId="5F304642" w14:textId="448EABA0" w:rsidR="008B0511" w:rsidDel="0006198A" w:rsidRDefault="001C3BC6">
      <w:pPr>
        <w:spacing w:before="1" w:line="360" w:lineRule="auto"/>
        <w:ind w:left="568" w:right="137" w:firstLine="720"/>
        <w:jc w:val="both"/>
        <w:rPr>
          <w:del w:id="335" w:author="Camila Persichini" w:date="2026-02-03T16:17:00Z" w16du:dateUtc="2026-02-03T19:17:00Z"/>
        </w:rPr>
      </w:pPr>
      <w:del w:id="336" w:author="Camila Persichini" w:date="2026-02-03T16:17:00Z" w16du:dateUtc="2026-02-03T19:17:00Z">
        <w:r w:rsidDel="0006198A">
          <w:delText xml:space="preserve">La actora reclama la suma de </w:delText>
        </w:r>
        <w:r w:rsidDel="0006198A">
          <w:rPr>
            <w:rFonts w:ascii="Arial" w:hAnsi="Arial"/>
            <w:b/>
          </w:rPr>
          <w:delText>$100.000</w:delText>
        </w:r>
        <w:r w:rsidDel="0006198A">
          <w:delText>, estimando de manera genérica una supuesta</w:delText>
        </w:r>
        <w:r w:rsidDel="0006198A">
          <w:rPr>
            <w:spacing w:val="-11"/>
          </w:rPr>
          <w:delText xml:space="preserve"> </w:delText>
        </w:r>
        <w:r w:rsidDel="0006198A">
          <w:delText>privación</w:delText>
        </w:r>
        <w:r w:rsidDel="0006198A">
          <w:rPr>
            <w:spacing w:val="-12"/>
          </w:rPr>
          <w:delText xml:space="preserve"> </w:delText>
        </w:r>
        <w:r w:rsidDel="0006198A">
          <w:delText>de</w:delText>
        </w:r>
        <w:r w:rsidDel="0006198A">
          <w:rPr>
            <w:spacing w:val="-12"/>
          </w:rPr>
          <w:delText xml:space="preserve"> </w:delText>
        </w:r>
        <w:r w:rsidDel="0006198A">
          <w:delText>uso</w:delText>
        </w:r>
        <w:r w:rsidDel="0006198A">
          <w:rPr>
            <w:spacing w:val="-11"/>
          </w:rPr>
          <w:delText xml:space="preserve"> </w:delText>
        </w:r>
        <w:r w:rsidDel="0006198A">
          <w:delText>del</w:delText>
        </w:r>
        <w:r w:rsidDel="0006198A">
          <w:rPr>
            <w:spacing w:val="-12"/>
          </w:rPr>
          <w:delText xml:space="preserve"> </w:delText>
        </w:r>
        <w:r w:rsidDel="0006198A">
          <w:delText>rodado</w:delText>
        </w:r>
        <w:r w:rsidDel="0006198A">
          <w:rPr>
            <w:spacing w:val="-14"/>
          </w:rPr>
          <w:delText xml:space="preserve"> </w:delText>
        </w:r>
        <w:r w:rsidDel="0006198A">
          <w:delText>por</w:delText>
        </w:r>
        <w:r w:rsidDel="0006198A">
          <w:rPr>
            <w:spacing w:val="-10"/>
          </w:rPr>
          <w:delText xml:space="preserve"> </w:delText>
        </w:r>
        <w:r w:rsidDel="0006198A">
          <w:delText>un</w:delText>
        </w:r>
        <w:r w:rsidDel="0006198A">
          <w:rPr>
            <w:spacing w:val="-14"/>
          </w:rPr>
          <w:delText xml:space="preserve"> </w:delText>
        </w:r>
        <w:r w:rsidDel="0006198A">
          <w:delText>plazo</w:delText>
        </w:r>
        <w:r w:rsidDel="0006198A">
          <w:rPr>
            <w:spacing w:val="-14"/>
          </w:rPr>
          <w:delText xml:space="preserve"> </w:delText>
        </w:r>
        <w:r w:rsidDel="0006198A">
          <w:delText>“no</w:delText>
        </w:r>
        <w:r w:rsidDel="0006198A">
          <w:rPr>
            <w:spacing w:val="-12"/>
          </w:rPr>
          <w:delText xml:space="preserve"> </w:delText>
        </w:r>
        <w:r w:rsidDel="0006198A">
          <w:delText>inferior</w:delText>
        </w:r>
        <w:r w:rsidDel="0006198A">
          <w:rPr>
            <w:spacing w:val="-12"/>
          </w:rPr>
          <w:delText xml:space="preserve"> </w:delText>
        </w:r>
        <w:r w:rsidDel="0006198A">
          <w:delText>a</w:delText>
        </w:r>
        <w:r w:rsidDel="0006198A">
          <w:rPr>
            <w:spacing w:val="-11"/>
          </w:rPr>
          <w:delText xml:space="preserve"> </w:delText>
        </w:r>
        <w:r w:rsidDel="0006198A">
          <w:delText>catorce</w:delText>
        </w:r>
        <w:r w:rsidDel="0006198A">
          <w:rPr>
            <w:spacing w:val="-13"/>
          </w:rPr>
          <w:delText xml:space="preserve"> </w:delText>
        </w:r>
        <w:r w:rsidDel="0006198A">
          <w:delText>(14)</w:delText>
        </w:r>
        <w:r w:rsidDel="0006198A">
          <w:rPr>
            <w:spacing w:val="-10"/>
          </w:rPr>
          <w:delText xml:space="preserve"> </w:delText>
        </w:r>
        <w:r w:rsidDel="0006198A">
          <w:delText>días”,</w:delText>
        </w:r>
        <w:r w:rsidDel="0006198A">
          <w:rPr>
            <w:spacing w:val="-12"/>
          </w:rPr>
          <w:delText xml:space="preserve"> </w:delText>
        </w:r>
        <w:r w:rsidDel="0006198A">
          <w:delText xml:space="preserve">rubro que debe ser </w:delText>
        </w:r>
        <w:r w:rsidDel="0006198A">
          <w:rPr>
            <w:rFonts w:ascii="Arial" w:hAnsi="Arial"/>
            <w:b/>
          </w:rPr>
          <w:delText>rechazado por improcedente y no acreditado</w:delText>
        </w:r>
        <w:r w:rsidDel="0006198A">
          <w:delText>.</w:delText>
        </w:r>
      </w:del>
    </w:p>
    <w:p w14:paraId="5A0433C2" w14:textId="37172C61" w:rsidR="008B0511" w:rsidDel="0006198A" w:rsidRDefault="001C3BC6">
      <w:pPr>
        <w:spacing w:before="241" w:line="360" w:lineRule="auto"/>
        <w:ind w:left="568" w:right="133" w:firstLine="720"/>
        <w:jc w:val="both"/>
        <w:rPr>
          <w:del w:id="337" w:author="Camila Persichini" w:date="2026-02-03T16:17:00Z" w16du:dateUtc="2026-02-03T19:17:00Z"/>
        </w:rPr>
      </w:pPr>
      <w:del w:id="338" w:author="Camila Persichini" w:date="2026-02-03T16:17:00Z" w16du:dateUtc="2026-02-03T19:17:00Z">
        <w:r w:rsidDel="0006198A">
          <w:delText xml:space="preserve">En primer lugar, corresponde señalar que la </w:delText>
        </w:r>
        <w:r w:rsidDel="0006198A">
          <w:rPr>
            <w:rFonts w:ascii="Arial" w:hAnsi="Arial"/>
            <w:b/>
          </w:rPr>
          <w:delText>privación de uso del automotor no</w:delText>
        </w:r>
        <w:r w:rsidDel="0006198A">
          <w:rPr>
            <w:rFonts w:ascii="Arial" w:hAnsi="Arial"/>
            <w:b/>
            <w:spacing w:val="-5"/>
          </w:rPr>
          <w:delText xml:space="preserve"> </w:delText>
        </w:r>
        <w:r w:rsidDel="0006198A">
          <w:rPr>
            <w:rFonts w:ascii="Arial" w:hAnsi="Arial"/>
            <w:b/>
          </w:rPr>
          <w:delText>constituye</w:delText>
        </w:r>
        <w:r w:rsidDel="0006198A">
          <w:rPr>
            <w:rFonts w:ascii="Arial" w:hAnsi="Arial"/>
            <w:b/>
            <w:spacing w:val="-4"/>
          </w:rPr>
          <w:delText xml:space="preserve"> </w:delText>
        </w:r>
        <w:r w:rsidDel="0006198A">
          <w:rPr>
            <w:rFonts w:ascii="Arial" w:hAnsi="Arial"/>
            <w:b/>
          </w:rPr>
          <w:delText>un</w:delText>
        </w:r>
        <w:r w:rsidDel="0006198A">
          <w:rPr>
            <w:rFonts w:ascii="Arial" w:hAnsi="Arial"/>
            <w:b/>
            <w:spacing w:val="-7"/>
          </w:rPr>
          <w:delText xml:space="preserve"> </w:delText>
        </w:r>
        <w:r w:rsidDel="0006198A">
          <w:rPr>
            <w:rFonts w:ascii="Arial" w:hAnsi="Arial"/>
            <w:b/>
          </w:rPr>
          <w:delText>daño</w:delText>
        </w:r>
        <w:r w:rsidDel="0006198A">
          <w:rPr>
            <w:rFonts w:ascii="Arial" w:hAnsi="Arial"/>
            <w:b/>
            <w:spacing w:val="-7"/>
          </w:rPr>
          <w:delText xml:space="preserve"> </w:delText>
        </w:r>
        <w:r w:rsidDel="0006198A">
          <w:rPr>
            <w:rFonts w:ascii="Arial" w:hAnsi="Arial"/>
            <w:b/>
          </w:rPr>
          <w:delText>que</w:delText>
        </w:r>
        <w:r w:rsidDel="0006198A">
          <w:rPr>
            <w:rFonts w:ascii="Arial" w:hAnsi="Arial"/>
            <w:b/>
            <w:spacing w:val="-4"/>
          </w:rPr>
          <w:delText xml:space="preserve"> </w:delText>
        </w:r>
        <w:r w:rsidDel="0006198A">
          <w:rPr>
            <w:rFonts w:ascii="Arial" w:hAnsi="Arial"/>
            <w:b/>
          </w:rPr>
          <w:delText>se</w:delText>
        </w:r>
        <w:r w:rsidDel="0006198A">
          <w:rPr>
            <w:rFonts w:ascii="Arial" w:hAnsi="Arial"/>
            <w:b/>
            <w:spacing w:val="-4"/>
          </w:rPr>
          <w:delText xml:space="preserve"> </w:delText>
        </w:r>
        <w:r w:rsidDel="0006198A">
          <w:rPr>
            <w:rFonts w:ascii="Arial" w:hAnsi="Arial"/>
            <w:b/>
          </w:rPr>
          <w:delText>presuma</w:delText>
        </w:r>
        <w:r w:rsidDel="0006198A">
          <w:delText>,</w:delText>
        </w:r>
        <w:r w:rsidDel="0006198A">
          <w:rPr>
            <w:spacing w:val="-5"/>
          </w:rPr>
          <w:delText xml:space="preserve"> </w:delText>
        </w:r>
        <w:r w:rsidDel="0006198A">
          <w:delText>ni</w:delText>
        </w:r>
        <w:r w:rsidDel="0006198A">
          <w:rPr>
            <w:spacing w:val="-5"/>
          </w:rPr>
          <w:delText xml:space="preserve"> </w:delText>
        </w:r>
        <w:r w:rsidDel="0006198A">
          <w:delText>puede</w:delText>
        </w:r>
        <w:r w:rsidDel="0006198A">
          <w:rPr>
            <w:spacing w:val="-4"/>
          </w:rPr>
          <w:delText xml:space="preserve"> </w:delText>
        </w:r>
        <w:r w:rsidDel="0006198A">
          <w:delText>considerarse</w:delText>
        </w:r>
        <w:r w:rsidDel="0006198A">
          <w:rPr>
            <w:spacing w:val="-4"/>
          </w:rPr>
          <w:delText xml:space="preserve"> </w:delText>
        </w:r>
        <w:r w:rsidDel="0006198A">
          <w:delText>derivado</w:delText>
        </w:r>
        <w:r w:rsidDel="0006198A">
          <w:rPr>
            <w:spacing w:val="-3"/>
          </w:rPr>
          <w:delText xml:space="preserve"> </w:delText>
        </w:r>
        <w:r w:rsidDel="0006198A">
          <w:rPr>
            <w:rFonts w:ascii="Arial" w:hAnsi="Arial"/>
            <w:i/>
          </w:rPr>
          <w:delText>in</w:delText>
        </w:r>
        <w:r w:rsidDel="0006198A">
          <w:rPr>
            <w:rFonts w:ascii="Arial" w:hAnsi="Arial"/>
            <w:i/>
            <w:spacing w:val="-4"/>
          </w:rPr>
          <w:delText xml:space="preserve"> </w:delText>
        </w:r>
        <w:r w:rsidDel="0006198A">
          <w:rPr>
            <w:rFonts w:ascii="Arial" w:hAnsi="Arial"/>
            <w:i/>
          </w:rPr>
          <w:delText>re</w:delText>
        </w:r>
        <w:r w:rsidDel="0006198A">
          <w:rPr>
            <w:rFonts w:ascii="Arial" w:hAnsi="Arial"/>
            <w:i/>
            <w:spacing w:val="-4"/>
          </w:rPr>
          <w:delText xml:space="preserve"> </w:delText>
        </w:r>
        <w:r w:rsidDel="0006198A">
          <w:rPr>
            <w:rFonts w:ascii="Arial" w:hAnsi="Arial"/>
            <w:i/>
          </w:rPr>
          <w:delText>ipsa</w:delText>
        </w:r>
        <w:r w:rsidDel="0006198A">
          <w:rPr>
            <w:rFonts w:ascii="Arial" w:hAnsi="Arial"/>
            <w:i/>
            <w:spacing w:val="-6"/>
          </w:rPr>
          <w:delText xml:space="preserve"> </w:delText>
        </w:r>
        <w:r w:rsidDel="0006198A">
          <w:delText>de la</w:delText>
        </w:r>
        <w:r w:rsidDel="0006198A">
          <w:rPr>
            <w:spacing w:val="-4"/>
          </w:rPr>
          <w:delText xml:space="preserve"> </w:delText>
        </w:r>
        <w:r w:rsidDel="0006198A">
          <w:delText>mera</w:delText>
        </w:r>
        <w:r w:rsidDel="0006198A">
          <w:rPr>
            <w:spacing w:val="-6"/>
          </w:rPr>
          <w:delText xml:space="preserve"> </w:delText>
        </w:r>
        <w:r w:rsidDel="0006198A">
          <w:delText>existencia</w:delText>
        </w:r>
        <w:r w:rsidDel="0006198A">
          <w:rPr>
            <w:spacing w:val="-6"/>
          </w:rPr>
          <w:delText xml:space="preserve"> </w:delText>
        </w:r>
        <w:r w:rsidDel="0006198A">
          <w:delText>de</w:delText>
        </w:r>
        <w:r w:rsidDel="0006198A">
          <w:rPr>
            <w:spacing w:val="-7"/>
          </w:rPr>
          <w:delText xml:space="preserve"> </w:delText>
        </w:r>
        <w:r w:rsidDel="0006198A">
          <w:delText>un</w:delText>
        </w:r>
        <w:r w:rsidDel="0006198A">
          <w:rPr>
            <w:spacing w:val="-9"/>
          </w:rPr>
          <w:delText xml:space="preserve"> </w:delText>
        </w:r>
        <w:r w:rsidDel="0006198A">
          <w:delText>accidente</w:delText>
        </w:r>
        <w:r w:rsidDel="0006198A">
          <w:rPr>
            <w:spacing w:val="-6"/>
          </w:rPr>
          <w:delText xml:space="preserve"> </w:delText>
        </w:r>
        <w:r w:rsidDel="0006198A">
          <w:delText>de</w:delText>
        </w:r>
        <w:r w:rsidDel="0006198A">
          <w:rPr>
            <w:spacing w:val="-7"/>
          </w:rPr>
          <w:delText xml:space="preserve"> </w:delText>
        </w:r>
        <w:r w:rsidDel="0006198A">
          <w:delText>tránsito.</w:delText>
        </w:r>
        <w:r w:rsidDel="0006198A">
          <w:rPr>
            <w:spacing w:val="-5"/>
          </w:rPr>
          <w:delText xml:space="preserve"> </w:delText>
        </w:r>
        <w:r w:rsidDel="0006198A">
          <w:delText>Por</w:delText>
        </w:r>
        <w:r w:rsidDel="0006198A">
          <w:rPr>
            <w:spacing w:val="-3"/>
          </w:rPr>
          <w:delText xml:space="preserve"> </w:delText>
        </w:r>
        <w:r w:rsidDel="0006198A">
          <w:delText>el</w:delText>
        </w:r>
        <w:r w:rsidDel="0006198A">
          <w:rPr>
            <w:spacing w:val="-7"/>
          </w:rPr>
          <w:delText xml:space="preserve"> </w:delText>
        </w:r>
        <w:r w:rsidDel="0006198A">
          <w:delText>contrario,</w:delText>
        </w:r>
        <w:r w:rsidDel="0006198A">
          <w:rPr>
            <w:spacing w:val="-5"/>
          </w:rPr>
          <w:delText xml:space="preserve"> </w:delText>
        </w:r>
        <w:r w:rsidDel="0006198A">
          <w:delText>se</w:delText>
        </w:r>
        <w:r w:rsidDel="0006198A">
          <w:rPr>
            <w:spacing w:val="-6"/>
          </w:rPr>
          <w:delText xml:space="preserve"> </w:delText>
        </w:r>
        <w:r w:rsidDel="0006198A">
          <w:delText>trata</w:delText>
        </w:r>
        <w:r w:rsidDel="0006198A">
          <w:rPr>
            <w:spacing w:val="-4"/>
          </w:rPr>
          <w:delText xml:space="preserve"> </w:delText>
        </w:r>
        <w:r w:rsidDel="0006198A">
          <w:delText>de</w:delText>
        </w:r>
        <w:r w:rsidDel="0006198A">
          <w:rPr>
            <w:spacing w:val="-9"/>
          </w:rPr>
          <w:delText xml:space="preserve"> </w:delText>
        </w:r>
        <w:r w:rsidDel="0006198A">
          <w:delText>un</w:delText>
        </w:r>
        <w:r w:rsidDel="0006198A">
          <w:rPr>
            <w:spacing w:val="-4"/>
          </w:rPr>
          <w:delText xml:space="preserve"> </w:delText>
        </w:r>
        <w:r w:rsidDel="0006198A">
          <w:delText>rubro</w:delText>
        </w:r>
        <w:r w:rsidDel="0006198A">
          <w:rPr>
            <w:spacing w:val="-6"/>
          </w:rPr>
          <w:delText xml:space="preserve"> </w:delText>
        </w:r>
        <w:r w:rsidDel="0006198A">
          <w:delText xml:space="preserve">que </w:delText>
        </w:r>
        <w:r w:rsidDel="0006198A">
          <w:rPr>
            <w:rFonts w:ascii="Arial" w:hAnsi="Arial"/>
            <w:b/>
          </w:rPr>
          <w:delText xml:space="preserve">requiere prueba concreta </w:delText>
        </w:r>
        <w:r w:rsidDel="0006198A">
          <w:delText xml:space="preserve">acerca de la efectiva indisponibilidad del vehículo, la duración real de dicha indisponibilidad y la existencia de un perjuicio cierto y </w:delText>
        </w:r>
        <w:r w:rsidDel="0006198A">
          <w:rPr>
            <w:spacing w:val="-2"/>
          </w:rPr>
          <w:delText>mensurable.</w:delText>
        </w:r>
      </w:del>
    </w:p>
    <w:p w14:paraId="75B3E15A" w14:textId="33852968" w:rsidR="0090745C" w:rsidDel="0006198A" w:rsidRDefault="0090745C" w:rsidP="0090745C">
      <w:pPr>
        <w:spacing w:before="239" w:line="360" w:lineRule="auto"/>
        <w:ind w:left="568"/>
        <w:jc w:val="both"/>
        <w:rPr>
          <w:del w:id="339" w:author="Camila Persichini" w:date="2026-02-03T16:17:00Z" w16du:dateUtc="2026-02-03T19:17:00Z"/>
        </w:rPr>
      </w:pPr>
      <w:del w:id="340" w:author="Camila Persichini" w:date="2026-02-03T16:17:00Z" w16du:dateUtc="2026-02-03T19:17:00Z">
        <w:r w:rsidRPr="0090745C" w:rsidDel="0006198A">
          <w:delText>En el caso de autos, la actora no ha acreditado el ingreso del vehículo a taller alguno, la fecha de egreso del mismo, la necesidad efectiva de contar con un vehículo sustituto, ni la realización de gastos concretos derivados de la supuesta privación invocada.</w:delText>
        </w:r>
      </w:del>
    </w:p>
    <w:p w14:paraId="171F6F9A" w14:textId="16924DBB" w:rsidR="008B0511" w:rsidDel="0006198A" w:rsidRDefault="008B0511">
      <w:pPr>
        <w:pStyle w:val="Textoindependiente"/>
        <w:spacing w:before="240"/>
        <w:rPr>
          <w:del w:id="341" w:author="Camila Persichini" w:date="2026-02-03T16:17:00Z" w16du:dateUtc="2026-02-03T19:17:00Z"/>
        </w:rPr>
      </w:pPr>
    </w:p>
    <w:p w14:paraId="2C091FD1" w14:textId="76EC6675" w:rsidR="008B0511" w:rsidDel="0006198A" w:rsidRDefault="001C3BC6">
      <w:pPr>
        <w:pStyle w:val="Textoindependiente"/>
        <w:spacing w:line="360" w:lineRule="auto"/>
        <w:ind w:left="568" w:right="133" w:firstLine="360"/>
        <w:jc w:val="both"/>
        <w:rPr>
          <w:del w:id="342" w:author="Camila Persichini" w:date="2026-02-03T16:17:00Z" w16du:dateUtc="2026-02-03T19:17:00Z"/>
        </w:rPr>
      </w:pPr>
      <w:del w:id="343" w:author="Camila Persichini" w:date="2026-02-03T16:17:00Z" w16du:dateUtc="2026-02-03T19:17:00Z">
        <w:r w:rsidDel="0006198A">
          <w:delText>La</w:delText>
        </w:r>
        <w:r w:rsidDel="0006198A">
          <w:rPr>
            <w:spacing w:val="-2"/>
          </w:rPr>
          <w:delText xml:space="preserve"> </w:delText>
        </w:r>
        <w:r w:rsidDel="0006198A">
          <w:delText>mera</w:delText>
        </w:r>
        <w:r w:rsidDel="0006198A">
          <w:rPr>
            <w:spacing w:val="-1"/>
          </w:rPr>
          <w:delText xml:space="preserve"> </w:delText>
        </w:r>
        <w:r w:rsidDel="0006198A">
          <w:delText>afirmación</w:delText>
        </w:r>
        <w:r w:rsidDel="0006198A">
          <w:rPr>
            <w:spacing w:val="-2"/>
          </w:rPr>
          <w:delText xml:space="preserve"> </w:delText>
        </w:r>
        <w:r w:rsidDel="0006198A">
          <w:delText>de</w:delText>
        </w:r>
        <w:r w:rsidDel="0006198A">
          <w:rPr>
            <w:spacing w:val="-2"/>
          </w:rPr>
          <w:delText xml:space="preserve"> </w:delText>
        </w:r>
        <w:r w:rsidDel="0006198A">
          <w:delText>haberse</w:delText>
        </w:r>
        <w:r w:rsidDel="0006198A">
          <w:rPr>
            <w:spacing w:val="-1"/>
          </w:rPr>
          <w:delText xml:space="preserve"> </w:delText>
        </w:r>
        <w:r w:rsidDel="0006198A">
          <w:delText>visto</w:delText>
        </w:r>
        <w:r w:rsidDel="0006198A">
          <w:rPr>
            <w:spacing w:val="-2"/>
          </w:rPr>
          <w:delText xml:space="preserve"> </w:delText>
        </w:r>
        <w:r w:rsidDel="0006198A">
          <w:delText>privada</w:delText>
        </w:r>
        <w:r w:rsidDel="0006198A">
          <w:rPr>
            <w:spacing w:val="-2"/>
          </w:rPr>
          <w:delText xml:space="preserve"> </w:delText>
        </w:r>
        <w:r w:rsidDel="0006198A">
          <w:delText>del</w:delText>
        </w:r>
        <w:r w:rsidDel="0006198A">
          <w:rPr>
            <w:spacing w:val="-5"/>
          </w:rPr>
          <w:delText xml:space="preserve"> </w:delText>
        </w:r>
        <w:r w:rsidDel="0006198A">
          <w:delText>uso</w:delText>
        </w:r>
        <w:r w:rsidDel="0006198A">
          <w:rPr>
            <w:spacing w:val="-2"/>
          </w:rPr>
          <w:delText xml:space="preserve"> </w:delText>
        </w:r>
        <w:r w:rsidDel="0006198A">
          <w:delText>del</w:delText>
        </w:r>
        <w:r w:rsidDel="0006198A">
          <w:rPr>
            <w:spacing w:val="-2"/>
          </w:rPr>
          <w:delText xml:space="preserve"> </w:delText>
        </w:r>
        <w:r w:rsidDel="0006198A">
          <w:delText>rodado</w:delText>
        </w:r>
        <w:r w:rsidDel="0006198A">
          <w:rPr>
            <w:spacing w:val="-2"/>
          </w:rPr>
          <w:delText xml:space="preserve"> </w:delText>
        </w:r>
        <w:r w:rsidDel="0006198A">
          <w:delText>durante</w:delText>
        </w:r>
        <w:r w:rsidDel="0006198A">
          <w:rPr>
            <w:spacing w:val="-2"/>
          </w:rPr>
          <w:delText xml:space="preserve"> </w:delText>
        </w:r>
        <w:r w:rsidDel="0006198A">
          <w:delText>un</w:delText>
        </w:r>
        <w:r w:rsidDel="0006198A">
          <w:rPr>
            <w:spacing w:val="-2"/>
          </w:rPr>
          <w:delText xml:space="preserve"> </w:delText>
        </w:r>
        <w:r w:rsidDel="0006198A">
          <w:delText>período estimado</w:delText>
        </w:r>
        <w:r w:rsidDel="0006198A">
          <w:rPr>
            <w:spacing w:val="-4"/>
          </w:rPr>
          <w:delText xml:space="preserve"> </w:delText>
        </w:r>
        <w:r w:rsidDel="0006198A">
          <w:rPr>
            <w:rFonts w:ascii="Arial" w:hAnsi="Arial"/>
            <w:b/>
          </w:rPr>
          <w:delText>no</w:delText>
        </w:r>
        <w:r w:rsidDel="0006198A">
          <w:rPr>
            <w:rFonts w:ascii="Arial" w:hAnsi="Arial"/>
            <w:b/>
            <w:spacing w:val="-5"/>
          </w:rPr>
          <w:delText xml:space="preserve"> </w:delText>
        </w:r>
        <w:r w:rsidDel="0006198A">
          <w:rPr>
            <w:rFonts w:ascii="Arial" w:hAnsi="Arial"/>
            <w:b/>
          </w:rPr>
          <w:delText>resulta</w:delText>
        </w:r>
        <w:r w:rsidDel="0006198A">
          <w:rPr>
            <w:rFonts w:ascii="Arial" w:hAnsi="Arial"/>
            <w:b/>
            <w:spacing w:val="-4"/>
          </w:rPr>
          <w:delText xml:space="preserve"> </w:delText>
        </w:r>
        <w:r w:rsidDel="0006198A">
          <w:rPr>
            <w:rFonts w:ascii="Arial" w:hAnsi="Arial"/>
            <w:b/>
          </w:rPr>
          <w:delText>suficiente</w:delText>
        </w:r>
        <w:r w:rsidDel="0006198A">
          <w:rPr>
            <w:rFonts w:ascii="Arial" w:hAnsi="Arial"/>
            <w:b/>
            <w:spacing w:val="-3"/>
          </w:rPr>
          <w:delText xml:space="preserve"> </w:delText>
        </w:r>
        <w:r w:rsidDel="0006198A">
          <w:delText>para</w:delText>
        </w:r>
        <w:r w:rsidDel="0006198A">
          <w:rPr>
            <w:spacing w:val="-6"/>
          </w:rPr>
          <w:delText xml:space="preserve"> </w:delText>
        </w:r>
        <w:r w:rsidDel="0006198A">
          <w:delText>tener</w:delText>
        </w:r>
        <w:r w:rsidDel="0006198A">
          <w:rPr>
            <w:spacing w:val="-3"/>
          </w:rPr>
          <w:delText xml:space="preserve"> </w:delText>
        </w:r>
        <w:r w:rsidDel="0006198A">
          <w:delText>por</w:delText>
        </w:r>
        <w:r w:rsidDel="0006198A">
          <w:rPr>
            <w:spacing w:val="-3"/>
          </w:rPr>
          <w:delText xml:space="preserve"> </w:delText>
        </w:r>
        <w:r w:rsidDel="0006198A">
          <w:delText>configurado</w:delText>
        </w:r>
        <w:r w:rsidDel="0006198A">
          <w:rPr>
            <w:spacing w:val="-2"/>
          </w:rPr>
          <w:delText xml:space="preserve"> </w:delText>
        </w:r>
        <w:r w:rsidDel="0006198A">
          <w:delText>el</w:delText>
        </w:r>
        <w:r w:rsidDel="0006198A">
          <w:rPr>
            <w:spacing w:val="-5"/>
          </w:rPr>
          <w:delText xml:space="preserve"> </w:delText>
        </w:r>
        <w:r w:rsidDel="0006198A">
          <w:delText>daño</w:delText>
        </w:r>
        <w:r w:rsidDel="0006198A">
          <w:rPr>
            <w:spacing w:val="-4"/>
          </w:rPr>
          <w:delText xml:space="preserve"> </w:delText>
        </w:r>
        <w:r w:rsidDel="0006198A">
          <w:delText>reclamado,</w:delText>
        </w:r>
        <w:r w:rsidDel="0006198A">
          <w:rPr>
            <w:spacing w:val="-3"/>
          </w:rPr>
          <w:delText xml:space="preserve"> </w:delText>
        </w:r>
        <w:r w:rsidDel="0006198A">
          <w:delText xml:space="preserve">máxime </w:delText>
        </w:r>
        <w:r w:rsidDel="0006198A">
          <w:lastRenderedPageBreak/>
          <w:delText>cuando no se acompañan constancias objetivas que respalden tal aseveración.</w:delText>
        </w:r>
      </w:del>
    </w:p>
    <w:p w14:paraId="3E23C762" w14:textId="56C99A05" w:rsidR="008B0511" w:rsidDel="0006198A" w:rsidRDefault="001C3BC6" w:rsidP="0090745C">
      <w:pPr>
        <w:pStyle w:val="Textoindependiente"/>
        <w:spacing w:before="242" w:line="360" w:lineRule="auto"/>
        <w:ind w:left="568" w:firstLine="152"/>
        <w:jc w:val="both"/>
        <w:rPr>
          <w:del w:id="344" w:author="Camila Persichini" w:date="2026-02-03T16:17:00Z" w16du:dateUtc="2026-02-03T19:17:00Z"/>
        </w:rPr>
      </w:pPr>
      <w:del w:id="345" w:author="Camila Persichini" w:date="2026-02-03T16:17:00Z" w16du:dateUtc="2026-02-03T19:17:00Z">
        <w:r w:rsidDel="0006198A">
          <w:delText>La</w:delText>
        </w:r>
        <w:r w:rsidDel="0006198A">
          <w:rPr>
            <w:spacing w:val="-5"/>
          </w:rPr>
          <w:delText xml:space="preserve"> </w:delText>
        </w:r>
        <w:r w:rsidDel="0006198A">
          <w:delText>jurisprudencia</w:delText>
        </w:r>
        <w:r w:rsidDel="0006198A">
          <w:rPr>
            <w:spacing w:val="-4"/>
          </w:rPr>
          <w:delText xml:space="preserve"> </w:delText>
        </w:r>
        <w:r w:rsidDel="0006198A">
          <w:delText>ha</w:delText>
        </w:r>
        <w:r w:rsidDel="0006198A">
          <w:rPr>
            <w:spacing w:val="-6"/>
          </w:rPr>
          <w:delText xml:space="preserve"> </w:delText>
        </w:r>
        <w:r w:rsidDel="0006198A">
          <w:delText>sido</w:delText>
        </w:r>
        <w:r w:rsidDel="0006198A">
          <w:rPr>
            <w:spacing w:val="-7"/>
          </w:rPr>
          <w:delText xml:space="preserve"> </w:delText>
        </w:r>
        <w:r w:rsidDel="0006198A">
          <w:delText>conteste</w:delText>
        </w:r>
        <w:r w:rsidDel="0006198A">
          <w:rPr>
            <w:spacing w:val="-6"/>
          </w:rPr>
          <w:delText xml:space="preserve"> </w:delText>
        </w:r>
        <w:r w:rsidDel="0006198A">
          <w:delText>en</w:delText>
        </w:r>
        <w:r w:rsidDel="0006198A">
          <w:rPr>
            <w:spacing w:val="-4"/>
          </w:rPr>
          <w:delText xml:space="preserve"> </w:delText>
        </w:r>
        <w:r w:rsidDel="0006198A">
          <w:delText>este</w:delText>
        </w:r>
        <w:r w:rsidDel="0006198A">
          <w:rPr>
            <w:spacing w:val="-5"/>
          </w:rPr>
          <w:delText xml:space="preserve"> </w:delText>
        </w:r>
        <w:r w:rsidDel="0006198A">
          <w:delText>sentido</w:delText>
        </w:r>
        <w:r w:rsidDel="0006198A">
          <w:rPr>
            <w:spacing w:val="-6"/>
          </w:rPr>
          <w:delText xml:space="preserve"> </w:delText>
        </w:r>
        <w:r w:rsidDel="0006198A">
          <w:delText>al</w:delText>
        </w:r>
        <w:r w:rsidDel="0006198A">
          <w:rPr>
            <w:spacing w:val="-5"/>
          </w:rPr>
          <w:delText xml:space="preserve"> </w:delText>
        </w:r>
        <w:r w:rsidDel="0006198A">
          <w:delText>sostener</w:delText>
        </w:r>
        <w:r w:rsidDel="0006198A">
          <w:rPr>
            <w:spacing w:val="-5"/>
          </w:rPr>
          <w:delText xml:space="preserve"> </w:delText>
        </w:r>
        <w:r w:rsidDel="0006198A">
          <w:rPr>
            <w:spacing w:val="-4"/>
          </w:rPr>
          <w:delText>que:</w:delText>
        </w:r>
        <w:r w:rsidR="0090745C" w:rsidDel="0006198A">
          <w:rPr>
            <w:spacing w:val="-4"/>
          </w:rPr>
          <w:delText xml:space="preserve"> </w:delText>
        </w:r>
        <w:r w:rsidDel="0006198A">
          <w:rPr>
            <w:rFonts w:ascii="Arial" w:hAnsi="Arial"/>
            <w:i/>
          </w:rPr>
          <w:delText>“La privación de uso del</w:delText>
        </w:r>
        <w:r w:rsidDel="0006198A">
          <w:rPr>
            <w:rFonts w:ascii="Arial" w:hAnsi="Arial"/>
            <w:i/>
            <w:spacing w:val="-2"/>
          </w:rPr>
          <w:delText xml:space="preserve"> </w:delText>
        </w:r>
        <w:r w:rsidDel="0006198A">
          <w:rPr>
            <w:rFonts w:ascii="Arial" w:hAnsi="Arial"/>
            <w:i/>
          </w:rPr>
          <w:delText>automotor no es un daño que pueda considerarse derivado in re ipsa de la existencia de un accidente en el que se causan deterioros a un vehículo. Al no tratarse de un daño in re ipsa, requiere la prueba</w:delText>
        </w:r>
        <w:r w:rsidDel="0006198A">
          <w:rPr>
            <w:rFonts w:ascii="Arial" w:hAnsi="Arial"/>
            <w:i/>
            <w:spacing w:val="-1"/>
          </w:rPr>
          <w:delText xml:space="preserve"> </w:delText>
        </w:r>
        <w:r w:rsidDel="0006198A">
          <w:rPr>
            <w:rFonts w:ascii="Arial" w:hAnsi="Arial"/>
            <w:i/>
          </w:rPr>
          <w:delText>de</w:delText>
        </w:r>
        <w:r w:rsidDel="0006198A">
          <w:rPr>
            <w:rFonts w:ascii="Arial" w:hAnsi="Arial"/>
            <w:i/>
            <w:spacing w:val="-2"/>
          </w:rPr>
          <w:delText xml:space="preserve"> </w:delText>
        </w:r>
        <w:r w:rsidDel="0006198A">
          <w:rPr>
            <w:rFonts w:ascii="Arial" w:hAnsi="Arial"/>
            <w:i/>
          </w:rPr>
          <w:delText>los presupuestos de</w:delText>
        </w:r>
        <w:r w:rsidDel="0006198A">
          <w:rPr>
            <w:rFonts w:ascii="Arial" w:hAnsi="Arial"/>
            <w:i/>
            <w:spacing w:val="-2"/>
          </w:rPr>
          <w:delText xml:space="preserve"> </w:delText>
        </w:r>
        <w:r w:rsidDel="0006198A">
          <w:rPr>
            <w:rFonts w:ascii="Arial" w:hAnsi="Arial"/>
            <w:i/>
          </w:rPr>
          <w:delText>hecho</w:delText>
        </w:r>
        <w:r w:rsidDel="0006198A">
          <w:rPr>
            <w:rFonts w:ascii="Arial" w:hAnsi="Arial"/>
            <w:i/>
            <w:spacing w:val="-1"/>
          </w:rPr>
          <w:delText xml:space="preserve"> </w:delText>
        </w:r>
        <w:r w:rsidDel="0006198A">
          <w:rPr>
            <w:rFonts w:ascii="Arial" w:hAnsi="Arial"/>
            <w:i/>
          </w:rPr>
          <w:delText>en</w:delText>
        </w:r>
        <w:r w:rsidDel="0006198A">
          <w:rPr>
            <w:rFonts w:ascii="Arial" w:hAnsi="Arial"/>
            <w:i/>
            <w:spacing w:val="-1"/>
          </w:rPr>
          <w:delText xml:space="preserve"> </w:delText>
        </w:r>
        <w:r w:rsidDel="0006198A">
          <w:rPr>
            <w:rFonts w:ascii="Arial" w:hAnsi="Arial"/>
            <w:i/>
          </w:rPr>
          <w:delText>virtud</w:delText>
        </w:r>
        <w:r w:rsidDel="0006198A">
          <w:rPr>
            <w:rFonts w:ascii="Arial" w:hAnsi="Arial"/>
            <w:i/>
            <w:spacing w:val="-1"/>
          </w:rPr>
          <w:delText xml:space="preserve"> </w:delText>
        </w:r>
        <w:r w:rsidDel="0006198A">
          <w:rPr>
            <w:rFonts w:ascii="Arial" w:hAnsi="Arial"/>
            <w:i/>
          </w:rPr>
          <w:delText>de los cuales deba</w:delText>
        </w:r>
        <w:r w:rsidDel="0006198A">
          <w:rPr>
            <w:rFonts w:ascii="Arial" w:hAnsi="Arial"/>
            <w:i/>
            <w:spacing w:val="-4"/>
          </w:rPr>
          <w:delText xml:space="preserve"> </w:delText>
        </w:r>
        <w:r w:rsidDel="0006198A">
          <w:rPr>
            <w:rFonts w:ascii="Arial" w:hAnsi="Arial"/>
            <w:i/>
          </w:rPr>
          <w:delText>tenerse por</w:delText>
        </w:r>
        <w:r w:rsidDel="0006198A">
          <w:rPr>
            <w:rFonts w:ascii="Arial" w:hAnsi="Arial"/>
            <w:i/>
            <w:spacing w:val="80"/>
          </w:rPr>
          <w:delText xml:space="preserve">  </w:delText>
        </w:r>
        <w:r w:rsidDel="0006198A">
          <w:rPr>
            <w:rFonts w:ascii="Arial" w:hAnsi="Arial"/>
            <w:i/>
          </w:rPr>
          <w:delText>acreditado</w:delText>
        </w:r>
        <w:r w:rsidDel="0006198A">
          <w:rPr>
            <w:rFonts w:ascii="Arial" w:hAnsi="Arial"/>
            <w:i/>
            <w:spacing w:val="80"/>
          </w:rPr>
          <w:delText xml:space="preserve">  </w:delText>
        </w:r>
        <w:r w:rsidDel="0006198A">
          <w:rPr>
            <w:rFonts w:ascii="Arial" w:hAnsi="Arial"/>
            <w:i/>
          </w:rPr>
          <w:delText>que</w:delText>
        </w:r>
        <w:r w:rsidDel="0006198A">
          <w:rPr>
            <w:rFonts w:ascii="Arial" w:hAnsi="Arial"/>
            <w:i/>
            <w:spacing w:val="80"/>
          </w:rPr>
          <w:delText xml:space="preserve">  </w:delText>
        </w:r>
        <w:r w:rsidDel="0006198A">
          <w:rPr>
            <w:rFonts w:ascii="Arial" w:hAnsi="Arial"/>
            <w:i/>
          </w:rPr>
          <w:delText>la</w:delText>
        </w:r>
        <w:r w:rsidDel="0006198A">
          <w:rPr>
            <w:rFonts w:ascii="Arial" w:hAnsi="Arial"/>
            <w:i/>
            <w:spacing w:val="80"/>
          </w:rPr>
          <w:delText xml:space="preserve">  </w:delText>
        </w:r>
        <w:r w:rsidDel="0006198A">
          <w:rPr>
            <w:rFonts w:ascii="Arial" w:hAnsi="Arial"/>
            <w:i/>
          </w:rPr>
          <w:delText>privación</w:delText>
        </w:r>
        <w:r w:rsidDel="0006198A">
          <w:rPr>
            <w:rFonts w:ascii="Arial" w:hAnsi="Arial"/>
            <w:i/>
            <w:spacing w:val="80"/>
          </w:rPr>
          <w:delText xml:space="preserve">  </w:delText>
        </w:r>
        <w:r w:rsidDel="0006198A">
          <w:rPr>
            <w:rFonts w:ascii="Arial" w:hAnsi="Arial"/>
            <w:i/>
          </w:rPr>
          <w:delText>ocasiona</w:delText>
        </w:r>
        <w:r w:rsidDel="0006198A">
          <w:rPr>
            <w:rFonts w:ascii="Arial" w:hAnsi="Arial"/>
            <w:i/>
            <w:spacing w:val="80"/>
          </w:rPr>
          <w:delText xml:space="preserve">  </w:delText>
        </w:r>
        <w:r w:rsidDel="0006198A">
          <w:rPr>
            <w:rFonts w:ascii="Arial" w:hAnsi="Arial"/>
            <w:i/>
          </w:rPr>
          <w:delText>un</w:delText>
        </w:r>
        <w:r w:rsidDel="0006198A">
          <w:rPr>
            <w:rFonts w:ascii="Arial" w:hAnsi="Arial"/>
            <w:i/>
            <w:spacing w:val="80"/>
          </w:rPr>
          <w:delText xml:space="preserve">  </w:delText>
        </w:r>
        <w:r w:rsidDel="0006198A">
          <w:rPr>
            <w:rFonts w:ascii="Arial" w:hAnsi="Arial"/>
            <w:i/>
          </w:rPr>
          <w:delText xml:space="preserve">perjuicio.” </w:delText>
        </w:r>
        <w:r w:rsidDel="0006198A">
          <w:delText xml:space="preserve">(Cám. 2ª Civ. y Com. La Plata, Sala II, </w:delText>
        </w:r>
        <w:r w:rsidDel="0006198A">
          <w:rPr>
            <w:rFonts w:ascii="Arial" w:hAnsi="Arial"/>
            <w:i/>
          </w:rPr>
          <w:delText>“González, Ricardo c/ Rojas, Eulalio”</w:delText>
        </w:r>
        <w:r w:rsidDel="0006198A">
          <w:delText>, 22/06/1995).</w:delText>
        </w:r>
      </w:del>
    </w:p>
    <w:p w14:paraId="7DA4D603" w14:textId="1DA4BC3F" w:rsidR="008B0511" w:rsidDel="0006198A" w:rsidRDefault="001C3BC6">
      <w:pPr>
        <w:pStyle w:val="Textoindependiente"/>
        <w:spacing w:before="238"/>
        <w:ind w:left="568"/>
        <w:rPr>
          <w:del w:id="346" w:author="Camila Persichini" w:date="2026-02-03T16:17:00Z" w16du:dateUtc="2026-02-03T19:17:00Z"/>
        </w:rPr>
      </w:pPr>
      <w:del w:id="347" w:author="Camila Persichini" w:date="2026-02-03T16:17:00Z" w16du:dateUtc="2026-02-03T19:17:00Z">
        <w:r w:rsidDel="0006198A">
          <w:delText>En</w:delText>
        </w:r>
        <w:r w:rsidDel="0006198A">
          <w:rPr>
            <w:spacing w:val="-4"/>
          </w:rPr>
          <w:delText xml:space="preserve"> </w:delText>
        </w:r>
        <w:r w:rsidDel="0006198A">
          <w:delText>igual</w:delText>
        </w:r>
        <w:r w:rsidDel="0006198A">
          <w:rPr>
            <w:spacing w:val="-4"/>
          </w:rPr>
          <w:delText xml:space="preserve"> </w:delText>
        </w:r>
        <w:r w:rsidDel="0006198A">
          <w:delText>sentido,</w:delText>
        </w:r>
        <w:r w:rsidDel="0006198A">
          <w:rPr>
            <w:spacing w:val="-5"/>
          </w:rPr>
          <w:delText xml:space="preserve"> </w:delText>
        </w:r>
        <w:r w:rsidDel="0006198A">
          <w:delText>se</w:delText>
        </w:r>
        <w:r w:rsidDel="0006198A">
          <w:rPr>
            <w:spacing w:val="-3"/>
          </w:rPr>
          <w:delText xml:space="preserve"> </w:delText>
        </w:r>
        <w:r w:rsidDel="0006198A">
          <w:delText>ha</w:delText>
        </w:r>
        <w:r w:rsidDel="0006198A">
          <w:rPr>
            <w:spacing w:val="-6"/>
          </w:rPr>
          <w:delText xml:space="preserve"> </w:delText>
        </w:r>
        <w:r w:rsidDel="0006198A">
          <w:delText>resuelto</w:delText>
        </w:r>
        <w:r w:rsidDel="0006198A">
          <w:rPr>
            <w:spacing w:val="-3"/>
          </w:rPr>
          <w:delText xml:space="preserve"> </w:delText>
        </w:r>
        <w:r w:rsidDel="0006198A">
          <w:rPr>
            <w:spacing w:val="-4"/>
          </w:rPr>
          <w:delText>que:</w:delText>
        </w:r>
      </w:del>
    </w:p>
    <w:p w14:paraId="37B32202" w14:textId="53D67143" w:rsidR="008B0511" w:rsidDel="0006198A" w:rsidRDefault="008B0511">
      <w:pPr>
        <w:pStyle w:val="Textoindependiente"/>
        <w:spacing w:before="114"/>
        <w:rPr>
          <w:del w:id="348" w:author="Camila Persichini" w:date="2026-02-03T16:17:00Z" w16du:dateUtc="2026-02-03T19:17:00Z"/>
        </w:rPr>
      </w:pPr>
    </w:p>
    <w:p w14:paraId="6E2C765F" w14:textId="2160D7DA" w:rsidR="008B0511" w:rsidDel="0006198A" w:rsidRDefault="001C3BC6">
      <w:pPr>
        <w:spacing w:line="360" w:lineRule="auto"/>
        <w:ind w:left="1168" w:right="738"/>
        <w:jc w:val="both"/>
        <w:rPr>
          <w:del w:id="349" w:author="Camila Persichini" w:date="2026-02-03T16:17:00Z" w16du:dateUtc="2026-02-03T19:17:00Z"/>
        </w:rPr>
      </w:pPr>
      <w:del w:id="350" w:author="Camila Persichini" w:date="2026-02-03T16:17:00Z" w16du:dateUtc="2026-02-03T19:17:00Z">
        <w:r w:rsidDel="0006198A">
          <w:rPr>
            <w:rFonts w:ascii="Arial" w:hAnsi="Arial"/>
            <w:i/>
          </w:rPr>
          <w:delText xml:space="preserve">“Para que resulte procedente la indemnización por privación de uso del vehículo, el pretensor debe demostrar los perjuicios sufridos y su monto.” </w:delText>
        </w:r>
        <w:r w:rsidDel="0006198A">
          <w:delText>(CNCom., Sala B, 06/10/1982).</w:delText>
        </w:r>
      </w:del>
    </w:p>
    <w:p w14:paraId="3AC61DF0" w14:textId="63542E12" w:rsidR="008B0511" w:rsidDel="0006198A" w:rsidRDefault="0090745C">
      <w:pPr>
        <w:pStyle w:val="Textoindependiente"/>
        <w:spacing w:before="241" w:line="360" w:lineRule="auto"/>
        <w:ind w:left="568" w:right="131" w:firstLine="600"/>
        <w:jc w:val="both"/>
        <w:rPr>
          <w:del w:id="351" w:author="Camila Persichini" w:date="2026-02-03T16:17:00Z" w16du:dateUtc="2026-02-03T19:17:00Z"/>
        </w:rPr>
      </w:pPr>
      <w:del w:id="352" w:author="Camila Persichini" w:date="2026-02-03T16:17:00Z" w16du:dateUtc="2026-02-03T19:17:00Z">
        <w:r w:rsidDel="0006198A">
          <w:ptab w:relativeTo="margin" w:alignment="center" w:leader="none"/>
        </w:r>
        <w:r w:rsidDel="0006198A">
          <w:delText>Cabe</w:delText>
        </w:r>
        <w:r w:rsidDel="0006198A">
          <w:rPr>
            <w:spacing w:val="-14"/>
          </w:rPr>
          <w:delText xml:space="preserve"> </w:delText>
        </w:r>
        <w:r w:rsidDel="0006198A">
          <w:delText>agregar</w:delText>
        </w:r>
        <w:r w:rsidDel="0006198A">
          <w:rPr>
            <w:spacing w:val="-15"/>
          </w:rPr>
          <w:delText xml:space="preserve"> </w:delText>
        </w:r>
        <w:r w:rsidDel="0006198A">
          <w:delText>que,</w:delText>
        </w:r>
        <w:r w:rsidDel="0006198A">
          <w:rPr>
            <w:spacing w:val="-15"/>
          </w:rPr>
          <w:delText xml:space="preserve"> </w:delText>
        </w:r>
        <w:r w:rsidDel="0006198A">
          <w:delText>aun</w:delText>
        </w:r>
        <w:r w:rsidDel="0006198A">
          <w:rPr>
            <w:spacing w:val="-16"/>
          </w:rPr>
          <w:delText xml:space="preserve"> </w:delText>
        </w:r>
        <w:r w:rsidDel="0006198A">
          <w:delText>tratándose</w:delText>
        </w:r>
        <w:r w:rsidDel="0006198A">
          <w:rPr>
            <w:spacing w:val="-13"/>
          </w:rPr>
          <w:delText xml:space="preserve"> </w:delText>
        </w:r>
        <w:r w:rsidDel="0006198A">
          <w:delText>de</w:delText>
        </w:r>
        <w:r w:rsidDel="0006198A">
          <w:rPr>
            <w:spacing w:val="-16"/>
          </w:rPr>
          <w:delText xml:space="preserve"> </w:delText>
        </w:r>
        <w:r w:rsidDel="0006198A">
          <w:delText>un</w:delText>
        </w:r>
        <w:r w:rsidDel="0006198A">
          <w:rPr>
            <w:spacing w:val="-13"/>
          </w:rPr>
          <w:delText xml:space="preserve"> </w:delText>
        </w:r>
        <w:r w:rsidDel="0006198A">
          <w:delText>vehículo</w:delText>
        </w:r>
        <w:r w:rsidDel="0006198A">
          <w:rPr>
            <w:spacing w:val="-16"/>
          </w:rPr>
          <w:delText xml:space="preserve"> </w:delText>
        </w:r>
        <w:r w:rsidDel="0006198A">
          <w:delText>de</w:delText>
        </w:r>
        <w:r w:rsidDel="0006198A">
          <w:rPr>
            <w:spacing w:val="-13"/>
          </w:rPr>
          <w:delText xml:space="preserve"> </w:delText>
        </w:r>
        <w:r w:rsidDel="0006198A">
          <w:delText>uso</w:delText>
        </w:r>
        <w:r w:rsidDel="0006198A">
          <w:rPr>
            <w:spacing w:val="-14"/>
          </w:rPr>
          <w:delText xml:space="preserve"> </w:delText>
        </w:r>
        <w:r w:rsidDel="0006198A">
          <w:delText>particular</w:delText>
        </w:r>
        <w:r w:rsidDel="0006198A">
          <w:rPr>
            <w:spacing w:val="-13"/>
          </w:rPr>
          <w:delText xml:space="preserve"> </w:delText>
        </w:r>
        <w:r w:rsidDel="0006198A">
          <w:delText>—como</w:delText>
        </w:r>
        <w:r w:rsidDel="0006198A">
          <w:rPr>
            <w:spacing w:val="-16"/>
          </w:rPr>
          <w:delText xml:space="preserve"> </w:delText>
        </w:r>
        <w:r w:rsidDel="0006198A">
          <w:delText xml:space="preserve">ocurre en autos—, la procedencia del rubro exige </w:delText>
        </w:r>
        <w:r w:rsidDel="0006198A">
          <w:rPr>
            <w:rFonts w:ascii="Arial" w:hAnsi="Arial"/>
            <w:b/>
          </w:rPr>
          <w:delText>acreditación concreta del perjuicio</w:delText>
        </w:r>
        <w:r w:rsidDel="0006198A">
          <w:delText>, no bastando la sola invocación genérica de molestias o incomodidades.</w:delText>
        </w:r>
      </w:del>
    </w:p>
    <w:p w14:paraId="5D774ABD" w14:textId="7B454592" w:rsidR="008B0511" w:rsidDel="0006198A" w:rsidRDefault="001C3BC6">
      <w:pPr>
        <w:spacing w:before="240" w:line="360" w:lineRule="auto"/>
        <w:ind w:left="568" w:right="131" w:firstLine="600"/>
        <w:jc w:val="both"/>
        <w:rPr>
          <w:del w:id="353" w:author="Camila Persichini" w:date="2026-02-03T16:17:00Z" w16du:dateUtc="2026-02-03T19:17:00Z"/>
        </w:rPr>
      </w:pPr>
      <w:del w:id="354" w:author="Camila Persichini" w:date="2026-02-03T16:17:00Z" w16du:dateUtc="2026-02-03T19:17:00Z">
        <w:r w:rsidDel="0006198A">
          <w:delText>Por todo lo expuesto, al no haberse probado la efectiva privación de uso ni la existencia</w:delText>
        </w:r>
        <w:r w:rsidDel="0006198A">
          <w:rPr>
            <w:spacing w:val="-2"/>
          </w:rPr>
          <w:delText xml:space="preserve"> </w:delText>
        </w:r>
        <w:r w:rsidDel="0006198A">
          <w:delText>de</w:delText>
        </w:r>
        <w:r w:rsidDel="0006198A">
          <w:rPr>
            <w:spacing w:val="-2"/>
          </w:rPr>
          <w:delText xml:space="preserve"> </w:delText>
        </w:r>
        <w:r w:rsidDel="0006198A">
          <w:delText>un</w:delText>
        </w:r>
        <w:r w:rsidDel="0006198A">
          <w:rPr>
            <w:spacing w:val="-2"/>
          </w:rPr>
          <w:delText xml:space="preserve"> </w:delText>
        </w:r>
        <w:r w:rsidDel="0006198A">
          <w:delText>perjuicio</w:delText>
        </w:r>
        <w:r w:rsidDel="0006198A">
          <w:rPr>
            <w:spacing w:val="-2"/>
          </w:rPr>
          <w:delText xml:space="preserve"> </w:delText>
        </w:r>
        <w:r w:rsidDel="0006198A">
          <w:delText>cierto</w:delText>
        </w:r>
        <w:r w:rsidDel="0006198A">
          <w:rPr>
            <w:spacing w:val="-4"/>
          </w:rPr>
          <w:delText xml:space="preserve"> </w:delText>
        </w:r>
        <w:r w:rsidDel="0006198A">
          <w:delText>y</w:delText>
        </w:r>
        <w:r w:rsidDel="0006198A">
          <w:rPr>
            <w:spacing w:val="-1"/>
          </w:rPr>
          <w:delText xml:space="preserve"> </w:delText>
        </w:r>
        <w:r w:rsidDel="0006198A">
          <w:delText>cuantificable,</w:delText>
        </w:r>
        <w:r w:rsidDel="0006198A">
          <w:rPr>
            <w:spacing w:val="-1"/>
          </w:rPr>
          <w:delText xml:space="preserve"> </w:delText>
        </w:r>
        <w:r w:rsidDel="0006198A">
          <w:delText>el</w:delText>
        </w:r>
        <w:r w:rsidDel="0006198A">
          <w:rPr>
            <w:spacing w:val="-2"/>
          </w:rPr>
          <w:delText xml:space="preserve"> </w:delText>
        </w:r>
        <w:r w:rsidDel="0006198A">
          <w:delText>rubro</w:delText>
        </w:r>
        <w:r w:rsidDel="0006198A">
          <w:rPr>
            <w:spacing w:val="-4"/>
          </w:rPr>
          <w:delText xml:space="preserve"> </w:delText>
        </w:r>
        <w:r w:rsidDel="0006198A">
          <w:delText>reclamado</w:delText>
        </w:r>
        <w:r w:rsidDel="0006198A">
          <w:rPr>
            <w:spacing w:val="-4"/>
          </w:rPr>
          <w:delText xml:space="preserve"> </w:delText>
        </w:r>
        <w:r w:rsidDel="0006198A">
          <w:delText xml:space="preserve">resulta </w:delText>
        </w:r>
        <w:r w:rsidDel="0006198A">
          <w:rPr>
            <w:rFonts w:ascii="Arial" w:hAnsi="Arial"/>
            <w:b/>
          </w:rPr>
          <w:delText>conjetural y carente de sustento probatorio</w:delText>
        </w:r>
        <w:r w:rsidDel="0006198A">
          <w:delText xml:space="preserve">, razón por la cual corresponde su </w:delText>
        </w:r>
        <w:r w:rsidDel="0006198A">
          <w:rPr>
            <w:rFonts w:ascii="Arial" w:hAnsi="Arial"/>
            <w:b/>
          </w:rPr>
          <w:delText>expreso rechazo</w:delText>
        </w:r>
        <w:r w:rsidDel="0006198A">
          <w:delText>, con costas.</w:delText>
        </w:r>
      </w:del>
    </w:p>
    <w:p w14:paraId="4ECC8C5F" w14:textId="2B8AEB6D" w:rsidR="008B0511" w:rsidDel="0006198A" w:rsidRDefault="008B0511">
      <w:pPr>
        <w:pStyle w:val="Textoindependiente"/>
        <w:spacing w:before="101"/>
        <w:rPr>
          <w:del w:id="355" w:author="Camila Persichini" w:date="2026-02-03T16:17:00Z" w16du:dateUtc="2026-02-03T19:17:00Z"/>
        </w:rPr>
      </w:pPr>
    </w:p>
    <w:p w14:paraId="18320024" w14:textId="0BA027B5" w:rsidR="008B0511" w:rsidDel="0006198A" w:rsidRDefault="001C3BC6">
      <w:pPr>
        <w:pStyle w:val="Ttulo2"/>
        <w:numPr>
          <w:ilvl w:val="0"/>
          <w:numId w:val="5"/>
        </w:numPr>
        <w:tabs>
          <w:tab w:val="left" w:pos="826"/>
        </w:tabs>
        <w:spacing w:before="1"/>
        <w:ind w:left="826" w:hanging="258"/>
        <w:rPr>
          <w:del w:id="356" w:author="Camila Persichini" w:date="2026-02-03T16:17:00Z" w16du:dateUtc="2026-02-03T19:17:00Z"/>
        </w:rPr>
      </w:pPr>
      <w:del w:id="357" w:author="Camila Persichini" w:date="2026-02-03T16:17:00Z" w16du:dateUtc="2026-02-03T19:17:00Z">
        <w:r w:rsidDel="0006198A">
          <w:delText>Daño</w:delText>
        </w:r>
        <w:r w:rsidDel="0006198A">
          <w:rPr>
            <w:spacing w:val="-5"/>
          </w:rPr>
          <w:delText xml:space="preserve"> </w:delText>
        </w:r>
        <w:r w:rsidDel="0006198A">
          <w:delText>moral</w:delText>
        </w:r>
        <w:r w:rsidDel="0006198A">
          <w:rPr>
            <w:spacing w:val="-2"/>
          </w:rPr>
          <w:delText xml:space="preserve"> </w:delText>
        </w:r>
        <w:r w:rsidDel="0006198A">
          <w:delText>–</w:delText>
        </w:r>
        <w:r w:rsidDel="0006198A">
          <w:rPr>
            <w:spacing w:val="-3"/>
          </w:rPr>
          <w:delText xml:space="preserve"> </w:delText>
        </w:r>
        <w:r w:rsidDel="0006198A">
          <w:rPr>
            <w:spacing w:val="-2"/>
          </w:rPr>
          <w:delText>Rechazo</w:delText>
        </w:r>
      </w:del>
    </w:p>
    <w:p w14:paraId="513C2092" w14:textId="1A200DE4" w:rsidR="008B0511" w:rsidDel="0006198A" w:rsidRDefault="008B0511">
      <w:pPr>
        <w:pStyle w:val="Textoindependiente"/>
        <w:spacing w:before="113"/>
        <w:rPr>
          <w:del w:id="358" w:author="Camila Persichini" w:date="2026-02-03T16:17:00Z" w16du:dateUtc="2026-02-03T19:17:00Z"/>
          <w:rFonts w:ascii="Arial"/>
          <w:b/>
        </w:rPr>
      </w:pPr>
    </w:p>
    <w:p w14:paraId="0ABA636C" w14:textId="54B84DBA" w:rsidR="008B0511" w:rsidDel="0006198A" w:rsidRDefault="001C3BC6">
      <w:pPr>
        <w:spacing w:line="360" w:lineRule="auto"/>
        <w:ind w:left="568" w:right="133" w:firstLine="720"/>
        <w:jc w:val="both"/>
        <w:rPr>
          <w:del w:id="359" w:author="Camila Persichini" w:date="2026-02-03T16:17:00Z" w16du:dateUtc="2026-02-03T19:17:00Z"/>
        </w:rPr>
      </w:pPr>
      <w:del w:id="360" w:author="Camila Persichini" w:date="2026-02-03T16:17:00Z" w16du:dateUtc="2026-02-03T19:17:00Z">
        <w:r w:rsidDel="0006198A">
          <w:delText>La</w:delText>
        </w:r>
        <w:r w:rsidDel="0006198A">
          <w:rPr>
            <w:spacing w:val="-9"/>
          </w:rPr>
          <w:delText xml:space="preserve"> </w:delText>
        </w:r>
        <w:r w:rsidDel="0006198A">
          <w:delText>parte</w:delText>
        </w:r>
        <w:r w:rsidDel="0006198A">
          <w:rPr>
            <w:spacing w:val="-11"/>
          </w:rPr>
          <w:delText xml:space="preserve"> </w:delText>
        </w:r>
        <w:r w:rsidDel="0006198A">
          <w:delText>actora</w:delText>
        </w:r>
        <w:r w:rsidDel="0006198A">
          <w:rPr>
            <w:spacing w:val="-11"/>
          </w:rPr>
          <w:delText xml:space="preserve"> </w:delText>
        </w:r>
        <w:r w:rsidDel="0006198A">
          <w:delText>reclama</w:delText>
        </w:r>
        <w:r w:rsidDel="0006198A">
          <w:rPr>
            <w:spacing w:val="-9"/>
          </w:rPr>
          <w:delText xml:space="preserve"> </w:delText>
        </w:r>
        <w:r w:rsidDel="0006198A">
          <w:delText>la</w:delText>
        </w:r>
        <w:r w:rsidDel="0006198A">
          <w:rPr>
            <w:spacing w:val="-9"/>
          </w:rPr>
          <w:delText xml:space="preserve"> </w:delText>
        </w:r>
        <w:r w:rsidDel="0006198A">
          <w:delText>suma</w:delText>
        </w:r>
        <w:r w:rsidDel="0006198A">
          <w:rPr>
            <w:spacing w:val="-9"/>
          </w:rPr>
          <w:delText xml:space="preserve"> </w:delText>
        </w:r>
        <w:r w:rsidDel="0006198A">
          <w:delText>de</w:delText>
        </w:r>
        <w:r w:rsidDel="0006198A">
          <w:rPr>
            <w:spacing w:val="-9"/>
          </w:rPr>
          <w:delText xml:space="preserve"> </w:delText>
        </w:r>
        <w:r w:rsidDel="0006198A">
          <w:rPr>
            <w:rFonts w:ascii="Arial" w:hAnsi="Arial"/>
            <w:b/>
          </w:rPr>
          <w:delText>$500.000</w:delText>
        </w:r>
        <w:r w:rsidDel="0006198A">
          <w:rPr>
            <w:rFonts w:ascii="Arial" w:hAnsi="Arial"/>
            <w:b/>
            <w:spacing w:val="-11"/>
          </w:rPr>
          <w:delText xml:space="preserve"> </w:delText>
        </w:r>
        <w:r w:rsidDel="0006198A">
          <w:delText>en</w:delText>
        </w:r>
        <w:r w:rsidDel="0006198A">
          <w:rPr>
            <w:spacing w:val="-12"/>
          </w:rPr>
          <w:delText xml:space="preserve"> </w:delText>
        </w:r>
        <w:r w:rsidDel="0006198A">
          <w:delText>concepto</w:delText>
        </w:r>
        <w:r w:rsidDel="0006198A">
          <w:rPr>
            <w:spacing w:val="-11"/>
          </w:rPr>
          <w:delText xml:space="preserve"> </w:delText>
        </w:r>
        <w:r w:rsidDel="0006198A">
          <w:delText>de</w:delText>
        </w:r>
        <w:r w:rsidDel="0006198A">
          <w:rPr>
            <w:spacing w:val="-9"/>
          </w:rPr>
          <w:delText xml:space="preserve"> </w:delText>
        </w:r>
        <w:r w:rsidDel="0006198A">
          <w:rPr>
            <w:rFonts w:ascii="Arial" w:hAnsi="Arial"/>
            <w:b/>
          </w:rPr>
          <w:delText>daño</w:delText>
        </w:r>
        <w:r w:rsidDel="0006198A">
          <w:rPr>
            <w:rFonts w:ascii="Arial" w:hAnsi="Arial"/>
            <w:b/>
            <w:spacing w:val="-14"/>
          </w:rPr>
          <w:delText xml:space="preserve"> </w:delText>
        </w:r>
        <w:r w:rsidDel="0006198A">
          <w:rPr>
            <w:rFonts w:ascii="Arial" w:hAnsi="Arial"/>
            <w:b/>
          </w:rPr>
          <w:delText>moral</w:delText>
        </w:r>
        <w:r w:rsidDel="0006198A">
          <w:delText>,</w:delText>
        </w:r>
        <w:r w:rsidDel="0006198A">
          <w:rPr>
            <w:spacing w:val="-12"/>
          </w:rPr>
          <w:delText xml:space="preserve"> </w:delText>
        </w:r>
        <w:r w:rsidDel="0006198A">
          <w:delText xml:space="preserve">rubro que debe ser </w:delText>
        </w:r>
        <w:r w:rsidDel="0006198A">
          <w:rPr>
            <w:rFonts w:ascii="Arial" w:hAnsi="Arial"/>
            <w:b/>
          </w:rPr>
          <w:delText>rechazado por improcedente</w:delText>
        </w:r>
        <w:r w:rsidDel="0006198A">
          <w:delText xml:space="preserve">, en tanto </w:delText>
        </w:r>
        <w:r w:rsidDel="0006198A">
          <w:rPr>
            <w:rFonts w:ascii="Arial" w:hAnsi="Arial"/>
            <w:b/>
          </w:rPr>
          <w:delText>no se ha acreditado la existencia de una afectación espiritual resarcible de entidad suficiente</w:delText>
        </w:r>
        <w:r w:rsidDel="0006198A">
          <w:delText>.</w:delText>
        </w:r>
      </w:del>
    </w:p>
    <w:p w14:paraId="2B84ECAB" w14:textId="482A0727" w:rsidR="008B0511" w:rsidDel="0006198A" w:rsidRDefault="001C3BC6">
      <w:pPr>
        <w:spacing w:before="240" w:line="360" w:lineRule="auto"/>
        <w:ind w:left="568" w:right="136" w:firstLine="720"/>
        <w:jc w:val="both"/>
        <w:rPr>
          <w:del w:id="361" w:author="Camila Persichini" w:date="2026-02-03T16:17:00Z" w16du:dateUtc="2026-02-03T19:17:00Z"/>
        </w:rPr>
      </w:pPr>
      <w:del w:id="362" w:author="Camila Persichini" w:date="2026-02-03T16:17:00Z" w16du:dateUtc="2026-02-03T19:17:00Z">
        <w:r w:rsidDel="0006198A">
          <w:delText>Es</w:delText>
        </w:r>
        <w:r w:rsidDel="0006198A">
          <w:rPr>
            <w:spacing w:val="-4"/>
          </w:rPr>
          <w:delText xml:space="preserve"> </w:delText>
        </w:r>
        <w:r w:rsidDel="0006198A">
          <w:delText>sabido</w:delText>
        </w:r>
        <w:r w:rsidDel="0006198A">
          <w:rPr>
            <w:spacing w:val="-4"/>
          </w:rPr>
          <w:delText xml:space="preserve"> </w:delText>
        </w:r>
        <w:r w:rsidDel="0006198A">
          <w:delText>que</w:delText>
        </w:r>
        <w:r w:rsidDel="0006198A">
          <w:rPr>
            <w:spacing w:val="-4"/>
          </w:rPr>
          <w:delText xml:space="preserve"> </w:delText>
        </w:r>
        <w:r w:rsidDel="0006198A">
          <w:delText>el</w:delText>
        </w:r>
        <w:r w:rsidDel="0006198A">
          <w:rPr>
            <w:spacing w:val="-5"/>
          </w:rPr>
          <w:delText xml:space="preserve"> </w:delText>
        </w:r>
        <w:r w:rsidDel="0006198A">
          <w:delText>daño</w:delText>
        </w:r>
        <w:r w:rsidDel="0006198A">
          <w:rPr>
            <w:spacing w:val="-7"/>
          </w:rPr>
          <w:delText xml:space="preserve"> </w:delText>
        </w:r>
        <w:r w:rsidDel="0006198A">
          <w:delText>moral</w:delText>
        </w:r>
        <w:r w:rsidDel="0006198A">
          <w:rPr>
            <w:spacing w:val="-4"/>
          </w:rPr>
          <w:delText xml:space="preserve"> </w:delText>
        </w:r>
        <w:r w:rsidDel="0006198A">
          <w:delText>representa</w:delText>
        </w:r>
        <w:r w:rsidDel="0006198A">
          <w:rPr>
            <w:spacing w:val="-6"/>
          </w:rPr>
          <w:delText xml:space="preserve"> </w:delText>
        </w:r>
        <w:r w:rsidDel="0006198A">
          <w:delText>un</w:delText>
        </w:r>
        <w:r w:rsidDel="0006198A">
          <w:rPr>
            <w:spacing w:val="-7"/>
          </w:rPr>
          <w:delText xml:space="preserve"> </w:delText>
        </w:r>
        <w:r w:rsidDel="0006198A">
          <w:delText>menoscabo</w:delText>
        </w:r>
        <w:r w:rsidDel="0006198A">
          <w:rPr>
            <w:spacing w:val="-4"/>
          </w:rPr>
          <w:delText xml:space="preserve"> </w:delText>
        </w:r>
        <w:r w:rsidDel="0006198A">
          <w:delText>en</w:delText>
        </w:r>
        <w:r w:rsidDel="0006198A">
          <w:rPr>
            <w:spacing w:val="-4"/>
          </w:rPr>
          <w:delText xml:space="preserve"> </w:delText>
        </w:r>
        <w:r w:rsidDel="0006198A">
          <w:delText>la</w:delText>
        </w:r>
        <w:r w:rsidDel="0006198A">
          <w:rPr>
            <w:spacing w:val="-4"/>
          </w:rPr>
          <w:delText xml:space="preserve"> </w:delText>
        </w:r>
        <w:r w:rsidDel="0006198A">
          <w:delText>esfera</w:delText>
        </w:r>
        <w:r w:rsidDel="0006198A">
          <w:rPr>
            <w:spacing w:val="-6"/>
          </w:rPr>
          <w:delText xml:space="preserve"> </w:delText>
        </w:r>
        <w:r w:rsidDel="0006198A">
          <w:delText>íntima</w:delText>
        </w:r>
        <w:r w:rsidDel="0006198A">
          <w:rPr>
            <w:spacing w:val="-6"/>
          </w:rPr>
          <w:delText xml:space="preserve"> </w:delText>
        </w:r>
        <w:r w:rsidDel="0006198A">
          <w:delText>de</w:delText>
        </w:r>
        <w:r w:rsidDel="0006198A">
          <w:rPr>
            <w:spacing w:val="-4"/>
          </w:rPr>
          <w:delText xml:space="preserve"> </w:delText>
        </w:r>
        <w:r w:rsidDel="0006198A">
          <w:delText xml:space="preserve">la persona, esto es, una </w:delText>
        </w:r>
        <w:r w:rsidDel="0006198A">
          <w:rPr>
            <w:rFonts w:ascii="Arial" w:hAnsi="Arial"/>
            <w:b/>
          </w:rPr>
          <w:delText>alteración relevante en los sentimientos, la tranquilidad anímica o el equilibrio espiritual</w:delText>
        </w:r>
        <w:r w:rsidDel="0006198A">
          <w:delText xml:space="preserve">, que debe exceder las </w:delText>
        </w:r>
        <w:r w:rsidDel="0006198A">
          <w:rPr>
            <w:rFonts w:ascii="Arial" w:hAnsi="Arial"/>
            <w:b/>
          </w:rPr>
          <w:delText>meras molestias, incomodidades</w:delText>
        </w:r>
        <w:r w:rsidDel="0006198A">
          <w:rPr>
            <w:rFonts w:ascii="Arial" w:hAnsi="Arial"/>
            <w:b/>
            <w:spacing w:val="-10"/>
          </w:rPr>
          <w:delText xml:space="preserve"> </w:delText>
        </w:r>
        <w:r w:rsidDel="0006198A">
          <w:rPr>
            <w:rFonts w:ascii="Arial" w:hAnsi="Arial"/>
            <w:b/>
          </w:rPr>
          <w:delText>o</w:delText>
        </w:r>
        <w:r w:rsidDel="0006198A">
          <w:rPr>
            <w:rFonts w:ascii="Arial" w:hAnsi="Arial"/>
            <w:b/>
            <w:spacing w:val="-10"/>
          </w:rPr>
          <w:delText xml:space="preserve"> </w:delText>
        </w:r>
        <w:r w:rsidDel="0006198A">
          <w:rPr>
            <w:rFonts w:ascii="Arial" w:hAnsi="Arial"/>
            <w:b/>
          </w:rPr>
          <w:delText>preocupaciones</w:delText>
        </w:r>
        <w:r w:rsidDel="0006198A">
          <w:rPr>
            <w:rFonts w:ascii="Arial" w:hAnsi="Arial"/>
            <w:b/>
            <w:spacing w:val="-10"/>
          </w:rPr>
          <w:delText xml:space="preserve"> </w:delText>
        </w:r>
        <w:r w:rsidDel="0006198A">
          <w:rPr>
            <w:rFonts w:ascii="Arial" w:hAnsi="Arial"/>
            <w:b/>
          </w:rPr>
          <w:delText>propias</w:delText>
        </w:r>
        <w:r w:rsidDel="0006198A">
          <w:rPr>
            <w:rFonts w:ascii="Arial" w:hAnsi="Arial"/>
            <w:b/>
            <w:spacing w:val="-10"/>
          </w:rPr>
          <w:delText xml:space="preserve"> </w:delText>
        </w:r>
        <w:r w:rsidDel="0006198A">
          <w:rPr>
            <w:rFonts w:ascii="Arial" w:hAnsi="Arial"/>
            <w:b/>
          </w:rPr>
          <w:delText>de</w:delText>
        </w:r>
        <w:r w:rsidDel="0006198A">
          <w:rPr>
            <w:rFonts w:ascii="Arial" w:hAnsi="Arial"/>
            <w:b/>
            <w:spacing w:val="-12"/>
          </w:rPr>
          <w:delText xml:space="preserve"> </w:delText>
        </w:r>
        <w:r w:rsidDel="0006198A">
          <w:rPr>
            <w:rFonts w:ascii="Arial" w:hAnsi="Arial"/>
            <w:b/>
          </w:rPr>
          <w:delText>cualquier</w:delText>
        </w:r>
        <w:r w:rsidDel="0006198A">
          <w:rPr>
            <w:rFonts w:ascii="Arial" w:hAnsi="Arial"/>
            <w:b/>
            <w:spacing w:val="-10"/>
          </w:rPr>
          <w:delText xml:space="preserve"> </w:delText>
        </w:r>
        <w:r w:rsidDel="0006198A">
          <w:rPr>
            <w:rFonts w:ascii="Arial" w:hAnsi="Arial"/>
            <w:b/>
          </w:rPr>
          <w:delText>contingencia</w:delText>
        </w:r>
        <w:r w:rsidDel="0006198A">
          <w:rPr>
            <w:rFonts w:ascii="Arial" w:hAnsi="Arial"/>
            <w:b/>
            <w:spacing w:val="-11"/>
          </w:rPr>
          <w:delText xml:space="preserve"> </w:delText>
        </w:r>
        <w:r w:rsidDel="0006198A">
          <w:rPr>
            <w:rFonts w:ascii="Arial" w:hAnsi="Arial"/>
            <w:b/>
          </w:rPr>
          <w:delText>de</w:delText>
        </w:r>
        <w:r w:rsidDel="0006198A">
          <w:rPr>
            <w:rFonts w:ascii="Arial" w:hAnsi="Arial"/>
            <w:b/>
            <w:spacing w:val="-10"/>
          </w:rPr>
          <w:delText xml:space="preserve"> </w:delText>
        </w:r>
        <w:r w:rsidDel="0006198A">
          <w:rPr>
            <w:rFonts w:ascii="Arial" w:hAnsi="Arial"/>
            <w:b/>
          </w:rPr>
          <w:delText>la</w:delText>
        </w:r>
        <w:r w:rsidDel="0006198A">
          <w:rPr>
            <w:rFonts w:ascii="Arial" w:hAnsi="Arial"/>
            <w:b/>
            <w:spacing w:val="-10"/>
          </w:rPr>
          <w:delText xml:space="preserve"> </w:delText>
        </w:r>
        <w:r w:rsidDel="0006198A">
          <w:rPr>
            <w:rFonts w:ascii="Arial" w:hAnsi="Arial"/>
            <w:b/>
          </w:rPr>
          <w:delText>vida</w:delText>
        </w:r>
        <w:r w:rsidDel="0006198A">
          <w:rPr>
            <w:rFonts w:ascii="Arial" w:hAnsi="Arial"/>
            <w:b/>
            <w:spacing w:val="-10"/>
          </w:rPr>
          <w:delText xml:space="preserve"> </w:delText>
        </w:r>
        <w:r w:rsidDel="0006198A">
          <w:rPr>
            <w:rFonts w:ascii="Arial" w:hAnsi="Arial"/>
            <w:b/>
          </w:rPr>
          <w:delText>en sociedad</w:delText>
        </w:r>
        <w:r w:rsidDel="0006198A">
          <w:delText>, y particularmente de un conflicto judicial.</w:delText>
        </w:r>
      </w:del>
    </w:p>
    <w:p w14:paraId="25782C12" w14:textId="5546E07D" w:rsidR="008B0511" w:rsidDel="0006198A" w:rsidRDefault="001C3BC6">
      <w:pPr>
        <w:pStyle w:val="Textoindependiente"/>
        <w:spacing w:before="241"/>
        <w:ind w:left="568"/>
        <w:rPr>
          <w:del w:id="363" w:author="Camila Persichini" w:date="2026-02-03T16:17:00Z" w16du:dateUtc="2026-02-03T19:17:00Z"/>
        </w:rPr>
      </w:pPr>
      <w:del w:id="364" w:author="Camila Persichini" w:date="2026-02-03T16:17:00Z" w16du:dateUtc="2026-02-03T19:17:00Z">
        <w:r w:rsidDel="0006198A">
          <w:delText>La</w:delText>
        </w:r>
        <w:r w:rsidDel="0006198A">
          <w:rPr>
            <w:spacing w:val="-5"/>
          </w:rPr>
          <w:delText xml:space="preserve"> </w:delText>
        </w:r>
        <w:r w:rsidDel="0006198A">
          <w:delText>jurisprudencia</w:delText>
        </w:r>
        <w:r w:rsidDel="0006198A">
          <w:rPr>
            <w:spacing w:val="-5"/>
          </w:rPr>
          <w:delText xml:space="preserve"> </w:delText>
        </w:r>
        <w:r w:rsidDel="0006198A">
          <w:delText>ha</w:delText>
        </w:r>
        <w:r w:rsidDel="0006198A">
          <w:rPr>
            <w:spacing w:val="-6"/>
          </w:rPr>
          <w:delText xml:space="preserve"> </w:delText>
        </w:r>
        <w:r w:rsidDel="0006198A">
          <w:delText>sido</w:delText>
        </w:r>
        <w:r w:rsidDel="0006198A">
          <w:rPr>
            <w:spacing w:val="-7"/>
          </w:rPr>
          <w:delText xml:space="preserve"> </w:delText>
        </w:r>
        <w:r w:rsidDel="0006198A">
          <w:delText>clara</w:delText>
        </w:r>
        <w:r w:rsidDel="0006198A">
          <w:rPr>
            <w:spacing w:val="-3"/>
          </w:rPr>
          <w:delText xml:space="preserve"> </w:delText>
        </w:r>
        <w:r w:rsidDel="0006198A">
          <w:delText>al</w:delText>
        </w:r>
        <w:r w:rsidDel="0006198A">
          <w:rPr>
            <w:spacing w:val="-8"/>
          </w:rPr>
          <w:delText xml:space="preserve"> </w:delText>
        </w:r>
        <w:r w:rsidDel="0006198A">
          <w:delText>señalar</w:delText>
        </w:r>
        <w:r w:rsidDel="0006198A">
          <w:rPr>
            <w:spacing w:val="-3"/>
          </w:rPr>
          <w:delText xml:space="preserve"> </w:delText>
        </w:r>
        <w:r w:rsidDel="0006198A">
          <w:rPr>
            <w:spacing w:val="-4"/>
          </w:rPr>
          <w:delText>que:</w:delText>
        </w:r>
      </w:del>
    </w:p>
    <w:p w14:paraId="3548EF75" w14:textId="1B1EF10E" w:rsidR="008B0511" w:rsidDel="0006198A" w:rsidRDefault="008B0511">
      <w:pPr>
        <w:pStyle w:val="Textoindependiente"/>
        <w:spacing w:before="77"/>
        <w:rPr>
          <w:del w:id="365" w:author="Camila Persichini" w:date="2026-02-03T16:17:00Z" w16du:dateUtc="2026-02-03T19:17:00Z"/>
        </w:rPr>
      </w:pPr>
    </w:p>
    <w:p w14:paraId="4A171EA4" w14:textId="19F13B12" w:rsidR="008B0511" w:rsidDel="0006198A" w:rsidRDefault="001C3BC6">
      <w:pPr>
        <w:spacing w:line="360" w:lineRule="auto"/>
        <w:ind w:left="1168" w:right="736"/>
        <w:jc w:val="both"/>
        <w:rPr>
          <w:del w:id="366" w:author="Camila Persichini" w:date="2026-02-03T16:17:00Z" w16du:dateUtc="2026-02-03T19:17:00Z"/>
        </w:rPr>
      </w:pPr>
      <w:del w:id="367" w:author="Camila Persichini" w:date="2026-02-03T16:17:00Z" w16du:dateUtc="2026-02-03T19:17:00Z">
        <w:r w:rsidDel="0006198A">
          <w:rPr>
            <w:rFonts w:ascii="Arial" w:hAnsi="Arial"/>
            <w:i/>
          </w:rPr>
          <w:delText>“Sin</w:delText>
        </w:r>
        <w:r w:rsidDel="0006198A">
          <w:rPr>
            <w:rFonts w:ascii="Arial" w:hAnsi="Arial"/>
            <w:i/>
            <w:spacing w:val="-16"/>
          </w:rPr>
          <w:delText xml:space="preserve"> </w:delText>
        </w:r>
        <w:r w:rsidDel="0006198A">
          <w:rPr>
            <w:rFonts w:ascii="Arial" w:hAnsi="Arial"/>
            <w:i/>
          </w:rPr>
          <w:delText>duda</w:delText>
        </w:r>
        <w:r w:rsidDel="0006198A">
          <w:rPr>
            <w:rFonts w:ascii="Arial" w:hAnsi="Arial"/>
            <w:i/>
            <w:spacing w:val="-15"/>
          </w:rPr>
          <w:delText xml:space="preserve"> </w:delText>
        </w:r>
        <w:r w:rsidDel="0006198A">
          <w:rPr>
            <w:rFonts w:ascii="Arial" w:hAnsi="Arial"/>
            <w:i/>
          </w:rPr>
          <w:delText>todo</w:delText>
        </w:r>
        <w:r w:rsidDel="0006198A">
          <w:rPr>
            <w:rFonts w:ascii="Arial" w:hAnsi="Arial"/>
            <w:i/>
            <w:spacing w:val="-15"/>
          </w:rPr>
          <w:delText xml:space="preserve"> </w:delText>
        </w:r>
        <w:r w:rsidDel="0006198A">
          <w:rPr>
            <w:rFonts w:ascii="Arial" w:hAnsi="Arial"/>
            <w:i/>
          </w:rPr>
          <w:delText>accidente</w:delText>
        </w:r>
        <w:r w:rsidDel="0006198A">
          <w:rPr>
            <w:rFonts w:ascii="Arial" w:hAnsi="Arial"/>
            <w:i/>
            <w:spacing w:val="-16"/>
          </w:rPr>
          <w:delText xml:space="preserve"> </w:delText>
        </w:r>
        <w:r w:rsidDel="0006198A">
          <w:rPr>
            <w:rFonts w:ascii="Arial" w:hAnsi="Arial"/>
            <w:i/>
          </w:rPr>
          <w:delText>produce</w:delText>
        </w:r>
        <w:r w:rsidDel="0006198A">
          <w:rPr>
            <w:rFonts w:ascii="Arial" w:hAnsi="Arial"/>
            <w:i/>
            <w:spacing w:val="-15"/>
          </w:rPr>
          <w:delText xml:space="preserve"> </w:delText>
        </w:r>
        <w:r w:rsidDel="0006198A">
          <w:rPr>
            <w:rFonts w:ascii="Arial" w:hAnsi="Arial"/>
            <w:i/>
          </w:rPr>
          <w:delText>una</w:delText>
        </w:r>
        <w:r w:rsidDel="0006198A">
          <w:rPr>
            <w:rFonts w:ascii="Arial" w:hAnsi="Arial"/>
            <w:i/>
            <w:spacing w:val="-15"/>
          </w:rPr>
          <w:delText xml:space="preserve"> </w:delText>
        </w:r>
        <w:r w:rsidDel="0006198A">
          <w:rPr>
            <w:rFonts w:ascii="Arial" w:hAnsi="Arial"/>
            <w:i/>
          </w:rPr>
          <w:delText>conmoción</w:delText>
        </w:r>
        <w:r w:rsidDel="0006198A">
          <w:rPr>
            <w:rFonts w:ascii="Arial" w:hAnsi="Arial"/>
            <w:i/>
            <w:spacing w:val="-15"/>
          </w:rPr>
          <w:delText xml:space="preserve"> </w:delText>
        </w:r>
        <w:r w:rsidDel="0006198A">
          <w:rPr>
            <w:rFonts w:ascii="Arial" w:hAnsi="Arial"/>
            <w:i/>
          </w:rPr>
          <w:delText>espiritual,</w:delText>
        </w:r>
        <w:r w:rsidDel="0006198A">
          <w:rPr>
            <w:rFonts w:ascii="Arial" w:hAnsi="Arial"/>
            <w:i/>
            <w:spacing w:val="-16"/>
          </w:rPr>
          <w:delText xml:space="preserve"> </w:delText>
        </w:r>
        <w:r w:rsidDel="0006198A">
          <w:rPr>
            <w:rFonts w:ascii="Arial" w:hAnsi="Arial"/>
            <w:i/>
          </w:rPr>
          <w:delText>con</w:delText>
        </w:r>
        <w:r w:rsidDel="0006198A">
          <w:rPr>
            <w:rFonts w:ascii="Arial" w:hAnsi="Arial"/>
            <w:i/>
            <w:spacing w:val="-15"/>
          </w:rPr>
          <w:delText xml:space="preserve"> </w:delText>
        </w:r>
        <w:r w:rsidDel="0006198A">
          <w:rPr>
            <w:rFonts w:ascii="Arial" w:hAnsi="Arial"/>
            <w:i/>
          </w:rPr>
          <w:delText>sus</w:delText>
        </w:r>
        <w:r w:rsidDel="0006198A">
          <w:rPr>
            <w:rFonts w:ascii="Arial" w:hAnsi="Arial"/>
            <w:i/>
            <w:spacing w:val="-15"/>
          </w:rPr>
          <w:delText xml:space="preserve"> </w:delText>
        </w:r>
        <w:r w:rsidDel="0006198A">
          <w:rPr>
            <w:rFonts w:ascii="Arial" w:hAnsi="Arial"/>
            <w:i/>
          </w:rPr>
          <w:delText>efectos negativos.</w:delText>
        </w:r>
        <w:r w:rsidDel="0006198A">
          <w:rPr>
            <w:rFonts w:ascii="Arial" w:hAnsi="Arial"/>
            <w:i/>
            <w:spacing w:val="-1"/>
          </w:rPr>
          <w:delText xml:space="preserve"> </w:delText>
        </w:r>
        <w:r w:rsidDel="0006198A">
          <w:rPr>
            <w:rFonts w:ascii="Arial" w:hAnsi="Arial"/>
            <w:i/>
          </w:rPr>
          <w:delText>Pero</w:delText>
        </w:r>
        <w:r w:rsidDel="0006198A">
          <w:rPr>
            <w:rFonts w:ascii="Arial" w:hAnsi="Arial"/>
            <w:i/>
            <w:spacing w:val="-1"/>
          </w:rPr>
          <w:delText xml:space="preserve"> </w:delText>
        </w:r>
        <w:r w:rsidDel="0006198A">
          <w:rPr>
            <w:rFonts w:ascii="Arial" w:hAnsi="Arial"/>
            <w:i/>
          </w:rPr>
          <w:delText>no</w:delText>
        </w:r>
        <w:r w:rsidDel="0006198A">
          <w:rPr>
            <w:rFonts w:ascii="Arial" w:hAnsi="Arial"/>
            <w:i/>
            <w:spacing w:val="-4"/>
          </w:rPr>
          <w:delText xml:space="preserve"> </w:delText>
        </w:r>
        <w:r w:rsidDel="0006198A">
          <w:rPr>
            <w:rFonts w:ascii="Arial" w:hAnsi="Arial"/>
            <w:i/>
          </w:rPr>
          <w:delText>toda</w:delText>
        </w:r>
        <w:r w:rsidDel="0006198A">
          <w:rPr>
            <w:rFonts w:ascii="Arial" w:hAnsi="Arial"/>
            <w:i/>
            <w:spacing w:val="-4"/>
          </w:rPr>
          <w:delText xml:space="preserve"> </w:delText>
        </w:r>
        <w:r w:rsidDel="0006198A">
          <w:rPr>
            <w:rFonts w:ascii="Arial" w:hAnsi="Arial"/>
            <w:i/>
          </w:rPr>
          <w:delText>conmoción</w:delText>
        </w:r>
        <w:r w:rsidDel="0006198A">
          <w:rPr>
            <w:rFonts w:ascii="Arial" w:hAnsi="Arial"/>
            <w:i/>
            <w:spacing w:val="-2"/>
          </w:rPr>
          <w:delText xml:space="preserve"> </w:delText>
        </w:r>
        <w:r w:rsidDel="0006198A">
          <w:rPr>
            <w:rFonts w:ascii="Arial" w:hAnsi="Arial"/>
            <w:i/>
          </w:rPr>
          <w:delText>alcanza el</w:delText>
        </w:r>
        <w:r w:rsidDel="0006198A">
          <w:rPr>
            <w:rFonts w:ascii="Arial" w:hAnsi="Arial"/>
            <w:i/>
            <w:spacing w:val="-3"/>
          </w:rPr>
          <w:delText xml:space="preserve"> </w:delText>
        </w:r>
        <w:r w:rsidDel="0006198A">
          <w:rPr>
            <w:rFonts w:ascii="Arial" w:hAnsi="Arial"/>
            <w:i/>
          </w:rPr>
          <w:delText>nivel</w:delText>
        </w:r>
        <w:r w:rsidDel="0006198A">
          <w:rPr>
            <w:rFonts w:ascii="Arial" w:hAnsi="Arial"/>
            <w:i/>
            <w:spacing w:val="-1"/>
          </w:rPr>
          <w:delText xml:space="preserve"> </w:delText>
        </w:r>
        <w:r w:rsidDel="0006198A">
          <w:rPr>
            <w:rFonts w:ascii="Arial" w:hAnsi="Arial"/>
            <w:i/>
          </w:rPr>
          <w:delText>de</w:delText>
        </w:r>
        <w:r w:rsidDel="0006198A">
          <w:rPr>
            <w:rFonts w:ascii="Arial" w:hAnsi="Arial"/>
            <w:i/>
            <w:spacing w:val="-2"/>
          </w:rPr>
          <w:delText xml:space="preserve"> </w:delText>
        </w:r>
        <w:r w:rsidDel="0006198A">
          <w:rPr>
            <w:rFonts w:ascii="Arial" w:hAnsi="Arial"/>
            <w:i/>
          </w:rPr>
          <w:delText>daño</w:delText>
        </w:r>
        <w:r w:rsidDel="0006198A">
          <w:rPr>
            <w:rFonts w:ascii="Arial" w:hAnsi="Arial"/>
            <w:i/>
            <w:spacing w:val="-2"/>
          </w:rPr>
          <w:delText xml:space="preserve"> </w:delText>
        </w:r>
        <w:r w:rsidDel="0006198A">
          <w:rPr>
            <w:rFonts w:ascii="Arial" w:hAnsi="Arial"/>
            <w:i/>
          </w:rPr>
          <w:delText>moral, porque éste requiere una lesión espiritual de razonable envergadura para no confundirse</w:delText>
        </w:r>
        <w:r w:rsidDel="0006198A">
          <w:rPr>
            <w:rFonts w:ascii="Arial" w:hAnsi="Arial"/>
            <w:i/>
            <w:spacing w:val="40"/>
          </w:rPr>
          <w:delText xml:space="preserve">  </w:delText>
        </w:r>
        <w:r w:rsidDel="0006198A">
          <w:rPr>
            <w:rFonts w:ascii="Arial" w:hAnsi="Arial"/>
            <w:i/>
          </w:rPr>
          <w:delText>con</w:delText>
        </w:r>
        <w:r w:rsidDel="0006198A">
          <w:rPr>
            <w:rFonts w:ascii="Arial" w:hAnsi="Arial"/>
            <w:i/>
            <w:spacing w:val="40"/>
          </w:rPr>
          <w:delText xml:space="preserve">  </w:delText>
        </w:r>
        <w:r w:rsidDel="0006198A">
          <w:rPr>
            <w:rFonts w:ascii="Arial" w:hAnsi="Arial"/>
            <w:i/>
          </w:rPr>
          <w:delText>las</w:delText>
        </w:r>
        <w:r w:rsidDel="0006198A">
          <w:rPr>
            <w:rFonts w:ascii="Arial" w:hAnsi="Arial"/>
            <w:i/>
            <w:spacing w:val="40"/>
          </w:rPr>
          <w:delText xml:space="preserve">  </w:delText>
        </w:r>
        <w:r w:rsidDel="0006198A">
          <w:rPr>
            <w:rFonts w:ascii="Arial" w:hAnsi="Arial"/>
            <w:i/>
          </w:rPr>
          <w:delText>meras</w:delText>
        </w:r>
        <w:r w:rsidDel="0006198A">
          <w:rPr>
            <w:rFonts w:ascii="Arial" w:hAnsi="Arial"/>
            <w:i/>
            <w:spacing w:val="40"/>
          </w:rPr>
          <w:delText xml:space="preserve">  </w:delText>
        </w:r>
        <w:r w:rsidDel="0006198A">
          <w:rPr>
            <w:rFonts w:ascii="Arial" w:hAnsi="Arial"/>
            <w:i/>
          </w:rPr>
          <w:delText>incomodidades</w:delText>
        </w:r>
        <w:r w:rsidDel="0006198A">
          <w:rPr>
            <w:rFonts w:ascii="Arial" w:hAnsi="Arial"/>
            <w:i/>
            <w:spacing w:val="40"/>
          </w:rPr>
          <w:delText xml:space="preserve">  </w:delText>
        </w:r>
        <w:r w:rsidDel="0006198A">
          <w:rPr>
            <w:rFonts w:ascii="Arial" w:hAnsi="Arial"/>
            <w:i/>
          </w:rPr>
          <w:delText>o</w:delText>
        </w:r>
        <w:r w:rsidDel="0006198A">
          <w:rPr>
            <w:rFonts w:ascii="Arial" w:hAnsi="Arial"/>
            <w:i/>
            <w:spacing w:val="40"/>
          </w:rPr>
          <w:delText xml:space="preserve">  </w:delText>
        </w:r>
        <w:r w:rsidDel="0006198A">
          <w:rPr>
            <w:rFonts w:ascii="Arial" w:hAnsi="Arial"/>
            <w:i/>
          </w:rPr>
          <w:delText>molestias.”</w:delText>
        </w:r>
        <w:r w:rsidDel="0006198A">
          <w:rPr>
            <w:rFonts w:ascii="Arial" w:hAnsi="Arial"/>
            <w:i/>
            <w:spacing w:val="40"/>
          </w:rPr>
          <w:delText xml:space="preserve"> </w:delText>
        </w:r>
        <w:r w:rsidDel="0006198A">
          <w:delText xml:space="preserve">(CNECyC, </w:delText>
        </w:r>
        <w:r w:rsidDel="0006198A">
          <w:lastRenderedPageBreak/>
          <w:delText xml:space="preserve">Sala I, 24/04/1983, </w:delText>
        </w:r>
        <w:r w:rsidDel="0006198A">
          <w:rPr>
            <w:rFonts w:ascii="Arial" w:hAnsi="Arial"/>
            <w:i/>
          </w:rPr>
          <w:delText>“Villar c/ Marino”</w:delText>
        </w:r>
        <w:r w:rsidDel="0006198A">
          <w:delText>).</w:delText>
        </w:r>
      </w:del>
    </w:p>
    <w:p w14:paraId="73FF49D3" w14:textId="5048E358" w:rsidR="008B0511" w:rsidDel="0006198A" w:rsidRDefault="001C3BC6">
      <w:pPr>
        <w:pStyle w:val="Textoindependiente"/>
        <w:spacing w:before="238"/>
        <w:ind w:left="568"/>
        <w:rPr>
          <w:del w:id="368" w:author="Camila Persichini" w:date="2026-02-03T16:17:00Z" w16du:dateUtc="2026-02-03T19:17:00Z"/>
        </w:rPr>
      </w:pPr>
      <w:del w:id="369" w:author="Camila Persichini" w:date="2026-02-03T16:17:00Z" w16du:dateUtc="2026-02-03T19:17:00Z">
        <w:r w:rsidDel="0006198A">
          <w:delText>En</w:delText>
        </w:r>
        <w:r w:rsidDel="0006198A">
          <w:rPr>
            <w:spacing w:val="-5"/>
          </w:rPr>
          <w:delText xml:space="preserve"> </w:delText>
        </w:r>
        <w:r w:rsidDel="0006198A">
          <w:delText>igual</w:delText>
        </w:r>
        <w:r w:rsidDel="0006198A">
          <w:rPr>
            <w:spacing w:val="-4"/>
          </w:rPr>
          <w:delText xml:space="preserve"> </w:delText>
        </w:r>
        <w:r w:rsidDel="0006198A">
          <w:delText>sentido,</w:delText>
        </w:r>
        <w:r w:rsidDel="0006198A">
          <w:rPr>
            <w:spacing w:val="-5"/>
          </w:rPr>
          <w:delText xml:space="preserve"> </w:delText>
        </w:r>
        <w:r w:rsidDel="0006198A">
          <w:delText>se</w:delText>
        </w:r>
        <w:r w:rsidDel="0006198A">
          <w:rPr>
            <w:spacing w:val="-4"/>
          </w:rPr>
          <w:delText xml:space="preserve"> </w:delText>
        </w:r>
        <w:r w:rsidDel="0006198A">
          <w:delText>ha</w:delText>
        </w:r>
        <w:r w:rsidDel="0006198A">
          <w:rPr>
            <w:spacing w:val="-6"/>
          </w:rPr>
          <w:delText xml:space="preserve"> </w:delText>
        </w:r>
        <w:r w:rsidDel="0006198A">
          <w:delText>sostenido</w:delText>
        </w:r>
        <w:r w:rsidDel="0006198A">
          <w:rPr>
            <w:spacing w:val="-4"/>
          </w:rPr>
          <w:delText xml:space="preserve"> que:</w:delText>
        </w:r>
      </w:del>
    </w:p>
    <w:p w14:paraId="23C01219" w14:textId="1746751F" w:rsidR="008B0511" w:rsidDel="0006198A" w:rsidRDefault="008B0511">
      <w:pPr>
        <w:pStyle w:val="Textoindependiente"/>
        <w:spacing w:before="113"/>
        <w:rPr>
          <w:del w:id="370" w:author="Camila Persichini" w:date="2026-02-03T16:17:00Z" w16du:dateUtc="2026-02-03T19:17:00Z"/>
        </w:rPr>
      </w:pPr>
    </w:p>
    <w:p w14:paraId="1A831908" w14:textId="0030A189" w:rsidR="008B0511" w:rsidDel="0006198A" w:rsidRDefault="001C3BC6">
      <w:pPr>
        <w:tabs>
          <w:tab w:val="left" w:pos="2950"/>
          <w:tab w:val="left" w:pos="4059"/>
          <w:tab w:val="left" w:pos="5549"/>
          <w:tab w:val="left" w:pos="6607"/>
          <w:tab w:val="left" w:pos="7704"/>
        </w:tabs>
        <w:spacing w:before="1" w:line="360" w:lineRule="auto"/>
        <w:ind w:left="1168" w:right="736"/>
        <w:jc w:val="both"/>
        <w:rPr>
          <w:del w:id="371" w:author="Camila Persichini" w:date="2026-02-03T16:17:00Z" w16du:dateUtc="2026-02-03T19:17:00Z"/>
        </w:rPr>
      </w:pPr>
      <w:del w:id="372" w:author="Camila Persichini" w:date="2026-02-03T16:17:00Z" w16du:dateUtc="2026-02-03T19:17:00Z">
        <w:r w:rsidDel="0006198A">
          <w:rPr>
            <w:rFonts w:ascii="Arial" w:hAnsi="Arial"/>
            <w:i/>
          </w:rPr>
          <w:delText>“Para la procedencia del daño moral se requiere la clara demostración de la</w:delText>
        </w:r>
        <w:r w:rsidDel="0006198A">
          <w:rPr>
            <w:rFonts w:ascii="Arial" w:hAnsi="Arial"/>
            <w:i/>
            <w:spacing w:val="-7"/>
          </w:rPr>
          <w:delText xml:space="preserve"> </w:delText>
        </w:r>
        <w:r w:rsidDel="0006198A">
          <w:rPr>
            <w:rFonts w:ascii="Arial" w:hAnsi="Arial"/>
            <w:i/>
          </w:rPr>
          <w:delText>existencia</w:delText>
        </w:r>
        <w:r w:rsidDel="0006198A">
          <w:rPr>
            <w:rFonts w:ascii="Arial" w:hAnsi="Arial"/>
            <w:i/>
            <w:spacing w:val="-10"/>
          </w:rPr>
          <w:delText xml:space="preserve"> </w:delText>
        </w:r>
        <w:r w:rsidDel="0006198A">
          <w:rPr>
            <w:rFonts w:ascii="Arial" w:hAnsi="Arial"/>
            <w:i/>
          </w:rPr>
          <w:delText>de</w:delText>
        </w:r>
        <w:r w:rsidDel="0006198A">
          <w:rPr>
            <w:rFonts w:ascii="Arial" w:hAnsi="Arial"/>
            <w:i/>
            <w:spacing w:val="-10"/>
          </w:rPr>
          <w:delText xml:space="preserve"> </w:delText>
        </w:r>
        <w:r w:rsidDel="0006198A">
          <w:rPr>
            <w:rFonts w:ascii="Arial" w:hAnsi="Arial"/>
            <w:i/>
          </w:rPr>
          <w:delText>una</w:delText>
        </w:r>
        <w:r w:rsidDel="0006198A">
          <w:rPr>
            <w:rFonts w:ascii="Arial" w:hAnsi="Arial"/>
            <w:i/>
            <w:spacing w:val="-10"/>
          </w:rPr>
          <w:delText xml:space="preserve"> </w:delText>
        </w:r>
        <w:r w:rsidDel="0006198A">
          <w:rPr>
            <w:rFonts w:ascii="Arial" w:hAnsi="Arial"/>
            <w:i/>
          </w:rPr>
          <w:delText>lesión</w:delText>
        </w:r>
        <w:r w:rsidDel="0006198A">
          <w:rPr>
            <w:rFonts w:ascii="Arial" w:hAnsi="Arial"/>
            <w:i/>
            <w:spacing w:val="-8"/>
          </w:rPr>
          <w:delText xml:space="preserve"> </w:delText>
        </w:r>
        <w:r w:rsidDel="0006198A">
          <w:rPr>
            <w:rFonts w:ascii="Arial" w:hAnsi="Arial"/>
            <w:i/>
          </w:rPr>
          <w:delText>a</w:delText>
        </w:r>
        <w:r w:rsidDel="0006198A">
          <w:rPr>
            <w:rFonts w:ascii="Arial" w:hAnsi="Arial"/>
            <w:i/>
            <w:spacing w:val="-10"/>
          </w:rPr>
          <w:delText xml:space="preserve"> </w:delText>
        </w:r>
        <w:r w:rsidDel="0006198A">
          <w:rPr>
            <w:rFonts w:ascii="Arial" w:hAnsi="Arial"/>
            <w:i/>
          </w:rPr>
          <w:delText>los</w:delText>
        </w:r>
        <w:r w:rsidDel="0006198A">
          <w:rPr>
            <w:rFonts w:ascii="Arial" w:hAnsi="Arial"/>
            <w:i/>
            <w:spacing w:val="-10"/>
          </w:rPr>
          <w:delText xml:space="preserve"> </w:delText>
        </w:r>
        <w:r w:rsidDel="0006198A">
          <w:rPr>
            <w:rFonts w:ascii="Arial" w:hAnsi="Arial"/>
            <w:i/>
          </w:rPr>
          <w:delText>sentimientos,</w:delText>
        </w:r>
        <w:r w:rsidDel="0006198A">
          <w:rPr>
            <w:rFonts w:ascii="Arial" w:hAnsi="Arial"/>
            <w:i/>
            <w:spacing w:val="-9"/>
          </w:rPr>
          <w:delText xml:space="preserve"> </w:delText>
        </w:r>
        <w:r w:rsidDel="0006198A">
          <w:rPr>
            <w:rFonts w:ascii="Arial" w:hAnsi="Arial"/>
            <w:i/>
          </w:rPr>
          <w:delText>afecciones</w:delText>
        </w:r>
        <w:r w:rsidDel="0006198A">
          <w:rPr>
            <w:rFonts w:ascii="Arial" w:hAnsi="Arial"/>
            <w:i/>
            <w:spacing w:val="-7"/>
          </w:rPr>
          <w:delText xml:space="preserve"> </w:delText>
        </w:r>
        <w:r w:rsidDel="0006198A">
          <w:rPr>
            <w:rFonts w:ascii="Arial" w:hAnsi="Arial"/>
            <w:i/>
          </w:rPr>
          <w:delText>o</w:delText>
        </w:r>
        <w:r w:rsidDel="0006198A">
          <w:rPr>
            <w:rFonts w:ascii="Arial" w:hAnsi="Arial"/>
            <w:i/>
            <w:spacing w:val="-10"/>
          </w:rPr>
          <w:delText xml:space="preserve"> </w:delText>
        </w:r>
        <w:r w:rsidDel="0006198A">
          <w:rPr>
            <w:rFonts w:ascii="Arial" w:hAnsi="Arial"/>
            <w:i/>
          </w:rPr>
          <w:delText>a</w:delText>
        </w:r>
        <w:r w:rsidDel="0006198A">
          <w:rPr>
            <w:rFonts w:ascii="Arial" w:hAnsi="Arial"/>
            <w:i/>
            <w:spacing w:val="-10"/>
          </w:rPr>
          <w:delText xml:space="preserve"> </w:delText>
        </w:r>
        <w:r w:rsidDel="0006198A">
          <w:rPr>
            <w:rFonts w:ascii="Arial" w:hAnsi="Arial"/>
            <w:i/>
          </w:rPr>
          <w:delText>la</w:delText>
        </w:r>
        <w:r w:rsidDel="0006198A">
          <w:rPr>
            <w:rFonts w:ascii="Arial" w:hAnsi="Arial"/>
            <w:i/>
            <w:spacing w:val="-10"/>
          </w:rPr>
          <w:delText xml:space="preserve"> </w:delText>
        </w:r>
        <w:r w:rsidDel="0006198A">
          <w:rPr>
            <w:rFonts w:ascii="Arial" w:hAnsi="Arial"/>
            <w:i/>
          </w:rPr>
          <w:delText xml:space="preserve">tranquilidad anímica, que no pueden confundirse con las inquietudes propias y </w:delText>
        </w:r>
        <w:r w:rsidDel="0006198A">
          <w:rPr>
            <w:rFonts w:ascii="Arial" w:hAnsi="Arial"/>
            <w:i/>
            <w:spacing w:val="-2"/>
          </w:rPr>
          <w:delText>corrientes</w:delText>
        </w:r>
        <w:r w:rsidDel="0006198A">
          <w:rPr>
            <w:rFonts w:ascii="Arial" w:hAnsi="Arial"/>
            <w:i/>
          </w:rPr>
          <w:tab/>
        </w:r>
        <w:r w:rsidDel="0006198A">
          <w:rPr>
            <w:rFonts w:ascii="Arial" w:hAnsi="Arial"/>
            <w:i/>
            <w:spacing w:val="-4"/>
          </w:rPr>
          <w:delText>del</w:delText>
        </w:r>
        <w:r w:rsidDel="0006198A">
          <w:rPr>
            <w:rFonts w:ascii="Arial" w:hAnsi="Arial"/>
            <w:i/>
          </w:rPr>
          <w:tab/>
        </w:r>
        <w:r w:rsidDel="0006198A">
          <w:rPr>
            <w:rFonts w:ascii="Arial" w:hAnsi="Arial"/>
            <w:i/>
            <w:spacing w:val="-2"/>
          </w:rPr>
          <w:delText>mundo</w:delText>
        </w:r>
        <w:r w:rsidDel="0006198A">
          <w:rPr>
            <w:rFonts w:ascii="Arial" w:hAnsi="Arial"/>
            <w:i/>
          </w:rPr>
          <w:tab/>
        </w:r>
        <w:r w:rsidDel="0006198A">
          <w:rPr>
            <w:rFonts w:ascii="Arial" w:hAnsi="Arial"/>
            <w:i/>
            <w:spacing w:val="-6"/>
          </w:rPr>
          <w:delText>de</w:delText>
        </w:r>
        <w:r w:rsidDel="0006198A">
          <w:rPr>
            <w:rFonts w:ascii="Arial" w:hAnsi="Arial"/>
            <w:i/>
          </w:rPr>
          <w:tab/>
        </w:r>
        <w:r w:rsidDel="0006198A">
          <w:rPr>
            <w:rFonts w:ascii="Arial" w:hAnsi="Arial"/>
            <w:i/>
            <w:spacing w:val="-4"/>
          </w:rPr>
          <w:delText>los</w:delText>
        </w:r>
        <w:r w:rsidDel="0006198A">
          <w:rPr>
            <w:rFonts w:ascii="Arial" w:hAnsi="Arial"/>
            <w:i/>
          </w:rPr>
          <w:tab/>
        </w:r>
        <w:r w:rsidDel="0006198A">
          <w:rPr>
            <w:rFonts w:ascii="Arial" w:hAnsi="Arial"/>
            <w:i/>
            <w:spacing w:val="-2"/>
          </w:rPr>
          <w:delText xml:space="preserve">pleitos.” </w:delText>
        </w:r>
        <w:r w:rsidDel="0006198A">
          <w:delText xml:space="preserve">(CNECyC, Sala I, 06/07/1984, </w:delText>
        </w:r>
        <w:r w:rsidDel="0006198A">
          <w:rPr>
            <w:rFonts w:ascii="Arial" w:hAnsi="Arial"/>
            <w:i/>
          </w:rPr>
          <w:delText>“Angeloni c/ Videla”</w:delText>
        </w:r>
        <w:r w:rsidDel="0006198A">
          <w:delText>).</w:delText>
        </w:r>
      </w:del>
    </w:p>
    <w:p w14:paraId="32641A7A" w14:textId="6EAAD9E8" w:rsidR="008B0511" w:rsidDel="0006198A" w:rsidRDefault="001C3BC6">
      <w:pPr>
        <w:pStyle w:val="Textoindependiente"/>
        <w:spacing w:before="241" w:line="360" w:lineRule="auto"/>
        <w:ind w:left="568" w:right="133" w:firstLine="600"/>
        <w:jc w:val="both"/>
        <w:rPr>
          <w:del w:id="373" w:author="Camila Persichini" w:date="2026-02-03T16:17:00Z" w16du:dateUtc="2026-02-03T19:17:00Z"/>
        </w:rPr>
      </w:pPr>
      <w:del w:id="374" w:author="Camila Persichini" w:date="2026-02-03T16:17:00Z" w16du:dateUtc="2026-02-03T19:17:00Z">
        <w:r w:rsidDel="0006198A">
          <w:delText>En</w:delText>
        </w:r>
        <w:r w:rsidDel="0006198A">
          <w:rPr>
            <w:spacing w:val="-5"/>
          </w:rPr>
          <w:delText xml:space="preserve"> </w:delText>
        </w:r>
        <w:r w:rsidDel="0006198A">
          <w:delText>el</w:delText>
        </w:r>
        <w:r w:rsidDel="0006198A">
          <w:rPr>
            <w:spacing w:val="-6"/>
          </w:rPr>
          <w:delText xml:space="preserve"> </w:delText>
        </w:r>
        <w:r w:rsidDel="0006198A">
          <w:delText>caso</w:delText>
        </w:r>
        <w:r w:rsidDel="0006198A">
          <w:rPr>
            <w:spacing w:val="-5"/>
          </w:rPr>
          <w:delText xml:space="preserve"> </w:delText>
        </w:r>
        <w:r w:rsidDel="0006198A">
          <w:delText>de</w:delText>
        </w:r>
        <w:r w:rsidDel="0006198A">
          <w:rPr>
            <w:spacing w:val="-8"/>
          </w:rPr>
          <w:delText xml:space="preserve"> </w:delText>
        </w:r>
        <w:r w:rsidDel="0006198A">
          <w:delText>autos,</w:delText>
        </w:r>
        <w:r w:rsidDel="0006198A">
          <w:rPr>
            <w:spacing w:val="-4"/>
          </w:rPr>
          <w:delText xml:space="preserve"> </w:delText>
        </w:r>
        <w:r w:rsidDel="0006198A">
          <w:delText>la</w:delText>
        </w:r>
        <w:r w:rsidDel="0006198A">
          <w:rPr>
            <w:spacing w:val="-7"/>
          </w:rPr>
          <w:delText xml:space="preserve"> </w:delText>
        </w:r>
        <w:r w:rsidDel="0006198A">
          <w:delText>actora</w:delText>
        </w:r>
        <w:r w:rsidDel="0006198A">
          <w:rPr>
            <w:spacing w:val="-6"/>
          </w:rPr>
          <w:delText xml:space="preserve"> </w:delText>
        </w:r>
        <w:r w:rsidDel="0006198A">
          <w:rPr>
            <w:rFonts w:ascii="Arial" w:hAnsi="Arial"/>
            <w:b/>
          </w:rPr>
          <w:delText>no</w:delText>
        </w:r>
        <w:r w:rsidDel="0006198A">
          <w:rPr>
            <w:rFonts w:ascii="Arial" w:hAnsi="Arial"/>
            <w:b/>
            <w:spacing w:val="-8"/>
          </w:rPr>
          <w:delText xml:space="preserve"> </w:delText>
        </w:r>
        <w:r w:rsidDel="0006198A">
          <w:rPr>
            <w:rFonts w:ascii="Arial" w:hAnsi="Arial"/>
            <w:b/>
          </w:rPr>
          <w:delText>ha</w:delText>
        </w:r>
        <w:r w:rsidDel="0006198A">
          <w:rPr>
            <w:rFonts w:ascii="Arial" w:hAnsi="Arial"/>
            <w:b/>
            <w:spacing w:val="-8"/>
          </w:rPr>
          <w:delText xml:space="preserve"> </w:delText>
        </w:r>
        <w:r w:rsidDel="0006198A">
          <w:rPr>
            <w:rFonts w:ascii="Arial" w:hAnsi="Arial"/>
            <w:b/>
          </w:rPr>
          <w:delText>aportado</w:delText>
        </w:r>
        <w:r w:rsidDel="0006198A">
          <w:rPr>
            <w:rFonts w:ascii="Arial" w:hAnsi="Arial"/>
            <w:b/>
            <w:spacing w:val="-5"/>
          </w:rPr>
          <w:delText xml:space="preserve"> </w:delText>
        </w:r>
        <w:r w:rsidDel="0006198A">
          <w:rPr>
            <w:rFonts w:ascii="Arial" w:hAnsi="Arial"/>
            <w:b/>
          </w:rPr>
          <w:delText>elemento</w:delText>
        </w:r>
        <w:r w:rsidDel="0006198A">
          <w:rPr>
            <w:rFonts w:ascii="Arial" w:hAnsi="Arial"/>
            <w:b/>
            <w:spacing w:val="-7"/>
          </w:rPr>
          <w:delText xml:space="preserve"> </w:delText>
        </w:r>
        <w:r w:rsidDel="0006198A">
          <w:rPr>
            <w:rFonts w:ascii="Arial" w:hAnsi="Arial"/>
            <w:b/>
          </w:rPr>
          <w:delText>probatorio</w:delText>
        </w:r>
        <w:r w:rsidDel="0006198A">
          <w:rPr>
            <w:rFonts w:ascii="Arial" w:hAnsi="Arial"/>
            <w:b/>
            <w:spacing w:val="-5"/>
          </w:rPr>
          <w:delText xml:space="preserve"> </w:delText>
        </w:r>
        <w:r w:rsidDel="0006198A">
          <w:rPr>
            <w:rFonts w:ascii="Arial" w:hAnsi="Arial"/>
            <w:b/>
          </w:rPr>
          <w:delText>alguno</w:delText>
        </w:r>
        <w:r w:rsidDel="0006198A">
          <w:rPr>
            <w:rFonts w:ascii="Arial" w:hAnsi="Arial"/>
            <w:b/>
            <w:spacing w:val="-4"/>
          </w:rPr>
          <w:delText xml:space="preserve"> </w:delText>
        </w:r>
        <w:r w:rsidDel="0006198A">
          <w:delText>que permita acreditar la existencia, intensidad o perdurabilidad de una supuesta afectación espiritual, limitándose a formular afirmaciones genéricas que no permiten inferir la configuración de un daño moral indemnizable.</w:delText>
        </w:r>
      </w:del>
    </w:p>
    <w:p w14:paraId="45589A9A" w14:textId="10B6A506" w:rsidR="008B0511" w:rsidDel="0006198A" w:rsidRDefault="001C3BC6">
      <w:pPr>
        <w:spacing w:before="239" w:line="360" w:lineRule="auto"/>
        <w:ind w:left="568" w:right="132" w:firstLine="600"/>
        <w:jc w:val="both"/>
        <w:rPr>
          <w:del w:id="375" w:author="Camila Persichini" w:date="2026-02-03T16:17:00Z" w16du:dateUtc="2026-02-03T19:17:00Z"/>
        </w:rPr>
      </w:pPr>
      <w:del w:id="376" w:author="Camila Persichini" w:date="2026-02-03T16:17:00Z" w16du:dateUtc="2026-02-03T19:17:00Z">
        <w:r w:rsidDel="0006198A">
          <w:delText xml:space="preserve">Debe destacarse que </w:delText>
        </w:r>
        <w:r w:rsidDel="0006198A">
          <w:rPr>
            <w:rFonts w:ascii="Arial" w:hAnsi="Arial"/>
            <w:b/>
          </w:rPr>
          <w:delText>no se invocan lesiones físicas ni psicológicas</w:delText>
        </w:r>
        <w:r w:rsidDel="0006198A">
          <w:delText>, no se acompaña constancia alguna de tratamiento médico o terapéutico, ni se describen consecuencias</w:delText>
        </w:r>
        <w:r w:rsidDel="0006198A">
          <w:rPr>
            <w:spacing w:val="-12"/>
          </w:rPr>
          <w:delText xml:space="preserve"> </w:delText>
        </w:r>
        <w:r w:rsidDel="0006198A">
          <w:delText>concretas</w:delText>
        </w:r>
        <w:r w:rsidDel="0006198A">
          <w:rPr>
            <w:spacing w:val="-9"/>
          </w:rPr>
          <w:delText xml:space="preserve"> </w:delText>
        </w:r>
        <w:r w:rsidDel="0006198A">
          <w:delText>que</w:delText>
        </w:r>
        <w:r w:rsidDel="0006198A">
          <w:rPr>
            <w:spacing w:val="-12"/>
          </w:rPr>
          <w:delText xml:space="preserve"> </w:delText>
        </w:r>
        <w:r w:rsidDel="0006198A">
          <w:delText>permitan</w:delText>
        </w:r>
        <w:r w:rsidDel="0006198A">
          <w:rPr>
            <w:spacing w:val="-13"/>
          </w:rPr>
          <w:delText xml:space="preserve"> </w:delText>
        </w:r>
        <w:r w:rsidDel="0006198A">
          <w:delText>distinguir</w:delText>
        </w:r>
        <w:r w:rsidDel="0006198A">
          <w:rPr>
            <w:spacing w:val="-13"/>
          </w:rPr>
          <w:delText xml:space="preserve"> </w:delText>
        </w:r>
        <w:r w:rsidDel="0006198A">
          <w:delText>el</w:delText>
        </w:r>
        <w:r w:rsidDel="0006198A">
          <w:rPr>
            <w:spacing w:val="-11"/>
          </w:rPr>
          <w:delText xml:space="preserve"> </w:delText>
        </w:r>
        <w:r w:rsidDel="0006198A">
          <w:delText>supuesto</w:delText>
        </w:r>
        <w:r w:rsidDel="0006198A">
          <w:rPr>
            <w:spacing w:val="-12"/>
          </w:rPr>
          <w:delText xml:space="preserve"> </w:delText>
        </w:r>
        <w:r w:rsidDel="0006198A">
          <w:delText>daño</w:delText>
        </w:r>
        <w:r w:rsidDel="0006198A">
          <w:rPr>
            <w:spacing w:val="-13"/>
          </w:rPr>
          <w:delText xml:space="preserve"> </w:delText>
        </w:r>
        <w:r w:rsidDel="0006198A">
          <w:delText>moral</w:delText>
        </w:r>
        <w:r w:rsidDel="0006198A">
          <w:rPr>
            <w:spacing w:val="-11"/>
          </w:rPr>
          <w:delText xml:space="preserve"> </w:delText>
        </w:r>
        <w:r w:rsidDel="0006198A">
          <w:delText>alegado</w:delText>
        </w:r>
        <w:r w:rsidDel="0006198A">
          <w:rPr>
            <w:spacing w:val="-10"/>
          </w:rPr>
          <w:delText xml:space="preserve"> </w:delText>
        </w:r>
        <w:r w:rsidDel="0006198A">
          <w:delText>de</w:delText>
        </w:r>
        <w:r w:rsidDel="0006198A">
          <w:rPr>
            <w:spacing w:val="-13"/>
          </w:rPr>
          <w:delText xml:space="preserve"> </w:delText>
        </w:r>
        <w:r w:rsidDel="0006198A">
          <w:delText xml:space="preserve">las </w:delText>
        </w:r>
        <w:r w:rsidDel="0006198A">
          <w:rPr>
            <w:rFonts w:ascii="Arial" w:hAnsi="Arial"/>
            <w:b/>
          </w:rPr>
          <w:delText>molestias propias derivadas de un siniestro y del trámite del reclamo</w:delText>
        </w:r>
        <w:r w:rsidDel="0006198A">
          <w:delText>.</w:delText>
        </w:r>
      </w:del>
    </w:p>
    <w:p w14:paraId="732FEF71" w14:textId="3BC9C34E" w:rsidR="008B0511" w:rsidDel="0006198A" w:rsidRDefault="001C3BC6">
      <w:pPr>
        <w:pStyle w:val="Textoindependiente"/>
        <w:spacing w:before="242" w:line="360" w:lineRule="auto"/>
        <w:ind w:left="568" w:right="134" w:firstLine="600"/>
        <w:jc w:val="both"/>
        <w:rPr>
          <w:del w:id="377" w:author="Camila Persichini" w:date="2026-02-03T16:17:00Z" w16du:dateUtc="2026-02-03T19:17:00Z"/>
        </w:rPr>
      </w:pPr>
      <w:del w:id="378" w:author="Camila Persichini" w:date="2026-02-03T16:17:00Z" w16du:dateUtc="2026-02-03T19:17:00Z">
        <w:r w:rsidDel="0006198A">
          <w:delText>Asimismo, la cuantificación del daño moral constituye una tarea compleja que exige</w:delText>
        </w:r>
        <w:r w:rsidDel="0006198A">
          <w:rPr>
            <w:spacing w:val="-13"/>
          </w:rPr>
          <w:delText xml:space="preserve"> </w:delText>
        </w:r>
        <w:r w:rsidDel="0006198A">
          <w:delText>al</w:delText>
        </w:r>
        <w:r w:rsidDel="0006198A">
          <w:rPr>
            <w:spacing w:val="-13"/>
          </w:rPr>
          <w:delText xml:space="preserve"> </w:delText>
        </w:r>
        <w:r w:rsidDel="0006198A">
          <w:delText>magistrado</w:delText>
        </w:r>
        <w:r w:rsidDel="0006198A">
          <w:rPr>
            <w:spacing w:val="-12"/>
          </w:rPr>
          <w:delText xml:space="preserve"> </w:delText>
        </w:r>
        <w:r w:rsidDel="0006198A">
          <w:delText>una</w:delText>
        </w:r>
        <w:r w:rsidDel="0006198A">
          <w:rPr>
            <w:spacing w:val="-16"/>
          </w:rPr>
          <w:delText xml:space="preserve"> </w:delText>
        </w:r>
        <w:r w:rsidDel="0006198A">
          <w:rPr>
            <w:rFonts w:ascii="Arial" w:hAnsi="Arial"/>
            <w:b/>
          </w:rPr>
          <w:delText>prudente</w:delText>
        </w:r>
        <w:r w:rsidDel="0006198A">
          <w:rPr>
            <w:rFonts w:ascii="Arial" w:hAnsi="Arial"/>
            <w:b/>
            <w:spacing w:val="-11"/>
          </w:rPr>
          <w:delText xml:space="preserve"> </w:delText>
        </w:r>
        <w:r w:rsidDel="0006198A">
          <w:rPr>
            <w:rFonts w:ascii="Arial" w:hAnsi="Arial"/>
            <w:b/>
          </w:rPr>
          <w:delText>apreciación</w:delText>
        </w:r>
        <w:r w:rsidDel="0006198A">
          <w:delText>,</w:delText>
        </w:r>
        <w:r w:rsidDel="0006198A">
          <w:rPr>
            <w:spacing w:val="-13"/>
          </w:rPr>
          <w:delText xml:space="preserve"> </w:delText>
        </w:r>
        <w:r w:rsidDel="0006198A">
          <w:delText>basada</w:delText>
        </w:r>
        <w:r w:rsidDel="0006198A">
          <w:rPr>
            <w:spacing w:val="-13"/>
          </w:rPr>
          <w:delText xml:space="preserve"> </w:delText>
        </w:r>
        <w:r w:rsidDel="0006198A">
          <w:delText>en</w:delText>
        </w:r>
        <w:r w:rsidDel="0006198A">
          <w:rPr>
            <w:spacing w:val="-13"/>
          </w:rPr>
          <w:delText xml:space="preserve"> </w:delText>
        </w:r>
        <w:r w:rsidDel="0006198A">
          <w:delText>las</w:delText>
        </w:r>
        <w:r w:rsidDel="0006198A">
          <w:rPr>
            <w:spacing w:val="-12"/>
          </w:rPr>
          <w:delText xml:space="preserve"> </w:delText>
        </w:r>
        <w:r w:rsidDel="0006198A">
          <w:delText>particularidades</w:delText>
        </w:r>
        <w:r w:rsidDel="0006198A">
          <w:rPr>
            <w:spacing w:val="-12"/>
          </w:rPr>
          <w:delText xml:space="preserve"> </w:delText>
        </w:r>
        <w:r w:rsidDel="0006198A">
          <w:delText>del</w:delText>
        </w:r>
        <w:r w:rsidDel="0006198A">
          <w:rPr>
            <w:spacing w:val="-13"/>
          </w:rPr>
          <w:delText xml:space="preserve"> </w:delText>
        </w:r>
        <w:r w:rsidDel="0006198A">
          <w:delText>caso y en la entidad real de la afectación acreditada. En tal sentido, se ha dicho que:</w:delText>
        </w:r>
      </w:del>
    </w:p>
    <w:p w14:paraId="1101B8AA" w14:textId="253E7C19" w:rsidR="008B0511" w:rsidDel="0006198A" w:rsidRDefault="001C3BC6">
      <w:pPr>
        <w:spacing w:before="239" w:line="360" w:lineRule="auto"/>
        <w:ind w:left="1168" w:right="738"/>
        <w:jc w:val="both"/>
        <w:rPr>
          <w:del w:id="379" w:author="Camila Persichini" w:date="2026-02-03T16:17:00Z" w16du:dateUtc="2026-02-03T19:17:00Z"/>
          <w:rFonts w:ascii="Arial" w:hAnsi="Arial"/>
          <w:i/>
        </w:rPr>
      </w:pPr>
      <w:del w:id="380" w:author="Camila Persichini" w:date="2026-02-03T16:17:00Z" w16du:dateUtc="2026-02-03T19:17:00Z">
        <w:r w:rsidDel="0006198A">
          <w:rPr>
            <w:rFonts w:ascii="Arial" w:hAnsi="Arial"/>
            <w:i/>
          </w:rPr>
          <w:delText xml:space="preserve">“…para determinar su cuantía, el juzgador debe atenerse a una prudente apreciación y a las características particulares de la causa, evitando indemnizaciones que no guarden proporción con la entidad del perjuicio </w:delText>
        </w:r>
        <w:r w:rsidDel="0006198A">
          <w:rPr>
            <w:rFonts w:ascii="Arial" w:hAnsi="Arial"/>
            <w:i/>
            <w:spacing w:val="-2"/>
          </w:rPr>
          <w:delText>acreditado.”</w:delText>
        </w:r>
      </w:del>
    </w:p>
    <w:p w14:paraId="0A1619EB" w14:textId="3A582558" w:rsidR="008B0511" w:rsidDel="0006198A" w:rsidRDefault="001C3BC6">
      <w:pPr>
        <w:spacing w:line="253" w:lineRule="exact"/>
        <w:ind w:left="1230"/>
        <w:jc w:val="both"/>
        <w:rPr>
          <w:del w:id="381" w:author="Camila Persichini" w:date="2026-02-03T16:17:00Z" w16du:dateUtc="2026-02-03T19:17:00Z"/>
        </w:rPr>
      </w:pPr>
      <w:del w:id="382" w:author="Camila Persichini" w:date="2026-02-03T16:17:00Z" w16du:dateUtc="2026-02-03T19:17:00Z">
        <w:r w:rsidDel="0006198A">
          <w:delText>(CNCiv.,</w:delText>
        </w:r>
        <w:r w:rsidDel="0006198A">
          <w:rPr>
            <w:spacing w:val="-9"/>
          </w:rPr>
          <w:delText xml:space="preserve"> </w:delText>
        </w:r>
        <w:r w:rsidDel="0006198A">
          <w:delText>Sala</w:delText>
        </w:r>
        <w:r w:rsidDel="0006198A">
          <w:rPr>
            <w:spacing w:val="-5"/>
          </w:rPr>
          <w:delText xml:space="preserve"> </w:delText>
        </w:r>
        <w:r w:rsidDel="0006198A">
          <w:delText>L,</w:delText>
        </w:r>
        <w:r w:rsidDel="0006198A">
          <w:rPr>
            <w:spacing w:val="-4"/>
          </w:rPr>
          <w:delText xml:space="preserve"> </w:delText>
        </w:r>
        <w:r w:rsidDel="0006198A">
          <w:rPr>
            <w:rFonts w:ascii="Arial" w:hAnsi="Arial"/>
            <w:i/>
          </w:rPr>
          <w:delText>“Espinoza,</w:delText>
        </w:r>
        <w:r w:rsidDel="0006198A">
          <w:rPr>
            <w:rFonts w:ascii="Arial" w:hAnsi="Arial"/>
            <w:i/>
            <w:spacing w:val="-5"/>
          </w:rPr>
          <w:delText xml:space="preserve"> </w:delText>
        </w:r>
        <w:r w:rsidDel="0006198A">
          <w:rPr>
            <w:rFonts w:ascii="Arial" w:hAnsi="Arial"/>
            <w:i/>
          </w:rPr>
          <w:delText>Jorge</w:delText>
        </w:r>
        <w:r w:rsidDel="0006198A">
          <w:rPr>
            <w:rFonts w:ascii="Arial" w:hAnsi="Arial"/>
            <w:i/>
            <w:spacing w:val="-7"/>
          </w:rPr>
          <w:delText xml:space="preserve"> </w:delText>
        </w:r>
        <w:r w:rsidDel="0006198A">
          <w:rPr>
            <w:rFonts w:ascii="Arial" w:hAnsi="Arial"/>
            <w:i/>
          </w:rPr>
          <w:delText>c/</w:delText>
        </w:r>
        <w:r w:rsidDel="0006198A">
          <w:rPr>
            <w:rFonts w:ascii="Arial" w:hAnsi="Arial"/>
            <w:i/>
            <w:spacing w:val="-6"/>
          </w:rPr>
          <w:delText xml:space="preserve"> </w:delText>
        </w:r>
        <w:r w:rsidDel="0006198A">
          <w:rPr>
            <w:rFonts w:ascii="Arial" w:hAnsi="Arial"/>
            <w:i/>
          </w:rPr>
          <w:delText>Aerolíneas</w:delText>
        </w:r>
        <w:r w:rsidDel="0006198A">
          <w:rPr>
            <w:rFonts w:ascii="Arial" w:hAnsi="Arial"/>
            <w:i/>
            <w:spacing w:val="-9"/>
          </w:rPr>
          <w:delText xml:space="preserve"> </w:delText>
        </w:r>
        <w:r w:rsidDel="0006198A">
          <w:rPr>
            <w:rFonts w:ascii="Arial" w:hAnsi="Arial"/>
            <w:i/>
          </w:rPr>
          <w:delText>Argentinas”</w:delText>
        </w:r>
        <w:r w:rsidDel="0006198A">
          <w:delText>,</w:delText>
        </w:r>
        <w:r w:rsidDel="0006198A">
          <w:rPr>
            <w:spacing w:val="-3"/>
          </w:rPr>
          <w:delText xml:space="preserve"> </w:delText>
        </w:r>
        <w:r w:rsidDel="0006198A">
          <w:rPr>
            <w:spacing w:val="-2"/>
          </w:rPr>
          <w:delText>30/12/1991).</w:delText>
        </w:r>
      </w:del>
    </w:p>
    <w:p w14:paraId="0CECFCC7" w14:textId="629D63E1" w:rsidR="008B0511" w:rsidDel="0006198A" w:rsidRDefault="008B0511">
      <w:pPr>
        <w:pStyle w:val="Textoindependiente"/>
        <w:spacing w:before="116"/>
        <w:rPr>
          <w:del w:id="383" w:author="Camila Persichini" w:date="2026-02-03T16:17:00Z" w16du:dateUtc="2026-02-03T19:17:00Z"/>
        </w:rPr>
      </w:pPr>
    </w:p>
    <w:p w14:paraId="7AAA1ECE" w14:textId="54700D09" w:rsidR="008B0511" w:rsidDel="0006198A" w:rsidRDefault="001C3BC6">
      <w:pPr>
        <w:spacing w:line="360" w:lineRule="auto"/>
        <w:ind w:left="568" w:right="135" w:firstLine="600"/>
        <w:jc w:val="both"/>
        <w:rPr>
          <w:del w:id="384" w:author="Camila Persichini" w:date="2026-02-03T16:17:00Z" w16du:dateUtc="2026-02-03T19:17:00Z"/>
        </w:rPr>
      </w:pPr>
      <w:del w:id="385" w:author="Camila Persichini" w:date="2026-02-03T16:17:00Z" w16du:dateUtc="2026-02-03T19:17:00Z">
        <w:r w:rsidDel="0006198A">
          <w:delText>En</w:delText>
        </w:r>
        <w:r w:rsidDel="0006198A">
          <w:rPr>
            <w:spacing w:val="-7"/>
          </w:rPr>
          <w:delText xml:space="preserve"> </w:delText>
        </w:r>
        <w:r w:rsidDel="0006198A">
          <w:delText>consecuencia,</w:delText>
        </w:r>
        <w:r w:rsidDel="0006198A">
          <w:rPr>
            <w:spacing w:val="-9"/>
          </w:rPr>
          <w:delText xml:space="preserve"> </w:delText>
        </w:r>
        <w:r w:rsidDel="0006198A">
          <w:delText>al</w:delText>
        </w:r>
        <w:r w:rsidDel="0006198A">
          <w:rPr>
            <w:spacing w:val="-8"/>
          </w:rPr>
          <w:delText xml:space="preserve"> </w:delText>
        </w:r>
        <w:r w:rsidDel="0006198A">
          <w:delText>no</w:delText>
        </w:r>
        <w:r w:rsidDel="0006198A">
          <w:rPr>
            <w:spacing w:val="-8"/>
          </w:rPr>
          <w:delText xml:space="preserve"> </w:delText>
        </w:r>
        <w:r w:rsidDel="0006198A">
          <w:delText>surgir</w:delText>
        </w:r>
        <w:r w:rsidDel="0006198A">
          <w:rPr>
            <w:spacing w:val="-6"/>
          </w:rPr>
          <w:delText xml:space="preserve"> </w:delText>
        </w:r>
        <w:r w:rsidDel="0006198A">
          <w:delText>del</w:delText>
        </w:r>
        <w:r w:rsidDel="0006198A">
          <w:rPr>
            <w:spacing w:val="-8"/>
          </w:rPr>
          <w:delText xml:space="preserve"> </w:delText>
        </w:r>
        <w:r w:rsidDel="0006198A">
          <w:delText>expediente</w:delText>
        </w:r>
        <w:r w:rsidDel="0006198A">
          <w:rPr>
            <w:spacing w:val="-7"/>
          </w:rPr>
          <w:delText xml:space="preserve"> </w:delText>
        </w:r>
        <w:r w:rsidDel="0006198A">
          <w:delText>la</w:delText>
        </w:r>
        <w:r w:rsidDel="0006198A">
          <w:rPr>
            <w:spacing w:val="-7"/>
          </w:rPr>
          <w:delText xml:space="preserve"> </w:delText>
        </w:r>
        <w:r w:rsidDel="0006198A">
          <w:delText>existencia</w:delText>
        </w:r>
        <w:r w:rsidDel="0006198A">
          <w:rPr>
            <w:spacing w:val="-7"/>
          </w:rPr>
          <w:delText xml:space="preserve"> </w:delText>
        </w:r>
        <w:r w:rsidDel="0006198A">
          <w:delText>de</w:delText>
        </w:r>
        <w:r w:rsidDel="0006198A">
          <w:rPr>
            <w:spacing w:val="-8"/>
          </w:rPr>
          <w:delText xml:space="preserve"> </w:delText>
        </w:r>
        <w:r w:rsidDel="0006198A">
          <w:delText>una</w:delText>
        </w:r>
        <w:r w:rsidDel="0006198A">
          <w:rPr>
            <w:spacing w:val="-10"/>
          </w:rPr>
          <w:delText xml:space="preserve"> </w:delText>
        </w:r>
        <w:r w:rsidDel="0006198A">
          <w:delText>lesión</w:delText>
        </w:r>
        <w:r w:rsidDel="0006198A">
          <w:rPr>
            <w:spacing w:val="-8"/>
          </w:rPr>
          <w:delText xml:space="preserve"> </w:delText>
        </w:r>
        <w:r w:rsidDel="0006198A">
          <w:delText>espiritual de</w:delText>
        </w:r>
        <w:r w:rsidDel="0006198A">
          <w:rPr>
            <w:spacing w:val="-4"/>
          </w:rPr>
          <w:delText xml:space="preserve"> </w:delText>
        </w:r>
        <w:r w:rsidDel="0006198A">
          <w:rPr>
            <w:rFonts w:ascii="Arial" w:hAnsi="Arial"/>
            <w:b/>
          </w:rPr>
          <w:delText>entidad</w:delText>
        </w:r>
        <w:r w:rsidDel="0006198A">
          <w:rPr>
            <w:rFonts w:ascii="Arial" w:hAnsi="Arial"/>
            <w:b/>
            <w:spacing w:val="-4"/>
          </w:rPr>
          <w:delText xml:space="preserve"> </w:delText>
        </w:r>
        <w:r w:rsidDel="0006198A">
          <w:rPr>
            <w:rFonts w:ascii="Arial" w:hAnsi="Arial"/>
            <w:b/>
          </w:rPr>
          <w:delText>suficiente</w:delText>
        </w:r>
        <w:r w:rsidDel="0006198A">
          <w:rPr>
            <w:rFonts w:ascii="Arial" w:hAnsi="Arial"/>
            <w:b/>
            <w:spacing w:val="-5"/>
          </w:rPr>
          <w:delText xml:space="preserve"> </w:delText>
        </w:r>
        <w:r w:rsidDel="0006198A">
          <w:delText>que</w:delText>
        </w:r>
        <w:r w:rsidDel="0006198A">
          <w:rPr>
            <w:spacing w:val="-4"/>
          </w:rPr>
          <w:delText xml:space="preserve"> </w:delText>
        </w:r>
        <w:r w:rsidDel="0006198A">
          <w:delText>justifique</w:delText>
        </w:r>
        <w:r w:rsidDel="0006198A">
          <w:rPr>
            <w:spacing w:val="-4"/>
          </w:rPr>
          <w:delText xml:space="preserve"> </w:delText>
        </w:r>
        <w:r w:rsidDel="0006198A">
          <w:delText>el</w:delText>
        </w:r>
        <w:r w:rsidDel="0006198A">
          <w:rPr>
            <w:spacing w:val="-5"/>
          </w:rPr>
          <w:delText xml:space="preserve"> </w:delText>
        </w:r>
        <w:r w:rsidDel="0006198A">
          <w:delText>resarcimiento</w:delText>
        </w:r>
        <w:r w:rsidDel="0006198A">
          <w:rPr>
            <w:spacing w:val="-4"/>
          </w:rPr>
          <w:delText xml:space="preserve"> </w:delText>
        </w:r>
        <w:r w:rsidDel="0006198A">
          <w:delText>pretendido,</w:delText>
        </w:r>
        <w:r w:rsidDel="0006198A">
          <w:rPr>
            <w:spacing w:val="-3"/>
          </w:rPr>
          <w:delText xml:space="preserve"> </w:delText>
        </w:r>
        <w:r w:rsidDel="0006198A">
          <w:delText>ni</w:delText>
        </w:r>
        <w:r w:rsidDel="0006198A">
          <w:rPr>
            <w:spacing w:val="-7"/>
          </w:rPr>
          <w:delText xml:space="preserve"> </w:delText>
        </w:r>
        <w:r w:rsidDel="0006198A">
          <w:delText>mucho</w:delText>
        </w:r>
        <w:r w:rsidDel="0006198A">
          <w:rPr>
            <w:spacing w:val="-4"/>
          </w:rPr>
          <w:delText xml:space="preserve"> </w:delText>
        </w:r>
        <w:r w:rsidDel="0006198A">
          <w:delText>menos</w:delText>
        </w:r>
        <w:r w:rsidDel="0006198A">
          <w:rPr>
            <w:spacing w:val="-4"/>
          </w:rPr>
          <w:delText xml:space="preserve"> </w:delText>
        </w:r>
        <w:r w:rsidDel="0006198A">
          <w:delText>en</w:delText>
        </w:r>
        <w:r w:rsidDel="0006198A">
          <w:rPr>
            <w:spacing w:val="-4"/>
          </w:rPr>
          <w:delText xml:space="preserve"> </w:delText>
        </w:r>
        <w:r w:rsidDel="0006198A">
          <w:delText xml:space="preserve">la </w:delText>
        </w:r>
        <w:r w:rsidDel="0006198A">
          <w:rPr>
            <w:rFonts w:ascii="Arial" w:hAnsi="Arial"/>
            <w:b/>
          </w:rPr>
          <w:delText>elevada suma reclamada</w:delText>
        </w:r>
        <w:r w:rsidDel="0006198A">
          <w:delText xml:space="preserve">, corresponde el </w:delText>
        </w:r>
        <w:r w:rsidDel="0006198A">
          <w:rPr>
            <w:rFonts w:ascii="Arial" w:hAnsi="Arial"/>
            <w:b/>
          </w:rPr>
          <w:delText xml:space="preserve">expreso rechazo </w:delText>
        </w:r>
        <w:r w:rsidDel="0006198A">
          <w:delText>del rubro daño moral.</w:delText>
        </w:r>
      </w:del>
    </w:p>
    <w:p w14:paraId="2814E496" w14:textId="69B0F566" w:rsidR="00A75798" w:rsidDel="0006198A" w:rsidRDefault="00A75798">
      <w:pPr>
        <w:spacing w:line="360" w:lineRule="auto"/>
        <w:ind w:left="568" w:right="135" w:firstLine="600"/>
        <w:jc w:val="both"/>
        <w:rPr>
          <w:del w:id="386" w:author="Camila Persichini" w:date="2026-02-03T16:17:00Z" w16du:dateUtc="2026-02-03T19:17:00Z"/>
        </w:rPr>
      </w:pPr>
    </w:p>
    <w:p w14:paraId="2C9A6787" w14:textId="44C32FCF" w:rsidR="00A75798" w:rsidDel="0006198A" w:rsidRDefault="00A75798">
      <w:pPr>
        <w:spacing w:line="360" w:lineRule="auto"/>
        <w:ind w:left="568" w:right="135" w:firstLine="600"/>
        <w:jc w:val="both"/>
        <w:rPr>
          <w:del w:id="387" w:author="Camila Persichini" w:date="2026-02-03T16:17:00Z" w16du:dateUtc="2026-02-03T19:17:00Z"/>
        </w:rPr>
      </w:pPr>
    </w:p>
    <w:p w14:paraId="0E88F800" w14:textId="2042F154" w:rsidR="008B0511" w:rsidDel="0006198A" w:rsidRDefault="001C3BC6">
      <w:pPr>
        <w:pStyle w:val="Ttulo2"/>
        <w:numPr>
          <w:ilvl w:val="0"/>
          <w:numId w:val="5"/>
        </w:numPr>
        <w:tabs>
          <w:tab w:val="left" w:pos="824"/>
        </w:tabs>
        <w:ind w:left="824" w:hanging="256"/>
        <w:rPr>
          <w:del w:id="388" w:author="Camila Persichini" w:date="2026-02-03T16:17:00Z" w16du:dateUtc="2026-02-03T19:17:00Z"/>
        </w:rPr>
      </w:pPr>
      <w:del w:id="389" w:author="Camila Persichini" w:date="2026-02-03T16:17:00Z" w16du:dateUtc="2026-02-03T19:17:00Z">
        <w:r w:rsidDel="0006198A">
          <w:delText>Gastos</w:delText>
        </w:r>
        <w:r w:rsidDel="0006198A">
          <w:rPr>
            <w:spacing w:val="-7"/>
          </w:rPr>
          <w:delText xml:space="preserve"> </w:delText>
        </w:r>
        <w:r w:rsidDel="0006198A">
          <w:delText>de</w:delText>
        </w:r>
        <w:r w:rsidDel="0006198A">
          <w:rPr>
            <w:spacing w:val="-6"/>
          </w:rPr>
          <w:delText xml:space="preserve"> </w:delText>
        </w:r>
        <w:r w:rsidDel="0006198A">
          <w:delText>mediación</w:delText>
        </w:r>
        <w:r w:rsidDel="0006198A">
          <w:rPr>
            <w:spacing w:val="-2"/>
          </w:rPr>
          <w:delText xml:space="preserve"> </w:delText>
        </w:r>
        <w:r w:rsidDel="0006198A">
          <w:delText>–</w:delText>
        </w:r>
        <w:r w:rsidDel="0006198A">
          <w:rPr>
            <w:spacing w:val="-3"/>
          </w:rPr>
          <w:delText xml:space="preserve"> </w:delText>
        </w:r>
        <w:r w:rsidDel="0006198A">
          <w:rPr>
            <w:spacing w:val="-2"/>
          </w:rPr>
          <w:delText>Rechazo</w:delText>
        </w:r>
      </w:del>
    </w:p>
    <w:p w14:paraId="379EBF90" w14:textId="4330F5B6" w:rsidR="008B0511" w:rsidDel="0006198A" w:rsidRDefault="008B0511">
      <w:pPr>
        <w:pStyle w:val="Textoindependiente"/>
        <w:spacing w:before="113"/>
        <w:rPr>
          <w:del w:id="390" w:author="Camila Persichini" w:date="2026-02-03T16:17:00Z" w16du:dateUtc="2026-02-03T19:17:00Z"/>
          <w:rFonts w:ascii="Arial"/>
          <w:b/>
        </w:rPr>
      </w:pPr>
    </w:p>
    <w:p w14:paraId="6027CD8E" w14:textId="5A5152BC" w:rsidR="008B0511" w:rsidDel="0006198A" w:rsidRDefault="001C3BC6">
      <w:pPr>
        <w:spacing w:line="360" w:lineRule="auto"/>
        <w:ind w:left="568" w:right="133" w:firstLine="720"/>
        <w:jc w:val="both"/>
        <w:rPr>
          <w:del w:id="391" w:author="Camila Persichini" w:date="2026-02-03T16:17:00Z" w16du:dateUtc="2026-02-03T19:17:00Z"/>
        </w:rPr>
      </w:pPr>
      <w:del w:id="392" w:author="Camila Persichini" w:date="2026-02-03T16:17:00Z" w16du:dateUtc="2026-02-03T19:17:00Z">
        <w:r w:rsidDel="0006198A">
          <w:delText xml:space="preserve">La parte actora pretende la suma de </w:delText>
        </w:r>
        <w:r w:rsidDel="0006198A">
          <w:rPr>
            <w:rFonts w:ascii="Arial" w:hAnsi="Arial"/>
            <w:b/>
          </w:rPr>
          <w:delText>$51.040</w:delText>
        </w:r>
        <w:r w:rsidDel="0006198A">
          <w:delText xml:space="preserve">, discriminada en </w:delText>
        </w:r>
        <w:r w:rsidDel="0006198A">
          <w:rPr>
            <w:rFonts w:ascii="Arial" w:hAnsi="Arial"/>
            <w:b/>
          </w:rPr>
          <w:delText>$1.400 en concepto</w:delText>
        </w:r>
        <w:r w:rsidDel="0006198A">
          <w:rPr>
            <w:rFonts w:ascii="Arial" w:hAnsi="Arial"/>
            <w:b/>
            <w:spacing w:val="-16"/>
          </w:rPr>
          <w:delText xml:space="preserve"> </w:delText>
        </w:r>
        <w:r w:rsidDel="0006198A">
          <w:rPr>
            <w:rFonts w:ascii="Arial" w:hAnsi="Arial"/>
            <w:b/>
          </w:rPr>
          <w:delText>de</w:delText>
        </w:r>
        <w:r w:rsidDel="0006198A">
          <w:rPr>
            <w:rFonts w:ascii="Arial" w:hAnsi="Arial"/>
            <w:b/>
            <w:spacing w:val="-15"/>
          </w:rPr>
          <w:delText xml:space="preserve"> </w:delText>
        </w:r>
        <w:r w:rsidDel="0006198A">
          <w:rPr>
            <w:rFonts w:ascii="Arial" w:hAnsi="Arial"/>
            <w:b/>
          </w:rPr>
          <w:delText>arancel</w:delText>
        </w:r>
        <w:r w:rsidDel="0006198A">
          <w:rPr>
            <w:rFonts w:ascii="Arial" w:hAnsi="Arial"/>
            <w:b/>
            <w:spacing w:val="-15"/>
          </w:rPr>
          <w:delText xml:space="preserve"> </w:delText>
        </w:r>
        <w:r w:rsidDel="0006198A">
          <w:delText>y</w:delText>
        </w:r>
        <w:r w:rsidDel="0006198A">
          <w:rPr>
            <w:spacing w:val="-16"/>
          </w:rPr>
          <w:delText xml:space="preserve"> </w:delText>
        </w:r>
        <w:r w:rsidDel="0006198A">
          <w:rPr>
            <w:rFonts w:ascii="Arial" w:hAnsi="Arial"/>
            <w:b/>
          </w:rPr>
          <w:delText>$49.640</w:delText>
        </w:r>
        <w:r w:rsidDel="0006198A">
          <w:rPr>
            <w:rFonts w:ascii="Arial" w:hAnsi="Arial"/>
            <w:b/>
            <w:spacing w:val="-15"/>
          </w:rPr>
          <w:delText xml:space="preserve"> </w:delText>
        </w:r>
        <w:r w:rsidDel="0006198A">
          <w:rPr>
            <w:rFonts w:ascii="Arial" w:hAnsi="Arial"/>
            <w:b/>
          </w:rPr>
          <w:delText>en</w:delText>
        </w:r>
        <w:r w:rsidDel="0006198A">
          <w:rPr>
            <w:rFonts w:ascii="Arial" w:hAnsi="Arial"/>
            <w:b/>
            <w:spacing w:val="-15"/>
          </w:rPr>
          <w:delText xml:space="preserve"> </w:delText>
        </w:r>
        <w:r w:rsidDel="0006198A">
          <w:rPr>
            <w:rFonts w:ascii="Arial" w:hAnsi="Arial"/>
            <w:b/>
          </w:rPr>
          <w:delText>concepto</w:delText>
        </w:r>
        <w:r w:rsidDel="0006198A">
          <w:rPr>
            <w:rFonts w:ascii="Arial" w:hAnsi="Arial"/>
            <w:b/>
            <w:spacing w:val="-15"/>
          </w:rPr>
          <w:delText xml:space="preserve"> </w:delText>
        </w:r>
        <w:r w:rsidDel="0006198A">
          <w:rPr>
            <w:rFonts w:ascii="Arial" w:hAnsi="Arial"/>
            <w:b/>
          </w:rPr>
          <w:delText>de</w:delText>
        </w:r>
        <w:r w:rsidDel="0006198A">
          <w:rPr>
            <w:rFonts w:ascii="Arial" w:hAnsi="Arial"/>
            <w:b/>
            <w:spacing w:val="-16"/>
          </w:rPr>
          <w:delText xml:space="preserve"> </w:delText>
        </w:r>
        <w:r w:rsidDel="0006198A">
          <w:rPr>
            <w:rFonts w:ascii="Arial" w:hAnsi="Arial"/>
            <w:b/>
          </w:rPr>
          <w:delText>gastos</w:delText>
        </w:r>
        <w:r w:rsidDel="0006198A">
          <w:rPr>
            <w:rFonts w:ascii="Arial" w:hAnsi="Arial"/>
            <w:b/>
            <w:spacing w:val="-15"/>
          </w:rPr>
          <w:delText xml:space="preserve"> </w:delText>
        </w:r>
        <w:r w:rsidDel="0006198A">
          <w:rPr>
            <w:rFonts w:ascii="Arial" w:hAnsi="Arial"/>
            <w:b/>
          </w:rPr>
          <w:delText>de</w:delText>
        </w:r>
        <w:r w:rsidDel="0006198A">
          <w:rPr>
            <w:rFonts w:ascii="Arial" w:hAnsi="Arial"/>
            <w:b/>
            <w:spacing w:val="-15"/>
          </w:rPr>
          <w:delText xml:space="preserve"> </w:delText>
        </w:r>
        <w:r w:rsidDel="0006198A">
          <w:rPr>
            <w:rFonts w:ascii="Arial" w:hAnsi="Arial"/>
            <w:b/>
          </w:rPr>
          <w:delText>mediación</w:delText>
        </w:r>
        <w:r w:rsidDel="0006198A">
          <w:delText>,</w:delText>
        </w:r>
        <w:r w:rsidDel="0006198A">
          <w:rPr>
            <w:spacing w:val="-16"/>
          </w:rPr>
          <w:delText xml:space="preserve"> </w:delText>
        </w:r>
        <w:r w:rsidDel="0006198A">
          <w:delText>rubro</w:delText>
        </w:r>
        <w:r w:rsidDel="0006198A">
          <w:rPr>
            <w:spacing w:val="-15"/>
          </w:rPr>
          <w:delText xml:space="preserve"> </w:delText>
        </w:r>
        <w:r w:rsidDel="0006198A">
          <w:delText>que</w:delText>
        </w:r>
        <w:r w:rsidDel="0006198A">
          <w:rPr>
            <w:spacing w:val="-15"/>
          </w:rPr>
          <w:delText xml:space="preserve"> </w:delText>
        </w:r>
        <w:r w:rsidDel="0006198A">
          <w:delText xml:space="preserve">debe ser </w:delText>
        </w:r>
        <w:r w:rsidDel="0006198A">
          <w:rPr>
            <w:rFonts w:ascii="Arial" w:hAnsi="Arial"/>
            <w:b/>
          </w:rPr>
          <w:delText>rechazado por improcedente</w:delText>
        </w:r>
        <w:r w:rsidDel="0006198A">
          <w:delText>.</w:delText>
        </w:r>
      </w:del>
    </w:p>
    <w:p w14:paraId="72059D0B" w14:textId="0008D8B6" w:rsidR="008B0511" w:rsidDel="0006198A" w:rsidRDefault="001C3BC6">
      <w:pPr>
        <w:spacing w:before="239" w:line="360" w:lineRule="auto"/>
        <w:ind w:left="568" w:right="134" w:firstLine="720"/>
        <w:jc w:val="both"/>
        <w:rPr>
          <w:del w:id="393" w:author="Camila Persichini" w:date="2026-02-03T16:17:00Z" w16du:dateUtc="2026-02-03T19:17:00Z"/>
        </w:rPr>
      </w:pPr>
      <w:del w:id="394" w:author="Camila Persichini" w:date="2026-02-03T16:17:00Z" w16du:dateUtc="2026-02-03T19:17:00Z">
        <w:r w:rsidDel="0006198A">
          <w:delText xml:space="preserve">En efecto, los gastos derivados del trámite de la </w:delText>
        </w:r>
        <w:r w:rsidDel="0006198A">
          <w:rPr>
            <w:rFonts w:ascii="Arial" w:hAnsi="Arial"/>
            <w:b/>
          </w:rPr>
          <w:delText xml:space="preserve">mediación prejudicial </w:delText>
        </w:r>
        <w:r w:rsidDel="0006198A">
          <w:rPr>
            <w:rFonts w:ascii="Arial" w:hAnsi="Arial"/>
            <w:b/>
          </w:rPr>
          <w:lastRenderedPageBreak/>
          <w:delText>obligatoria</w:delText>
        </w:r>
        <w:r w:rsidDel="0006198A">
          <w:rPr>
            <w:rFonts w:ascii="Arial" w:hAnsi="Arial"/>
            <w:b/>
            <w:spacing w:val="-6"/>
          </w:rPr>
          <w:delText xml:space="preserve"> </w:delText>
        </w:r>
        <w:r w:rsidDel="0006198A">
          <w:rPr>
            <w:rFonts w:ascii="Arial" w:hAnsi="Arial"/>
            <w:b/>
          </w:rPr>
          <w:delText>no</w:delText>
        </w:r>
        <w:r w:rsidDel="0006198A">
          <w:rPr>
            <w:rFonts w:ascii="Arial" w:hAnsi="Arial"/>
            <w:b/>
            <w:spacing w:val="-5"/>
          </w:rPr>
          <w:delText xml:space="preserve"> </w:delText>
        </w:r>
        <w:r w:rsidDel="0006198A">
          <w:rPr>
            <w:rFonts w:ascii="Arial" w:hAnsi="Arial"/>
            <w:b/>
          </w:rPr>
          <w:delText>constituyen,</w:delText>
        </w:r>
        <w:r w:rsidDel="0006198A">
          <w:rPr>
            <w:rFonts w:ascii="Arial" w:hAnsi="Arial"/>
            <w:b/>
            <w:spacing w:val="-3"/>
          </w:rPr>
          <w:delText xml:space="preserve"> </w:delText>
        </w:r>
        <w:r w:rsidDel="0006198A">
          <w:rPr>
            <w:rFonts w:ascii="Arial" w:hAnsi="Arial"/>
            <w:b/>
          </w:rPr>
          <w:delText>por</w:delText>
        </w:r>
        <w:r w:rsidDel="0006198A">
          <w:rPr>
            <w:rFonts w:ascii="Arial" w:hAnsi="Arial"/>
            <w:b/>
            <w:spacing w:val="-6"/>
          </w:rPr>
          <w:delText xml:space="preserve"> </w:delText>
        </w:r>
        <w:r w:rsidDel="0006198A">
          <w:rPr>
            <w:rFonts w:ascii="Arial" w:hAnsi="Arial"/>
            <w:b/>
          </w:rPr>
          <w:delText>sí</w:delText>
        </w:r>
        <w:r w:rsidDel="0006198A">
          <w:rPr>
            <w:rFonts w:ascii="Arial" w:hAnsi="Arial"/>
            <w:b/>
            <w:spacing w:val="-5"/>
          </w:rPr>
          <w:delText xml:space="preserve"> </w:delText>
        </w:r>
        <w:r w:rsidDel="0006198A">
          <w:rPr>
            <w:rFonts w:ascii="Arial" w:hAnsi="Arial"/>
            <w:b/>
          </w:rPr>
          <w:delText>mismos,</w:delText>
        </w:r>
        <w:r w:rsidDel="0006198A">
          <w:rPr>
            <w:rFonts w:ascii="Arial" w:hAnsi="Arial"/>
            <w:b/>
            <w:spacing w:val="-3"/>
          </w:rPr>
          <w:delText xml:space="preserve"> </w:delText>
        </w:r>
        <w:r w:rsidDel="0006198A">
          <w:rPr>
            <w:rFonts w:ascii="Arial" w:hAnsi="Arial"/>
            <w:b/>
          </w:rPr>
          <w:delText>un</w:delText>
        </w:r>
        <w:r w:rsidDel="0006198A">
          <w:rPr>
            <w:rFonts w:ascii="Arial" w:hAnsi="Arial"/>
            <w:b/>
            <w:spacing w:val="-9"/>
          </w:rPr>
          <w:delText xml:space="preserve"> </w:delText>
        </w:r>
        <w:r w:rsidDel="0006198A">
          <w:rPr>
            <w:rFonts w:ascii="Arial" w:hAnsi="Arial"/>
            <w:b/>
          </w:rPr>
          <w:delText>daño</w:delText>
        </w:r>
        <w:r w:rsidDel="0006198A">
          <w:rPr>
            <w:rFonts w:ascii="Arial" w:hAnsi="Arial"/>
            <w:b/>
            <w:spacing w:val="-5"/>
          </w:rPr>
          <w:delText xml:space="preserve"> </w:delText>
        </w:r>
        <w:r w:rsidDel="0006198A">
          <w:rPr>
            <w:rFonts w:ascii="Arial" w:hAnsi="Arial"/>
            <w:b/>
          </w:rPr>
          <w:delText>resarcible</w:delText>
        </w:r>
        <w:r w:rsidDel="0006198A">
          <w:delText>,</w:delText>
        </w:r>
        <w:r w:rsidDel="0006198A">
          <w:rPr>
            <w:spacing w:val="-3"/>
          </w:rPr>
          <w:delText xml:space="preserve"> </w:delText>
        </w:r>
        <w:r w:rsidDel="0006198A">
          <w:delText>sino</w:delText>
        </w:r>
        <w:r w:rsidDel="0006198A">
          <w:rPr>
            <w:spacing w:val="-7"/>
          </w:rPr>
          <w:delText xml:space="preserve"> </w:delText>
        </w:r>
        <w:r w:rsidDel="0006198A">
          <w:delText>que</w:delText>
        </w:r>
        <w:r w:rsidDel="0006198A">
          <w:rPr>
            <w:spacing w:val="-4"/>
          </w:rPr>
          <w:delText xml:space="preserve"> </w:delText>
        </w:r>
        <w:r w:rsidDel="0006198A">
          <w:delText>integran</w:delText>
        </w:r>
        <w:r w:rsidDel="0006198A">
          <w:rPr>
            <w:spacing w:val="-6"/>
          </w:rPr>
          <w:delText xml:space="preserve"> </w:delText>
        </w:r>
        <w:r w:rsidDel="0006198A">
          <w:delText xml:space="preserve">— en todo caso— el </w:delText>
        </w:r>
        <w:r w:rsidDel="0006198A">
          <w:rPr>
            <w:rFonts w:ascii="Arial" w:hAnsi="Arial"/>
            <w:b/>
          </w:rPr>
          <w:delText>régimen de costas y gastos del proceso</w:delText>
        </w:r>
        <w:r w:rsidDel="0006198A">
          <w:delText>, cuya imposición queda sujeta al resultado del litigio y a las normas procesales aplicables.</w:delText>
        </w:r>
      </w:del>
    </w:p>
    <w:p w14:paraId="5C66B4BE" w14:textId="1E202362" w:rsidR="008B0511" w:rsidDel="0006198A" w:rsidRDefault="001C3BC6">
      <w:pPr>
        <w:spacing w:before="242" w:line="360" w:lineRule="auto"/>
        <w:ind w:left="568" w:right="135" w:firstLine="720"/>
        <w:jc w:val="both"/>
        <w:rPr>
          <w:del w:id="395" w:author="Camila Persichini" w:date="2026-02-03T16:17:00Z" w16du:dateUtc="2026-02-03T19:17:00Z"/>
        </w:rPr>
      </w:pPr>
      <w:del w:id="396" w:author="Camila Persichini" w:date="2026-02-03T16:17:00Z" w16du:dateUtc="2026-02-03T19:17:00Z">
        <w:r w:rsidDel="0006198A">
          <w:delText>La</w:delText>
        </w:r>
        <w:r w:rsidDel="0006198A">
          <w:rPr>
            <w:spacing w:val="-10"/>
          </w:rPr>
          <w:delText xml:space="preserve"> </w:delText>
        </w:r>
        <w:r w:rsidDel="0006198A">
          <w:delText>mediación</w:delText>
        </w:r>
        <w:r w:rsidDel="0006198A">
          <w:rPr>
            <w:spacing w:val="-10"/>
          </w:rPr>
          <w:delText xml:space="preserve"> </w:delText>
        </w:r>
        <w:r w:rsidDel="0006198A">
          <w:delText>constituye</w:delText>
        </w:r>
        <w:r w:rsidDel="0006198A">
          <w:rPr>
            <w:spacing w:val="-15"/>
          </w:rPr>
          <w:delText xml:space="preserve"> </w:delText>
        </w:r>
        <w:r w:rsidDel="0006198A">
          <w:delText>una</w:delText>
        </w:r>
        <w:r w:rsidDel="0006198A">
          <w:rPr>
            <w:spacing w:val="-9"/>
          </w:rPr>
          <w:delText xml:space="preserve"> </w:delText>
        </w:r>
        <w:r w:rsidDel="0006198A">
          <w:rPr>
            <w:rFonts w:ascii="Arial" w:hAnsi="Arial"/>
            <w:b/>
          </w:rPr>
          <w:delText>instancia</w:delText>
        </w:r>
        <w:r w:rsidDel="0006198A">
          <w:rPr>
            <w:rFonts w:ascii="Arial" w:hAnsi="Arial"/>
            <w:b/>
            <w:spacing w:val="-12"/>
          </w:rPr>
          <w:delText xml:space="preserve"> </w:delText>
        </w:r>
        <w:r w:rsidDel="0006198A">
          <w:rPr>
            <w:rFonts w:ascii="Arial" w:hAnsi="Arial"/>
            <w:b/>
          </w:rPr>
          <w:delText>legal</w:delText>
        </w:r>
        <w:r w:rsidDel="0006198A">
          <w:rPr>
            <w:rFonts w:ascii="Arial" w:hAnsi="Arial"/>
            <w:b/>
            <w:spacing w:val="-8"/>
          </w:rPr>
          <w:delText xml:space="preserve"> </w:delText>
        </w:r>
        <w:r w:rsidDel="0006198A">
          <w:rPr>
            <w:rFonts w:ascii="Arial" w:hAnsi="Arial"/>
            <w:b/>
          </w:rPr>
          <w:delText>previa</w:delText>
        </w:r>
        <w:r w:rsidDel="0006198A">
          <w:rPr>
            <w:rFonts w:ascii="Arial" w:hAnsi="Arial"/>
            <w:b/>
            <w:spacing w:val="-8"/>
          </w:rPr>
          <w:delText xml:space="preserve"> </w:delText>
        </w:r>
        <w:r w:rsidDel="0006198A">
          <w:delText>al</w:delText>
        </w:r>
        <w:r w:rsidDel="0006198A">
          <w:rPr>
            <w:spacing w:val="-11"/>
          </w:rPr>
          <w:delText xml:space="preserve"> </w:delText>
        </w:r>
        <w:r w:rsidDel="0006198A">
          <w:delText>inicio</w:delText>
        </w:r>
        <w:r w:rsidDel="0006198A">
          <w:rPr>
            <w:spacing w:val="-10"/>
          </w:rPr>
          <w:delText xml:space="preserve"> </w:delText>
        </w:r>
        <w:r w:rsidDel="0006198A">
          <w:delText>del</w:delText>
        </w:r>
        <w:r w:rsidDel="0006198A">
          <w:rPr>
            <w:spacing w:val="-11"/>
          </w:rPr>
          <w:delText xml:space="preserve"> </w:delText>
        </w:r>
        <w:r w:rsidDel="0006198A">
          <w:delText>proceso</w:delText>
        </w:r>
        <w:r w:rsidDel="0006198A">
          <w:rPr>
            <w:spacing w:val="-12"/>
          </w:rPr>
          <w:delText xml:space="preserve"> </w:delText>
        </w:r>
        <w:r w:rsidDel="0006198A">
          <w:delText xml:space="preserve">judicial, impuesta por la normativa vigente, y las erogaciones que ella genera </w:delText>
        </w:r>
        <w:r w:rsidDel="0006198A">
          <w:rPr>
            <w:rFonts w:ascii="Arial" w:hAnsi="Arial"/>
            <w:b/>
          </w:rPr>
          <w:delText>no pueden ser trasladadas</w:delText>
        </w:r>
        <w:r w:rsidDel="0006198A">
          <w:rPr>
            <w:rFonts w:ascii="Arial" w:hAnsi="Arial"/>
            <w:b/>
            <w:spacing w:val="-12"/>
          </w:rPr>
          <w:delText xml:space="preserve"> </w:delText>
        </w:r>
        <w:r w:rsidDel="0006198A">
          <w:rPr>
            <w:rFonts w:ascii="Arial" w:hAnsi="Arial"/>
            <w:b/>
          </w:rPr>
          <w:delText>automáticamente</w:delText>
        </w:r>
        <w:r w:rsidDel="0006198A">
          <w:rPr>
            <w:rFonts w:ascii="Arial" w:hAnsi="Arial"/>
            <w:b/>
            <w:spacing w:val="-11"/>
          </w:rPr>
          <w:delText xml:space="preserve"> </w:delText>
        </w:r>
        <w:r w:rsidDel="0006198A">
          <w:rPr>
            <w:rFonts w:ascii="Arial" w:hAnsi="Arial"/>
            <w:b/>
          </w:rPr>
          <w:delText>a</w:delText>
        </w:r>
        <w:r w:rsidDel="0006198A">
          <w:rPr>
            <w:rFonts w:ascii="Arial" w:hAnsi="Arial"/>
            <w:b/>
            <w:spacing w:val="-14"/>
          </w:rPr>
          <w:delText xml:space="preserve"> </w:delText>
        </w:r>
        <w:r w:rsidDel="0006198A">
          <w:rPr>
            <w:rFonts w:ascii="Arial" w:hAnsi="Arial"/>
            <w:b/>
          </w:rPr>
          <w:delText>la</w:delText>
        </w:r>
        <w:r w:rsidDel="0006198A">
          <w:rPr>
            <w:rFonts w:ascii="Arial" w:hAnsi="Arial"/>
            <w:b/>
            <w:spacing w:val="-11"/>
          </w:rPr>
          <w:delText xml:space="preserve"> </w:delText>
        </w:r>
        <w:r w:rsidDel="0006198A">
          <w:rPr>
            <w:rFonts w:ascii="Arial" w:hAnsi="Arial"/>
            <w:b/>
          </w:rPr>
          <w:delText>parte</w:delText>
        </w:r>
        <w:r w:rsidDel="0006198A">
          <w:rPr>
            <w:rFonts w:ascii="Arial" w:hAnsi="Arial"/>
            <w:b/>
            <w:spacing w:val="-11"/>
          </w:rPr>
          <w:delText xml:space="preserve"> </w:delText>
        </w:r>
        <w:r w:rsidDel="0006198A">
          <w:rPr>
            <w:rFonts w:ascii="Arial" w:hAnsi="Arial"/>
            <w:b/>
          </w:rPr>
          <w:delText>demandada</w:delText>
        </w:r>
        <w:r w:rsidDel="0006198A">
          <w:rPr>
            <w:rFonts w:ascii="Arial" w:hAnsi="Arial"/>
            <w:b/>
            <w:spacing w:val="-12"/>
          </w:rPr>
          <w:delText xml:space="preserve"> </w:delText>
        </w:r>
        <w:r w:rsidDel="0006198A">
          <w:rPr>
            <w:rFonts w:ascii="Arial" w:hAnsi="Arial"/>
            <w:b/>
          </w:rPr>
          <w:delText>o</w:delText>
        </w:r>
        <w:r w:rsidDel="0006198A">
          <w:rPr>
            <w:rFonts w:ascii="Arial" w:hAnsi="Arial"/>
            <w:b/>
            <w:spacing w:val="-11"/>
          </w:rPr>
          <w:delText xml:space="preserve"> </w:delText>
        </w:r>
        <w:r w:rsidDel="0006198A">
          <w:rPr>
            <w:rFonts w:ascii="Arial" w:hAnsi="Arial"/>
            <w:b/>
          </w:rPr>
          <w:delText>a</w:delText>
        </w:r>
        <w:r w:rsidDel="0006198A">
          <w:rPr>
            <w:rFonts w:ascii="Arial" w:hAnsi="Arial"/>
            <w:b/>
            <w:spacing w:val="-11"/>
          </w:rPr>
          <w:delText xml:space="preserve"> </w:delText>
        </w:r>
        <w:r w:rsidDel="0006198A">
          <w:rPr>
            <w:rFonts w:ascii="Arial" w:hAnsi="Arial"/>
            <w:b/>
          </w:rPr>
          <w:delText>la</w:delText>
        </w:r>
        <w:r w:rsidDel="0006198A">
          <w:rPr>
            <w:rFonts w:ascii="Arial" w:hAnsi="Arial"/>
            <w:b/>
            <w:spacing w:val="-11"/>
          </w:rPr>
          <w:delText xml:space="preserve"> </w:delText>
        </w:r>
        <w:r w:rsidDel="0006198A">
          <w:rPr>
            <w:rFonts w:ascii="Arial" w:hAnsi="Arial"/>
            <w:b/>
          </w:rPr>
          <w:delText>citada</w:delText>
        </w:r>
        <w:r w:rsidDel="0006198A">
          <w:rPr>
            <w:rFonts w:ascii="Arial" w:hAnsi="Arial"/>
            <w:b/>
            <w:spacing w:val="-11"/>
          </w:rPr>
          <w:delText xml:space="preserve"> </w:delText>
        </w:r>
        <w:r w:rsidDel="0006198A">
          <w:rPr>
            <w:rFonts w:ascii="Arial" w:hAnsi="Arial"/>
            <w:b/>
          </w:rPr>
          <w:delText>en</w:delText>
        </w:r>
        <w:r w:rsidDel="0006198A">
          <w:rPr>
            <w:rFonts w:ascii="Arial" w:hAnsi="Arial"/>
            <w:b/>
            <w:spacing w:val="-12"/>
          </w:rPr>
          <w:delText xml:space="preserve"> </w:delText>
        </w:r>
        <w:r w:rsidDel="0006198A">
          <w:rPr>
            <w:rFonts w:ascii="Arial" w:hAnsi="Arial"/>
            <w:b/>
          </w:rPr>
          <w:delText>garantía</w:delText>
        </w:r>
        <w:r w:rsidDel="0006198A">
          <w:rPr>
            <w:rFonts w:ascii="Arial" w:hAnsi="Arial"/>
            <w:b/>
            <w:spacing w:val="-11"/>
          </w:rPr>
          <w:delText xml:space="preserve"> </w:delText>
        </w:r>
        <w:r w:rsidDel="0006198A">
          <w:rPr>
            <w:rFonts w:ascii="Arial" w:hAnsi="Arial"/>
            <w:b/>
          </w:rPr>
          <w:delText>como un rubro indemnizatorio autónomo</w:delText>
        </w:r>
        <w:r w:rsidDel="0006198A">
          <w:delText>, sin desnaturalizar su finalidad y su régimen jurídico específico.</w:delText>
        </w:r>
      </w:del>
    </w:p>
    <w:p w14:paraId="6B30BFB4" w14:textId="21E9F815" w:rsidR="008B0511" w:rsidDel="0006198A" w:rsidRDefault="001C3BC6">
      <w:pPr>
        <w:pStyle w:val="Textoindependiente"/>
        <w:spacing w:before="239"/>
        <w:ind w:left="568"/>
        <w:rPr>
          <w:del w:id="397" w:author="Camila Persichini" w:date="2026-02-03T16:17:00Z" w16du:dateUtc="2026-02-03T19:17:00Z"/>
        </w:rPr>
      </w:pPr>
      <w:del w:id="398" w:author="Camila Persichini" w:date="2026-02-03T16:17:00Z" w16du:dateUtc="2026-02-03T19:17:00Z">
        <w:r w:rsidDel="0006198A">
          <w:delText>La</w:delText>
        </w:r>
        <w:r w:rsidDel="0006198A">
          <w:rPr>
            <w:spacing w:val="-5"/>
          </w:rPr>
          <w:delText xml:space="preserve"> </w:delText>
        </w:r>
        <w:r w:rsidDel="0006198A">
          <w:delText>jurisprudencia</w:delText>
        </w:r>
        <w:r w:rsidDel="0006198A">
          <w:rPr>
            <w:spacing w:val="-5"/>
          </w:rPr>
          <w:delText xml:space="preserve"> </w:delText>
        </w:r>
        <w:r w:rsidDel="0006198A">
          <w:delText>ha</w:delText>
        </w:r>
        <w:r w:rsidDel="0006198A">
          <w:rPr>
            <w:spacing w:val="-6"/>
          </w:rPr>
          <w:delText xml:space="preserve"> </w:delText>
        </w:r>
        <w:r w:rsidDel="0006198A">
          <w:delText>sido</w:delText>
        </w:r>
        <w:r w:rsidDel="0006198A">
          <w:rPr>
            <w:spacing w:val="-7"/>
          </w:rPr>
          <w:delText xml:space="preserve"> </w:delText>
        </w:r>
        <w:r w:rsidDel="0006198A">
          <w:delText>clara</w:delText>
        </w:r>
        <w:r w:rsidDel="0006198A">
          <w:rPr>
            <w:spacing w:val="-3"/>
          </w:rPr>
          <w:delText xml:space="preserve"> </w:delText>
        </w:r>
        <w:r w:rsidDel="0006198A">
          <w:delText>al</w:delText>
        </w:r>
        <w:r w:rsidDel="0006198A">
          <w:rPr>
            <w:spacing w:val="-8"/>
          </w:rPr>
          <w:delText xml:space="preserve"> </w:delText>
        </w:r>
        <w:r w:rsidDel="0006198A">
          <w:delText>señalar</w:delText>
        </w:r>
        <w:r w:rsidDel="0006198A">
          <w:rPr>
            <w:spacing w:val="-3"/>
          </w:rPr>
          <w:delText xml:space="preserve"> </w:delText>
        </w:r>
        <w:r w:rsidDel="0006198A">
          <w:rPr>
            <w:spacing w:val="-4"/>
          </w:rPr>
          <w:delText>que:</w:delText>
        </w:r>
      </w:del>
    </w:p>
    <w:p w14:paraId="48373EB2" w14:textId="27DEF348" w:rsidR="008B0511" w:rsidDel="0006198A" w:rsidRDefault="008B0511">
      <w:pPr>
        <w:pStyle w:val="Textoindependiente"/>
        <w:spacing w:before="113"/>
        <w:rPr>
          <w:del w:id="399" w:author="Camila Persichini" w:date="2026-02-03T16:17:00Z" w16du:dateUtc="2026-02-03T19:17:00Z"/>
        </w:rPr>
      </w:pPr>
    </w:p>
    <w:p w14:paraId="0A6D187F" w14:textId="7FF60EEB" w:rsidR="008B0511" w:rsidDel="0006198A" w:rsidRDefault="001C3BC6">
      <w:pPr>
        <w:tabs>
          <w:tab w:val="left" w:pos="2852"/>
          <w:tab w:val="left" w:pos="4438"/>
          <w:tab w:val="left" w:pos="5278"/>
          <w:tab w:val="left" w:pos="6849"/>
          <w:tab w:val="left" w:pos="7811"/>
        </w:tabs>
        <w:spacing w:before="1" w:line="360" w:lineRule="auto"/>
        <w:ind w:left="1168" w:right="738"/>
        <w:jc w:val="both"/>
        <w:rPr>
          <w:del w:id="400" w:author="Camila Persichini" w:date="2026-02-03T16:17:00Z" w16du:dateUtc="2026-02-03T19:17:00Z"/>
        </w:rPr>
      </w:pPr>
      <w:del w:id="401" w:author="Camila Persichini" w:date="2026-02-03T16:17:00Z" w16du:dateUtc="2026-02-03T19:17:00Z">
        <w:r w:rsidDel="0006198A">
          <w:rPr>
            <w:rFonts w:ascii="Arial" w:hAnsi="Arial"/>
            <w:i/>
          </w:rPr>
          <w:delText>“Los</w:delText>
        </w:r>
        <w:r w:rsidDel="0006198A">
          <w:rPr>
            <w:rFonts w:ascii="Arial" w:hAnsi="Arial"/>
            <w:i/>
            <w:spacing w:val="-3"/>
          </w:rPr>
          <w:delText xml:space="preserve"> </w:delText>
        </w:r>
        <w:r w:rsidDel="0006198A">
          <w:rPr>
            <w:rFonts w:ascii="Arial" w:hAnsi="Arial"/>
            <w:i/>
          </w:rPr>
          <w:delText>gastos</w:delText>
        </w:r>
        <w:r w:rsidDel="0006198A">
          <w:rPr>
            <w:rFonts w:ascii="Arial" w:hAnsi="Arial"/>
            <w:i/>
            <w:spacing w:val="-3"/>
          </w:rPr>
          <w:delText xml:space="preserve"> </w:delText>
        </w:r>
        <w:r w:rsidDel="0006198A">
          <w:rPr>
            <w:rFonts w:ascii="Arial" w:hAnsi="Arial"/>
            <w:i/>
          </w:rPr>
          <w:delText>de</w:delText>
        </w:r>
        <w:r w:rsidDel="0006198A">
          <w:rPr>
            <w:rFonts w:ascii="Arial" w:hAnsi="Arial"/>
            <w:i/>
            <w:spacing w:val="-5"/>
          </w:rPr>
          <w:delText xml:space="preserve"> </w:delText>
        </w:r>
        <w:r w:rsidDel="0006198A">
          <w:rPr>
            <w:rFonts w:ascii="Arial" w:hAnsi="Arial"/>
            <w:i/>
          </w:rPr>
          <w:delText>mediación</w:delText>
        </w:r>
        <w:r w:rsidDel="0006198A">
          <w:rPr>
            <w:rFonts w:ascii="Arial" w:hAnsi="Arial"/>
            <w:i/>
            <w:spacing w:val="-3"/>
          </w:rPr>
          <w:delText xml:space="preserve"> </w:delText>
        </w:r>
        <w:r w:rsidDel="0006198A">
          <w:rPr>
            <w:rFonts w:ascii="Arial" w:hAnsi="Arial"/>
            <w:i/>
          </w:rPr>
          <w:delText>no</w:delText>
        </w:r>
        <w:r w:rsidDel="0006198A">
          <w:rPr>
            <w:rFonts w:ascii="Arial" w:hAnsi="Arial"/>
            <w:i/>
            <w:spacing w:val="-3"/>
          </w:rPr>
          <w:delText xml:space="preserve"> </w:delText>
        </w:r>
        <w:r w:rsidDel="0006198A">
          <w:rPr>
            <w:rFonts w:ascii="Arial" w:hAnsi="Arial"/>
            <w:i/>
          </w:rPr>
          <w:delText>constituyen</w:delText>
        </w:r>
        <w:r w:rsidDel="0006198A">
          <w:rPr>
            <w:rFonts w:ascii="Arial" w:hAnsi="Arial"/>
            <w:i/>
            <w:spacing w:val="-3"/>
          </w:rPr>
          <w:delText xml:space="preserve"> </w:delText>
        </w:r>
        <w:r w:rsidDel="0006198A">
          <w:rPr>
            <w:rFonts w:ascii="Arial" w:hAnsi="Arial"/>
            <w:i/>
          </w:rPr>
          <w:delText>un</w:delText>
        </w:r>
        <w:r w:rsidDel="0006198A">
          <w:rPr>
            <w:rFonts w:ascii="Arial" w:hAnsi="Arial"/>
            <w:i/>
            <w:spacing w:val="-5"/>
          </w:rPr>
          <w:delText xml:space="preserve"> </w:delText>
        </w:r>
        <w:r w:rsidDel="0006198A">
          <w:rPr>
            <w:rFonts w:ascii="Arial" w:hAnsi="Arial"/>
            <w:i/>
          </w:rPr>
          <w:delText>daño</w:delText>
        </w:r>
        <w:r w:rsidDel="0006198A">
          <w:rPr>
            <w:rFonts w:ascii="Arial" w:hAnsi="Arial"/>
            <w:i/>
            <w:spacing w:val="-3"/>
          </w:rPr>
          <w:delText xml:space="preserve"> </w:delText>
        </w:r>
        <w:r w:rsidDel="0006198A">
          <w:rPr>
            <w:rFonts w:ascii="Arial" w:hAnsi="Arial"/>
            <w:i/>
          </w:rPr>
          <w:delText>indemnizable</w:delText>
        </w:r>
        <w:r w:rsidDel="0006198A">
          <w:rPr>
            <w:rFonts w:ascii="Arial" w:hAnsi="Arial"/>
            <w:i/>
            <w:spacing w:val="-3"/>
          </w:rPr>
          <w:delText xml:space="preserve"> </w:delText>
        </w:r>
        <w:r w:rsidDel="0006198A">
          <w:rPr>
            <w:rFonts w:ascii="Arial" w:hAnsi="Arial"/>
            <w:i/>
          </w:rPr>
          <w:delText xml:space="preserve">autónomo, sino que integran el régimen de costas del proceso, cuya imposición debe </w:delText>
        </w:r>
        <w:r w:rsidDel="0006198A">
          <w:rPr>
            <w:rFonts w:ascii="Arial" w:hAnsi="Arial"/>
            <w:i/>
            <w:spacing w:val="-2"/>
          </w:rPr>
          <w:delText>resolverse</w:delText>
        </w:r>
        <w:r w:rsidDel="0006198A">
          <w:rPr>
            <w:rFonts w:ascii="Arial" w:hAnsi="Arial"/>
            <w:i/>
          </w:rPr>
          <w:tab/>
        </w:r>
        <w:r w:rsidDel="0006198A">
          <w:rPr>
            <w:rFonts w:ascii="Arial" w:hAnsi="Arial"/>
            <w:i/>
            <w:spacing w:val="-2"/>
          </w:rPr>
          <w:delText>conforme</w:delText>
        </w:r>
        <w:r w:rsidDel="0006198A">
          <w:rPr>
            <w:rFonts w:ascii="Arial" w:hAnsi="Arial"/>
            <w:i/>
          </w:rPr>
          <w:tab/>
        </w:r>
        <w:r w:rsidDel="0006198A">
          <w:rPr>
            <w:rFonts w:ascii="Arial" w:hAnsi="Arial"/>
            <w:i/>
            <w:spacing w:val="-6"/>
          </w:rPr>
          <w:delText>al</w:delText>
        </w:r>
        <w:r w:rsidDel="0006198A">
          <w:rPr>
            <w:rFonts w:ascii="Arial" w:hAnsi="Arial"/>
            <w:i/>
          </w:rPr>
          <w:tab/>
        </w:r>
        <w:r w:rsidDel="0006198A">
          <w:rPr>
            <w:rFonts w:ascii="Arial" w:hAnsi="Arial"/>
            <w:i/>
            <w:spacing w:val="-2"/>
          </w:rPr>
          <w:delText>resultado</w:delText>
        </w:r>
        <w:r w:rsidDel="0006198A">
          <w:rPr>
            <w:rFonts w:ascii="Arial" w:hAnsi="Arial"/>
            <w:i/>
          </w:rPr>
          <w:tab/>
        </w:r>
        <w:r w:rsidDel="0006198A">
          <w:rPr>
            <w:rFonts w:ascii="Arial" w:hAnsi="Arial"/>
            <w:i/>
            <w:spacing w:val="-4"/>
          </w:rPr>
          <w:delText>del</w:delText>
        </w:r>
        <w:r w:rsidDel="0006198A">
          <w:rPr>
            <w:rFonts w:ascii="Arial" w:hAnsi="Arial"/>
            <w:i/>
          </w:rPr>
          <w:tab/>
        </w:r>
        <w:r w:rsidDel="0006198A">
          <w:rPr>
            <w:rFonts w:ascii="Arial" w:hAnsi="Arial"/>
            <w:i/>
            <w:spacing w:val="-2"/>
          </w:rPr>
          <w:delText xml:space="preserve">pleito.” </w:delText>
        </w:r>
        <w:r w:rsidDel="0006198A">
          <w:delText xml:space="preserve">(CNCiv., Sala F, 23/10/2012, </w:delText>
        </w:r>
        <w:r w:rsidDel="0006198A">
          <w:rPr>
            <w:rFonts w:ascii="Arial" w:hAnsi="Arial"/>
            <w:i/>
          </w:rPr>
          <w:delText>“R., M. c/ T., J. s/ daños y perjuicios”</w:delText>
        </w:r>
        <w:r w:rsidDel="0006198A">
          <w:delText>).</w:delText>
        </w:r>
      </w:del>
    </w:p>
    <w:p w14:paraId="16516DD9" w14:textId="36460ACE" w:rsidR="008B0511" w:rsidDel="0006198A" w:rsidRDefault="001C3BC6">
      <w:pPr>
        <w:pStyle w:val="Textoindependiente"/>
        <w:spacing w:before="241"/>
        <w:ind w:left="568"/>
        <w:rPr>
          <w:del w:id="402" w:author="Camila Persichini" w:date="2026-02-03T16:17:00Z" w16du:dateUtc="2026-02-03T19:17:00Z"/>
        </w:rPr>
      </w:pPr>
      <w:del w:id="403" w:author="Camila Persichini" w:date="2026-02-03T16:17:00Z" w16du:dateUtc="2026-02-03T19:17:00Z">
        <w:r w:rsidDel="0006198A">
          <w:delText>En</w:delText>
        </w:r>
        <w:r w:rsidDel="0006198A">
          <w:rPr>
            <w:spacing w:val="-4"/>
          </w:rPr>
          <w:delText xml:space="preserve"> </w:delText>
        </w:r>
        <w:r w:rsidDel="0006198A">
          <w:delText>igual</w:delText>
        </w:r>
        <w:r w:rsidDel="0006198A">
          <w:rPr>
            <w:spacing w:val="-4"/>
          </w:rPr>
          <w:delText xml:space="preserve"> </w:delText>
        </w:r>
        <w:r w:rsidDel="0006198A">
          <w:delText>sentido,</w:delText>
        </w:r>
        <w:r w:rsidDel="0006198A">
          <w:rPr>
            <w:spacing w:val="-5"/>
          </w:rPr>
          <w:delText xml:space="preserve"> </w:delText>
        </w:r>
        <w:r w:rsidDel="0006198A">
          <w:delText>se</w:delText>
        </w:r>
        <w:r w:rsidDel="0006198A">
          <w:rPr>
            <w:spacing w:val="-3"/>
          </w:rPr>
          <w:delText xml:space="preserve"> </w:delText>
        </w:r>
        <w:r w:rsidDel="0006198A">
          <w:delText>ha</w:delText>
        </w:r>
        <w:r w:rsidDel="0006198A">
          <w:rPr>
            <w:spacing w:val="-6"/>
          </w:rPr>
          <w:delText xml:space="preserve"> </w:delText>
        </w:r>
        <w:r w:rsidDel="0006198A">
          <w:delText>resuelto</w:delText>
        </w:r>
        <w:r w:rsidDel="0006198A">
          <w:rPr>
            <w:spacing w:val="-3"/>
          </w:rPr>
          <w:delText xml:space="preserve"> </w:delText>
        </w:r>
        <w:r w:rsidDel="0006198A">
          <w:rPr>
            <w:spacing w:val="-4"/>
          </w:rPr>
          <w:delText>que:</w:delText>
        </w:r>
      </w:del>
    </w:p>
    <w:p w14:paraId="4CEFC9AA" w14:textId="38194519" w:rsidR="008B0511" w:rsidDel="0006198A" w:rsidRDefault="008B0511">
      <w:pPr>
        <w:pStyle w:val="Textoindependiente"/>
        <w:spacing w:before="113"/>
        <w:rPr>
          <w:del w:id="404" w:author="Camila Persichini" w:date="2026-02-03T16:17:00Z" w16du:dateUtc="2026-02-03T19:17:00Z"/>
        </w:rPr>
      </w:pPr>
    </w:p>
    <w:p w14:paraId="26186290" w14:textId="4BF0D0F3" w:rsidR="008B0511" w:rsidDel="0006198A" w:rsidRDefault="001C3BC6">
      <w:pPr>
        <w:tabs>
          <w:tab w:val="left" w:pos="2701"/>
          <w:tab w:val="left" w:pos="3865"/>
          <w:tab w:val="left" w:pos="5067"/>
          <w:tab w:val="left" w:pos="6624"/>
          <w:tab w:val="left" w:pos="7836"/>
        </w:tabs>
        <w:spacing w:line="360" w:lineRule="auto"/>
        <w:ind w:left="1168" w:right="737"/>
        <w:jc w:val="both"/>
        <w:rPr>
          <w:del w:id="405" w:author="Camila Persichini" w:date="2026-02-03T16:17:00Z" w16du:dateUtc="2026-02-03T19:17:00Z"/>
        </w:rPr>
      </w:pPr>
      <w:del w:id="406" w:author="Camila Persichini" w:date="2026-02-03T16:17:00Z" w16du:dateUtc="2026-02-03T19:17:00Z">
        <w:r w:rsidDel="0006198A">
          <w:rPr>
            <w:rFonts w:ascii="Arial" w:hAnsi="Arial"/>
            <w:i/>
          </w:rPr>
          <w:delText xml:space="preserve">“Las erogaciones efectuadas con motivo de la mediación prejudicial obligatoria no pueden ser reclamadas como un rubro resarcitorio independiente, pues su eventual reintegro debe ser considerado en el </w:delText>
        </w:r>
        <w:r w:rsidDel="0006198A">
          <w:rPr>
            <w:rFonts w:ascii="Arial" w:hAnsi="Arial"/>
            <w:i/>
            <w:spacing w:val="-2"/>
          </w:rPr>
          <w:delText>marco</w:delText>
        </w:r>
        <w:r w:rsidDel="0006198A">
          <w:rPr>
            <w:rFonts w:ascii="Arial" w:hAnsi="Arial"/>
            <w:i/>
          </w:rPr>
          <w:tab/>
        </w:r>
        <w:r w:rsidDel="0006198A">
          <w:rPr>
            <w:rFonts w:ascii="Arial" w:hAnsi="Arial"/>
            <w:i/>
            <w:spacing w:val="-6"/>
          </w:rPr>
          <w:delText>de</w:delText>
        </w:r>
        <w:r w:rsidDel="0006198A">
          <w:rPr>
            <w:rFonts w:ascii="Arial" w:hAnsi="Arial"/>
            <w:i/>
          </w:rPr>
          <w:tab/>
        </w:r>
        <w:r w:rsidDel="0006198A">
          <w:rPr>
            <w:rFonts w:ascii="Arial" w:hAnsi="Arial"/>
            <w:i/>
            <w:spacing w:val="-4"/>
          </w:rPr>
          <w:delText>las</w:delText>
        </w:r>
        <w:r w:rsidDel="0006198A">
          <w:rPr>
            <w:rFonts w:ascii="Arial" w:hAnsi="Arial"/>
            <w:i/>
          </w:rPr>
          <w:tab/>
        </w:r>
        <w:r w:rsidDel="0006198A">
          <w:rPr>
            <w:rFonts w:ascii="Arial" w:hAnsi="Arial"/>
            <w:i/>
            <w:spacing w:val="-2"/>
          </w:rPr>
          <w:delText>costas</w:delText>
        </w:r>
        <w:r w:rsidDel="0006198A">
          <w:rPr>
            <w:rFonts w:ascii="Arial" w:hAnsi="Arial"/>
            <w:i/>
          </w:rPr>
          <w:tab/>
        </w:r>
        <w:r w:rsidDel="0006198A">
          <w:rPr>
            <w:rFonts w:ascii="Arial" w:hAnsi="Arial"/>
            <w:i/>
            <w:spacing w:val="-4"/>
          </w:rPr>
          <w:delText>del</w:delText>
        </w:r>
        <w:r w:rsidDel="0006198A">
          <w:rPr>
            <w:rFonts w:ascii="Arial" w:hAnsi="Arial"/>
            <w:i/>
          </w:rPr>
          <w:tab/>
        </w:r>
        <w:r w:rsidDel="0006198A">
          <w:rPr>
            <w:rFonts w:ascii="Arial" w:hAnsi="Arial"/>
            <w:i/>
            <w:spacing w:val="-2"/>
          </w:rPr>
          <w:delText xml:space="preserve">juicio.” </w:delText>
        </w:r>
        <w:r w:rsidDel="0006198A">
          <w:delText xml:space="preserve">(CNCiv., Sala H, 11/03/2014, </w:delText>
        </w:r>
        <w:r w:rsidDel="0006198A">
          <w:rPr>
            <w:rFonts w:ascii="Arial" w:hAnsi="Arial"/>
            <w:i/>
          </w:rPr>
          <w:delText>“G., A. c/ M., R. s/ daños y perjuicios”</w:delText>
        </w:r>
        <w:r w:rsidDel="0006198A">
          <w:delText>).</w:delText>
        </w:r>
      </w:del>
    </w:p>
    <w:p w14:paraId="108A060F" w14:textId="08F5048E" w:rsidR="008B0511" w:rsidDel="0006198A" w:rsidRDefault="001C3BC6">
      <w:pPr>
        <w:pStyle w:val="Textoindependiente"/>
        <w:spacing w:before="240" w:line="360" w:lineRule="auto"/>
        <w:ind w:left="568" w:right="132" w:firstLine="600"/>
        <w:jc w:val="both"/>
        <w:rPr>
          <w:del w:id="407" w:author="Camila Persichini" w:date="2026-02-03T16:17:00Z" w16du:dateUtc="2026-02-03T19:17:00Z"/>
        </w:rPr>
      </w:pPr>
      <w:del w:id="408" w:author="Camila Persichini" w:date="2026-02-03T16:17:00Z" w16du:dateUtc="2026-02-03T19:17:00Z">
        <w:r w:rsidDel="0006198A">
          <w:delText>Asimismo,</w:delText>
        </w:r>
        <w:r w:rsidDel="0006198A">
          <w:rPr>
            <w:spacing w:val="-2"/>
          </w:rPr>
          <w:delText xml:space="preserve"> </w:delText>
        </w:r>
        <w:r w:rsidDel="0006198A">
          <w:delText>se</w:delText>
        </w:r>
        <w:r w:rsidDel="0006198A">
          <w:rPr>
            <w:spacing w:val="-3"/>
          </w:rPr>
          <w:delText xml:space="preserve"> </w:delText>
        </w:r>
        <w:r w:rsidDel="0006198A">
          <w:delText>ha</w:delText>
        </w:r>
        <w:r w:rsidDel="0006198A">
          <w:rPr>
            <w:spacing w:val="-3"/>
          </w:rPr>
          <w:delText xml:space="preserve"> </w:delText>
        </w:r>
        <w:r w:rsidDel="0006198A">
          <w:delText>sostenido</w:delText>
        </w:r>
        <w:r w:rsidDel="0006198A">
          <w:rPr>
            <w:spacing w:val="-1"/>
          </w:rPr>
          <w:delText xml:space="preserve"> </w:delText>
        </w:r>
        <w:r w:rsidDel="0006198A">
          <w:delText>que</w:delText>
        </w:r>
        <w:r w:rsidDel="0006198A">
          <w:rPr>
            <w:spacing w:val="-3"/>
          </w:rPr>
          <w:delText xml:space="preserve"> </w:delText>
        </w:r>
        <w:r w:rsidDel="0006198A">
          <w:delText>admitir este</w:delText>
        </w:r>
        <w:r w:rsidDel="0006198A">
          <w:rPr>
            <w:spacing w:val="-3"/>
          </w:rPr>
          <w:delText xml:space="preserve"> </w:delText>
        </w:r>
        <w:r w:rsidDel="0006198A">
          <w:delText>tipo</w:delText>
        </w:r>
        <w:r w:rsidDel="0006198A">
          <w:rPr>
            <w:spacing w:val="-5"/>
          </w:rPr>
          <w:delText xml:space="preserve"> </w:delText>
        </w:r>
        <w:r w:rsidDel="0006198A">
          <w:delText>de</w:delText>
        </w:r>
        <w:r w:rsidDel="0006198A">
          <w:rPr>
            <w:spacing w:val="-1"/>
          </w:rPr>
          <w:delText xml:space="preserve"> </w:delText>
        </w:r>
        <w:r w:rsidDel="0006198A">
          <w:delText>reclamos</w:delText>
        </w:r>
        <w:r w:rsidDel="0006198A">
          <w:rPr>
            <w:spacing w:val="-3"/>
          </w:rPr>
          <w:delText xml:space="preserve"> </w:delText>
        </w:r>
        <w:r w:rsidDel="0006198A">
          <w:delText xml:space="preserve">importaría </w:delText>
        </w:r>
        <w:r w:rsidDel="0006198A">
          <w:rPr>
            <w:rFonts w:ascii="Arial" w:hAnsi="Arial"/>
            <w:b/>
          </w:rPr>
          <w:delText>duplicar indebidamente el resarcimiento</w:delText>
        </w:r>
        <w:r w:rsidDel="0006198A">
          <w:delText xml:space="preserve">, al permitir que gastos propios del proceso sean percibidos como daño autónomo, con prescindencia del régimen legal que regula su </w:delText>
        </w:r>
        <w:r w:rsidDel="0006198A">
          <w:rPr>
            <w:spacing w:val="-2"/>
          </w:rPr>
          <w:delText>distribución.</w:delText>
        </w:r>
      </w:del>
    </w:p>
    <w:p w14:paraId="029F298F" w14:textId="3ABC6732" w:rsidR="008B0511" w:rsidDel="0006198A" w:rsidRDefault="008B0511">
      <w:pPr>
        <w:pStyle w:val="Textoindependiente"/>
        <w:spacing w:before="77"/>
        <w:rPr>
          <w:del w:id="409" w:author="Camila Persichini" w:date="2026-02-03T16:17:00Z" w16du:dateUtc="2026-02-03T19:17:00Z"/>
        </w:rPr>
      </w:pPr>
    </w:p>
    <w:p w14:paraId="2F0A16B0" w14:textId="16E21505" w:rsidR="008B0511" w:rsidDel="0006198A" w:rsidRDefault="001C3BC6">
      <w:pPr>
        <w:pStyle w:val="Textoindependiente"/>
        <w:spacing w:line="360" w:lineRule="auto"/>
        <w:ind w:left="568" w:right="135" w:firstLine="600"/>
        <w:jc w:val="both"/>
        <w:rPr>
          <w:del w:id="410" w:author="Camila Persichini" w:date="2026-02-03T16:17:00Z" w16du:dateUtc="2026-02-03T19:17:00Z"/>
        </w:rPr>
      </w:pPr>
      <w:del w:id="411" w:author="Camila Persichini" w:date="2026-02-03T16:17:00Z" w16du:dateUtc="2026-02-03T19:17:00Z">
        <w:r w:rsidDel="0006198A">
          <w:delText xml:space="preserve">Por lo demás, la actora </w:delText>
        </w:r>
        <w:r w:rsidDel="0006198A">
          <w:rPr>
            <w:rFonts w:ascii="Arial" w:hAnsi="Arial"/>
            <w:b/>
          </w:rPr>
          <w:delText xml:space="preserve">no acredita </w:delText>
        </w:r>
        <w:r w:rsidDel="0006198A">
          <w:delText>la necesidad, razonabilidad ni efectiva vinculación causal de los gastos invocados con un daño cierto y actual, limitándose a acompañar constancias genéricas que no habilitan su traslado como indemnización.</w:delText>
        </w:r>
      </w:del>
    </w:p>
    <w:p w14:paraId="31151936" w14:textId="73F69BE6" w:rsidR="008B0511" w:rsidDel="0006198A" w:rsidRDefault="001C3BC6">
      <w:pPr>
        <w:spacing w:before="239"/>
        <w:ind w:left="1168"/>
        <w:rPr>
          <w:del w:id="412" w:author="Camila Persichini" w:date="2026-02-03T16:17:00Z" w16du:dateUtc="2026-02-03T19:17:00Z"/>
          <w:rFonts w:ascii="Arial" w:hAnsi="Arial"/>
          <w:b/>
        </w:rPr>
      </w:pPr>
      <w:del w:id="413" w:author="Camila Persichini" w:date="2026-02-03T16:17:00Z" w16du:dateUtc="2026-02-03T19:17:00Z">
        <w:r w:rsidDel="0006198A">
          <w:delText>En</w:delText>
        </w:r>
        <w:r w:rsidDel="0006198A">
          <w:rPr>
            <w:spacing w:val="42"/>
          </w:rPr>
          <w:delText xml:space="preserve"> </w:delText>
        </w:r>
        <w:r w:rsidDel="0006198A">
          <w:delText>consecuencia,</w:delText>
        </w:r>
        <w:r w:rsidDel="0006198A">
          <w:rPr>
            <w:spacing w:val="42"/>
          </w:rPr>
          <w:delText xml:space="preserve"> </w:delText>
        </w:r>
        <w:r w:rsidDel="0006198A">
          <w:delText>el</w:delText>
        </w:r>
        <w:r w:rsidDel="0006198A">
          <w:rPr>
            <w:spacing w:val="40"/>
          </w:rPr>
          <w:delText xml:space="preserve"> </w:delText>
        </w:r>
        <w:r w:rsidDel="0006198A">
          <w:delText>rubro</w:delText>
        </w:r>
        <w:r w:rsidDel="0006198A">
          <w:rPr>
            <w:spacing w:val="41"/>
          </w:rPr>
          <w:delText xml:space="preserve"> </w:delText>
        </w:r>
        <w:r w:rsidDel="0006198A">
          <w:delText>reclamado</w:delText>
        </w:r>
        <w:r w:rsidDel="0006198A">
          <w:rPr>
            <w:spacing w:val="40"/>
          </w:rPr>
          <w:delText xml:space="preserve"> </w:delText>
        </w:r>
        <w:r w:rsidDel="0006198A">
          <w:delText>en</w:delText>
        </w:r>
        <w:r w:rsidDel="0006198A">
          <w:rPr>
            <w:spacing w:val="39"/>
          </w:rPr>
          <w:delText xml:space="preserve"> </w:delText>
        </w:r>
        <w:r w:rsidDel="0006198A">
          <w:delText>concepto</w:delText>
        </w:r>
        <w:r w:rsidDel="0006198A">
          <w:rPr>
            <w:spacing w:val="43"/>
          </w:rPr>
          <w:delText xml:space="preserve"> </w:delText>
        </w:r>
        <w:r w:rsidDel="0006198A">
          <w:delText>de</w:delText>
        </w:r>
        <w:r w:rsidDel="0006198A">
          <w:rPr>
            <w:spacing w:val="47"/>
          </w:rPr>
          <w:delText xml:space="preserve"> </w:delText>
        </w:r>
        <w:r w:rsidDel="0006198A">
          <w:rPr>
            <w:rFonts w:ascii="Arial" w:hAnsi="Arial"/>
            <w:b/>
          </w:rPr>
          <w:delText>gastos</w:delText>
        </w:r>
        <w:r w:rsidDel="0006198A">
          <w:rPr>
            <w:rFonts w:ascii="Arial" w:hAnsi="Arial"/>
            <w:b/>
            <w:spacing w:val="40"/>
          </w:rPr>
          <w:delText xml:space="preserve"> </w:delText>
        </w:r>
        <w:r w:rsidDel="0006198A">
          <w:rPr>
            <w:rFonts w:ascii="Arial" w:hAnsi="Arial"/>
            <w:b/>
          </w:rPr>
          <w:delText>de</w:delText>
        </w:r>
        <w:r w:rsidDel="0006198A">
          <w:rPr>
            <w:rFonts w:ascii="Arial" w:hAnsi="Arial"/>
            <w:b/>
            <w:spacing w:val="40"/>
          </w:rPr>
          <w:delText xml:space="preserve"> </w:delText>
        </w:r>
        <w:r w:rsidDel="0006198A">
          <w:rPr>
            <w:rFonts w:ascii="Arial" w:hAnsi="Arial"/>
            <w:b/>
            <w:spacing w:val="-2"/>
          </w:rPr>
          <w:delText>mediación</w:delText>
        </w:r>
      </w:del>
    </w:p>
    <w:p w14:paraId="1174EABC" w14:textId="36030904" w:rsidR="008B0511" w:rsidDel="0006198A" w:rsidRDefault="001C3BC6">
      <w:pPr>
        <w:pStyle w:val="Textoindependiente"/>
        <w:spacing w:before="126"/>
        <w:ind w:left="568"/>
        <w:rPr>
          <w:del w:id="414" w:author="Camila Persichini" w:date="2026-02-03T16:17:00Z" w16du:dateUtc="2026-02-03T19:17:00Z"/>
        </w:rPr>
      </w:pPr>
      <w:del w:id="415" w:author="Camila Persichini" w:date="2026-02-03T16:17:00Z" w16du:dateUtc="2026-02-03T19:17:00Z">
        <w:r w:rsidDel="0006198A">
          <w:delText>resulta</w:delText>
        </w:r>
        <w:r w:rsidDel="0006198A">
          <w:rPr>
            <w:spacing w:val="-8"/>
          </w:rPr>
          <w:delText xml:space="preserve"> </w:delText>
        </w:r>
        <w:r w:rsidDel="0006198A">
          <w:rPr>
            <w:rFonts w:ascii="Arial"/>
            <w:b/>
          </w:rPr>
          <w:delText>improcedente</w:delText>
        </w:r>
        <w:r w:rsidDel="0006198A">
          <w:delText>,</w:delText>
        </w:r>
        <w:r w:rsidDel="0006198A">
          <w:rPr>
            <w:spacing w:val="-4"/>
          </w:rPr>
          <w:delText xml:space="preserve"> </w:delText>
        </w:r>
        <w:r w:rsidDel="0006198A">
          <w:delText>debiendo</w:delText>
        </w:r>
        <w:r w:rsidDel="0006198A">
          <w:rPr>
            <w:spacing w:val="-5"/>
          </w:rPr>
          <w:delText xml:space="preserve"> </w:delText>
        </w:r>
        <w:r w:rsidDel="0006198A">
          <w:delText>ser</w:delText>
        </w:r>
        <w:r w:rsidDel="0006198A">
          <w:rPr>
            <w:spacing w:val="-6"/>
          </w:rPr>
          <w:delText xml:space="preserve"> </w:delText>
        </w:r>
        <w:r w:rsidDel="0006198A">
          <w:delText>rechazado</w:delText>
        </w:r>
        <w:r w:rsidDel="0006198A">
          <w:rPr>
            <w:spacing w:val="-8"/>
          </w:rPr>
          <w:delText xml:space="preserve"> </w:delText>
        </w:r>
        <w:r w:rsidDel="0006198A">
          <w:delText>en</w:delText>
        </w:r>
        <w:r w:rsidDel="0006198A">
          <w:rPr>
            <w:spacing w:val="-5"/>
          </w:rPr>
          <w:delText xml:space="preserve"> </w:delText>
        </w:r>
        <w:r w:rsidDel="0006198A">
          <w:delText>su</w:delText>
        </w:r>
        <w:r w:rsidDel="0006198A">
          <w:rPr>
            <w:spacing w:val="-7"/>
          </w:rPr>
          <w:delText xml:space="preserve"> </w:delText>
        </w:r>
        <w:r w:rsidDel="0006198A">
          <w:delText>totalidad,</w:delText>
        </w:r>
        <w:r w:rsidDel="0006198A">
          <w:rPr>
            <w:spacing w:val="-6"/>
          </w:rPr>
          <w:delText xml:space="preserve"> </w:delText>
        </w:r>
        <w:r w:rsidDel="0006198A">
          <w:delText>con</w:delText>
        </w:r>
        <w:r w:rsidDel="0006198A">
          <w:rPr>
            <w:spacing w:val="-7"/>
          </w:rPr>
          <w:delText xml:space="preserve"> </w:delText>
        </w:r>
        <w:r w:rsidDel="0006198A">
          <w:rPr>
            <w:spacing w:val="-2"/>
          </w:rPr>
          <w:delText>costas.</w:delText>
        </w:r>
      </w:del>
    </w:p>
    <w:p w14:paraId="4D5DF807" w14:textId="2D7DBAB1" w:rsidR="008B0511" w:rsidDel="0006198A" w:rsidRDefault="008B0511">
      <w:pPr>
        <w:pStyle w:val="Textoindependiente"/>
        <w:spacing w:before="113"/>
        <w:rPr>
          <w:del w:id="416" w:author="Camila Persichini" w:date="2026-02-03T16:17:00Z" w16du:dateUtc="2026-02-03T19:17:00Z"/>
        </w:rPr>
      </w:pPr>
    </w:p>
    <w:p w14:paraId="24A4D8DD" w14:textId="14D898DB" w:rsidR="008B0511" w:rsidDel="0006198A" w:rsidRDefault="001C3BC6" w:rsidP="0090745C">
      <w:pPr>
        <w:pStyle w:val="Ttulo2"/>
        <w:numPr>
          <w:ilvl w:val="0"/>
          <w:numId w:val="5"/>
        </w:numPr>
        <w:tabs>
          <w:tab w:val="left" w:pos="823"/>
        </w:tabs>
        <w:spacing w:before="113"/>
        <w:ind w:left="823" w:hanging="255"/>
        <w:rPr>
          <w:del w:id="417" w:author="Camila Persichini" w:date="2026-02-03T16:17:00Z" w16du:dateUtc="2026-02-03T19:17:00Z"/>
        </w:rPr>
      </w:pPr>
      <w:del w:id="418" w:author="Camila Persichini" w:date="2026-02-03T16:17:00Z" w16du:dateUtc="2026-02-03T19:17:00Z">
        <w:r w:rsidDel="0006198A">
          <w:delText>Impugnación</w:delText>
        </w:r>
        <w:r w:rsidRPr="0090745C" w:rsidDel="0006198A">
          <w:rPr>
            <w:spacing w:val="-4"/>
          </w:rPr>
          <w:delText xml:space="preserve"> </w:delText>
        </w:r>
        <w:r w:rsidDel="0006198A">
          <w:delText>y</w:delText>
        </w:r>
        <w:r w:rsidRPr="0090745C" w:rsidDel="0006198A">
          <w:rPr>
            <w:spacing w:val="-4"/>
          </w:rPr>
          <w:delText xml:space="preserve"> </w:delText>
        </w:r>
        <w:r w:rsidDel="0006198A">
          <w:delText>oposición</w:delText>
        </w:r>
        <w:r w:rsidRPr="0090745C" w:rsidDel="0006198A">
          <w:rPr>
            <w:spacing w:val="-4"/>
          </w:rPr>
          <w:delText xml:space="preserve"> </w:delText>
        </w:r>
        <w:r w:rsidDel="0006198A">
          <w:delText>de</w:delText>
        </w:r>
        <w:r w:rsidRPr="0090745C" w:rsidDel="0006198A">
          <w:rPr>
            <w:spacing w:val="-4"/>
          </w:rPr>
          <w:delText xml:space="preserve"> </w:delText>
        </w:r>
        <w:r w:rsidDel="0006198A">
          <w:delText>la</w:delText>
        </w:r>
        <w:r w:rsidRPr="0090745C" w:rsidDel="0006198A">
          <w:rPr>
            <w:spacing w:val="-2"/>
          </w:rPr>
          <w:delText xml:space="preserve"> </w:delText>
        </w:r>
        <w:r w:rsidDel="0006198A">
          <w:delText>prueba</w:delText>
        </w:r>
        <w:r w:rsidRPr="0090745C" w:rsidDel="0006198A">
          <w:rPr>
            <w:spacing w:val="-2"/>
          </w:rPr>
          <w:delText xml:space="preserve"> </w:delText>
        </w:r>
        <w:r w:rsidDel="0006198A">
          <w:delText>de</w:delText>
        </w:r>
        <w:r w:rsidRPr="0090745C" w:rsidDel="0006198A">
          <w:rPr>
            <w:spacing w:val="-4"/>
          </w:rPr>
          <w:delText xml:space="preserve"> </w:delText>
        </w:r>
        <w:r w:rsidDel="0006198A">
          <w:delText>la</w:delText>
        </w:r>
        <w:r w:rsidRPr="0090745C" w:rsidDel="0006198A">
          <w:rPr>
            <w:spacing w:val="-4"/>
          </w:rPr>
          <w:delText xml:space="preserve"> </w:delText>
        </w:r>
        <w:r w:rsidDel="0006198A">
          <w:delText>actora</w:delText>
        </w:r>
        <w:r w:rsidRPr="0090745C" w:rsidDel="0006198A">
          <w:rPr>
            <w:spacing w:val="-4"/>
          </w:rPr>
          <w:delText xml:space="preserve"> </w:delText>
        </w:r>
      </w:del>
    </w:p>
    <w:p w14:paraId="2419F42B" w14:textId="546CBEE8" w:rsidR="0090745C" w:rsidRPr="0090745C" w:rsidDel="0006198A" w:rsidRDefault="0090745C" w:rsidP="0090745C">
      <w:pPr>
        <w:pStyle w:val="Ttulo2"/>
        <w:tabs>
          <w:tab w:val="left" w:pos="823"/>
        </w:tabs>
        <w:spacing w:before="113"/>
        <w:ind w:left="823" w:firstLine="0"/>
        <w:rPr>
          <w:del w:id="419" w:author="Camila Persichini" w:date="2026-02-03T16:17:00Z" w16du:dateUtc="2026-02-03T19:17:00Z"/>
        </w:rPr>
      </w:pPr>
    </w:p>
    <w:p w14:paraId="632060B0" w14:textId="0765A0CC" w:rsidR="008B0511" w:rsidDel="0006198A" w:rsidRDefault="001C3BC6">
      <w:pPr>
        <w:pStyle w:val="Textoindependiente"/>
        <w:spacing w:before="1" w:line="360" w:lineRule="auto"/>
        <w:ind w:left="568" w:right="134" w:firstLine="720"/>
        <w:jc w:val="both"/>
        <w:rPr>
          <w:del w:id="420" w:author="Camila Persichini" w:date="2026-02-03T16:17:00Z" w16du:dateUtc="2026-02-03T19:17:00Z"/>
        </w:rPr>
      </w:pPr>
      <w:del w:id="421" w:author="Camila Persichini" w:date="2026-02-03T16:17:00Z" w16du:dateUtc="2026-02-03T19:17:00Z">
        <w:r w:rsidDel="0006198A">
          <w:delText xml:space="preserve">Se solicita a V.S. que la prueba ofrecida por la actora sea provista con </w:delText>
        </w:r>
        <w:r w:rsidDel="0006198A">
          <w:rPr>
            <w:rFonts w:ascii="Arial" w:hAnsi="Arial"/>
            <w:b/>
          </w:rPr>
          <w:delText>estricto criterio de utilidad, pertinencia y conducencia</w:delText>
        </w:r>
        <w:r w:rsidDel="0006198A">
          <w:delText xml:space="preserve">, rechazando aquella que resulte manifiestamente impertinente, redundante o inconducente, y asegurando que la </w:delText>
        </w:r>
        <w:r w:rsidDel="0006198A">
          <w:lastRenderedPageBreak/>
          <w:delText>producción</w:delText>
        </w:r>
        <w:r w:rsidDel="0006198A">
          <w:rPr>
            <w:spacing w:val="-4"/>
          </w:rPr>
          <w:delText xml:space="preserve"> </w:delText>
        </w:r>
        <w:r w:rsidDel="0006198A">
          <w:delText>probatoria</w:delText>
        </w:r>
        <w:r w:rsidDel="0006198A">
          <w:rPr>
            <w:spacing w:val="-4"/>
          </w:rPr>
          <w:delText xml:space="preserve"> </w:delText>
        </w:r>
        <w:r w:rsidDel="0006198A">
          <w:delText>no</w:delText>
        </w:r>
        <w:r w:rsidDel="0006198A">
          <w:rPr>
            <w:spacing w:val="-7"/>
          </w:rPr>
          <w:delText xml:space="preserve"> </w:delText>
        </w:r>
        <w:r w:rsidDel="0006198A">
          <w:delText>se</w:delText>
        </w:r>
        <w:r w:rsidDel="0006198A">
          <w:rPr>
            <w:spacing w:val="-4"/>
          </w:rPr>
          <w:delText xml:space="preserve"> </w:delText>
        </w:r>
        <w:r w:rsidDel="0006198A">
          <w:delText>transforme</w:delText>
        </w:r>
        <w:r w:rsidDel="0006198A">
          <w:rPr>
            <w:spacing w:val="-4"/>
          </w:rPr>
          <w:delText xml:space="preserve"> </w:delText>
        </w:r>
        <w:r w:rsidDel="0006198A">
          <w:delText>en</w:delText>
        </w:r>
        <w:r w:rsidDel="0006198A">
          <w:rPr>
            <w:spacing w:val="-7"/>
          </w:rPr>
          <w:delText xml:space="preserve"> </w:delText>
        </w:r>
        <w:r w:rsidDel="0006198A">
          <w:delText>un</w:delText>
        </w:r>
        <w:r w:rsidDel="0006198A">
          <w:rPr>
            <w:spacing w:val="-4"/>
          </w:rPr>
          <w:delText xml:space="preserve"> </w:delText>
        </w:r>
        <w:r w:rsidDel="0006198A">
          <w:delText>medio</w:delText>
        </w:r>
        <w:r w:rsidDel="0006198A">
          <w:rPr>
            <w:spacing w:val="-4"/>
          </w:rPr>
          <w:delText xml:space="preserve"> </w:delText>
        </w:r>
        <w:r w:rsidDel="0006198A">
          <w:delText>para</w:delText>
        </w:r>
        <w:r w:rsidDel="0006198A">
          <w:rPr>
            <w:spacing w:val="-4"/>
          </w:rPr>
          <w:delText xml:space="preserve"> </w:delText>
        </w:r>
        <w:r w:rsidDel="0006198A">
          <w:delText>suplir</w:delText>
        </w:r>
        <w:r w:rsidDel="0006198A">
          <w:rPr>
            <w:spacing w:val="-3"/>
          </w:rPr>
          <w:delText xml:space="preserve"> </w:delText>
        </w:r>
        <w:r w:rsidDel="0006198A">
          <w:delText>la</w:delText>
        </w:r>
        <w:r w:rsidDel="0006198A">
          <w:rPr>
            <w:spacing w:val="-4"/>
          </w:rPr>
          <w:delText xml:space="preserve"> </w:delText>
        </w:r>
        <w:r w:rsidDel="0006198A">
          <w:delText>carga</w:delText>
        </w:r>
        <w:r w:rsidDel="0006198A">
          <w:rPr>
            <w:spacing w:val="-4"/>
          </w:rPr>
          <w:delText xml:space="preserve"> </w:delText>
        </w:r>
        <w:r w:rsidDel="0006198A">
          <w:delText>probatoria</w:delText>
        </w:r>
        <w:r w:rsidDel="0006198A">
          <w:rPr>
            <w:spacing w:val="-4"/>
          </w:rPr>
          <w:delText xml:space="preserve"> </w:delText>
        </w:r>
        <w:r w:rsidDel="0006198A">
          <w:delText>que pesa sobre quien reclama.</w:delText>
        </w:r>
      </w:del>
    </w:p>
    <w:p w14:paraId="6C2A27F0" w14:textId="1924F051" w:rsidR="008B0511" w:rsidDel="0006198A" w:rsidRDefault="001C3BC6">
      <w:pPr>
        <w:pStyle w:val="Ttulo2"/>
        <w:numPr>
          <w:ilvl w:val="0"/>
          <w:numId w:val="4"/>
        </w:numPr>
        <w:tabs>
          <w:tab w:val="left" w:pos="849"/>
        </w:tabs>
        <w:spacing w:before="241"/>
        <w:ind w:left="849" w:hanging="281"/>
        <w:rPr>
          <w:del w:id="422" w:author="Camila Persichini" w:date="2026-02-03T16:17:00Z" w16du:dateUtc="2026-02-03T19:17:00Z"/>
        </w:rPr>
      </w:pPr>
      <w:del w:id="423" w:author="Camila Persichini" w:date="2026-02-03T16:17:00Z" w16du:dateUtc="2026-02-03T19:17:00Z">
        <w:r w:rsidDel="0006198A">
          <w:delText>Prueba</w:delText>
        </w:r>
        <w:r w:rsidDel="0006198A">
          <w:rPr>
            <w:spacing w:val="-5"/>
          </w:rPr>
          <w:delText xml:space="preserve"> </w:delText>
        </w:r>
        <w:r w:rsidDel="0006198A">
          <w:delText>documental</w:delText>
        </w:r>
        <w:r w:rsidDel="0006198A">
          <w:rPr>
            <w:spacing w:val="-6"/>
          </w:rPr>
          <w:delText xml:space="preserve"> </w:delText>
        </w:r>
        <w:r w:rsidDel="0006198A">
          <w:delText>y</w:delText>
        </w:r>
        <w:r w:rsidDel="0006198A">
          <w:rPr>
            <w:spacing w:val="-2"/>
          </w:rPr>
          <w:delText xml:space="preserve"> fotográfica</w:delText>
        </w:r>
      </w:del>
    </w:p>
    <w:p w14:paraId="284B0086" w14:textId="39241690" w:rsidR="008B0511" w:rsidDel="0006198A" w:rsidRDefault="008B0511">
      <w:pPr>
        <w:pStyle w:val="Textoindependiente"/>
        <w:spacing w:before="113"/>
        <w:rPr>
          <w:del w:id="424" w:author="Camila Persichini" w:date="2026-02-03T16:17:00Z" w16du:dateUtc="2026-02-03T19:17:00Z"/>
          <w:rFonts w:ascii="Arial"/>
          <w:b/>
        </w:rPr>
      </w:pPr>
    </w:p>
    <w:p w14:paraId="605FE287" w14:textId="1A2DAEFB" w:rsidR="008B0511" w:rsidDel="0006198A" w:rsidRDefault="001C3BC6">
      <w:pPr>
        <w:pStyle w:val="Prrafodelista"/>
        <w:numPr>
          <w:ilvl w:val="1"/>
          <w:numId w:val="4"/>
        </w:numPr>
        <w:tabs>
          <w:tab w:val="left" w:pos="825"/>
        </w:tabs>
        <w:spacing w:before="1"/>
        <w:ind w:left="825" w:hanging="257"/>
        <w:rPr>
          <w:del w:id="425" w:author="Camila Persichini" w:date="2026-02-03T16:17:00Z" w16du:dateUtc="2026-02-03T19:17:00Z"/>
          <w:rFonts w:ascii="Arial"/>
          <w:b/>
        </w:rPr>
      </w:pPr>
      <w:del w:id="426" w:author="Camila Persichini" w:date="2026-02-03T16:17:00Z" w16du:dateUtc="2026-02-03T19:17:00Z">
        <w:r w:rsidDel="0006198A">
          <w:rPr>
            <w:rFonts w:ascii="Arial"/>
            <w:b/>
          </w:rPr>
          <w:delText>Croquis</w:delText>
        </w:r>
        <w:r w:rsidDel="0006198A">
          <w:rPr>
            <w:rFonts w:ascii="Arial"/>
            <w:b/>
            <w:spacing w:val="-5"/>
          </w:rPr>
          <w:delText xml:space="preserve"> </w:delText>
        </w:r>
        <w:r w:rsidDel="0006198A">
          <w:rPr>
            <w:rFonts w:ascii="Arial"/>
            <w:b/>
          </w:rPr>
          <w:delText>del</w:delText>
        </w:r>
        <w:r w:rsidDel="0006198A">
          <w:rPr>
            <w:rFonts w:ascii="Arial"/>
            <w:b/>
            <w:spacing w:val="-3"/>
          </w:rPr>
          <w:delText xml:space="preserve"> </w:delText>
        </w:r>
        <w:r w:rsidDel="0006198A">
          <w:rPr>
            <w:rFonts w:ascii="Arial"/>
            <w:b/>
            <w:spacing w:val="-2"/>
          </w:rPr>
          <w:delText>accidente</w:delText>
        </w:r>
      </w:del>
    </w:p>
    <w:p w14:paraId="59824AAE" w14:textId="07A263AC" w:rsidR="008B0511" w:rsidDel="0006198A" w:rsidRDefault="001C3BC6" w:rsidP="00A75798">
      <w:pPr>
        <w:pStyle w:val="Textoindependiente"/>
        <w:spacing w:before="126" w:line="360" w:lineRule="auto"/>
        <w:ind w:left="568" w:right="183" w:firstLine="152"/>
        <w:rPr>
          <w:del w:id="427" w:author="Camila Persichini" w:date="2026-02-03T16:17:00Z" w16du:dateUtc="2026-02-03T19:17:00Z"/>
        </w:rPr>
      </w:pPr>
      <w:del w:id="428" w:author="Camila Persichini" w:date="2026-02-03T16:17:00Z" w16du:dateUtc="2026-02-03T19:17:00Z">
        <w:r w:rsidDel="0006198A">
          <w:delText xml:space="preserve">Se impugna el croquis acompañado por la actora por tratarse de una </w:delText>
        </w:r>
        <w:r w:rsidDel="0006198A">
          <w:rPr>
            <w:rFonts w:ascii="Arial" w:hAnsi="Arial"/>
            <w:b/>
          </w:rPr>
          <w:delText>elaboración unilateral y subjetiva</w:delText>
        </w:r>
        <w:r w:rsidDel="0006198A">
          <w:delText>, que no se ajusta a la realidad de los hechos ni responde a criterios técnicos verificables. Dicho croquis carece de aptitud probatoria para determinar la mecánica del siniestro, trayectorias, punto de impacto o responsabilidades,</w:delText>
        </w:r>
        <w:r w:rsidDel="0006198A">
          <w:rPr>
            <w:spacing w:val="-1"/>
          </w:rPr>
          <w:delText xml:space="preserve"> </w:delText>
        </w:r>
        <w:r w:rsidDel="0006198A">
          <w:delText>por</w:delText>
        </w:r>
        <w:r w:rsidDel="0006198A">
          <w:rPr>
            <w:spacing w:val="-2"/>
          </w:rPr>
          <w:delText xml:space="preserve"> </w:delText>
        </w:r>
        <w:r w:rsidDel="0006198A">
          <w:delText>lo</w:delText>
        </w:r>
        <w:r w:rsidDel="0006198A">
          <w:rPr>
            <w:spacing w:val="-5"/>
          </w:rPr>
          <w:delText xml:space="preserve"> </w:delText>
        </w:r>
        <w:r w:rsidDel="0006198A">
          <w:delText>que</w:delText>
        </w:r>
        <w:r w:rsidDel="0006198A">
          <w:rPr>
            <w:spacing w:val="-3"/>
          </w:rPr>
          <w:delText xml:space="preserve"> </w:delText>
        </w:r>
        <w:r w:rsidDel="0006198A">
          <w:delText>no</w:delText>
        </w:r>
        <w:r w:rsidDel="0006198A">
          <w:rPr>
            <w:spacing w:val="-5"/>
          </w:rPr>
          <w:delText xml:space="preserve"> </w:delText>
        </w:r>
        <w:r w:rsidDel="0006198A">
          <w:delText>puede</w:delText>
        </w:r>
        <w:r w:rsidDel="0006198A">
          <w:rPr>
            <w:spacing w:val="-3"/>
          </w:rPr>
          <w:delText xml:space="preserve"> </w:delText>
        </w:r>
        <w:r w:rsidDel="0006198A">
          <w:delText>ser</w:delText>
        </w:r>
        <w:r w:rsidDel="0006198A">
          <w:rPr>
            <w:spacing w:val="-2"/>
          </w:rPr>
          <w:delText xml:space="preserve"> </w:delText>
        </w:r>
        <w:r w:rsidDel="0006198A">
          <w:delText>tenido</w:delText>
        </w:r>
        <w:r w:rsidDel="0006198A">
          <w:rPr>
            <w:spacing w:val="-5"/>
          </w:rPr>
          <w:delText xml:space="preserve"> </w:delText>
        </w:r>
        <w:r w:rsidDel="0006198A">
          <w:delText>como</w:delText>
        </w:r>
        <w:r w:rsidDel="0006198A">
          <w:rPr>
            <w:spacing w:val="-5"/>
          </w:rPr>
          <w:delText xml:space="preserve"> </w:delText>
        </w:r>
        <w:r w:rsidDel="0006198A">
          <w:delText>elemento</w:delText>
        </w:r>
        <w:r w:rsidDel="0006198A">
          <w:rPr>
            <w:spacing w:val="-3"/>
          </w:rPr>
          <w:delText xml:space="preserve"> </w:delText>
        </w:r>
        <w:r w:rsidDel="0006198A">
          <w:delText>válido</w:delText>
        </w:r>
        <w:r w:rsidDel="0006198A">
          <w:rPr>
            <w:spacing w:val="-3"/>
          </w:rPr>
          <w:delText xml:space="preserve"> </w:delText>
        </w:r>
        <w:r w:rsidDel="0006198A">
          <w:delText>para</w:delText>
        </w:r>
        <w:r w:rsidDel="0006198A">
          <w:rPr>
            <w:spacing w:val="-5"/>
          </w:rPr>
          <w:delText xml:space="preserve"> </w:delText>
        </w:r>
        <w:r w:rsidDel="0006198A">
          <w:delText xml:space="preserve">fundar atribución alguna de responsabilidad. La </w:delText>
        </w:r>
        <w:r w:rsidDel="0006198A">
          <w:rPr>
            <w:rFonts w:ascii="Arial" w:hAnsi="Arial"/>
            <w:b/>
          </w:rPr>
          <w:delText xml:space="preserve">dinámica del accidente </w:delText>
        </w:r>
        <w:r w:rsidDel="0006198A">
          <w:delText xml:space="preserve">deberá ser determinada </w:delText>
        </w:r>
        <w:r w:rsidDel="0006198A">
          <w:rPr>
            <w:rFonts w:ascii="Arial" w:hAnsi="Arial"/>
            <w:b/>
          </w:rPr>
          <w:delText xml:space="preserve">exclusivamente </w:delText>
        </w:r>
        <w:r w:rsidDel="0006198A">
          <w:delText xml:space="preserve">a través de la </w:delText>
        </w:r>
        <w:r w:rsidDel="0006198A">
          <w:rPr>
            <w:rFonts w:ascii="Arial" w:hAnsi="Arial"/>
            <w:b/>
          </w:rPr>
          <w:delText>pericial mecánica de oficio</w:delText>
        </w:r>
        <w:r w:rsidDel="0006198A">
          <w:delText>, conforme las reglas de la sana crítica y la física del impacto.</w:delText>
        </w:r>
      </w:del>
    </w:p>
    <w:p w14:paraId="7677D5CA" w14:textId="6F088465" w:rsidR="008B0511" w:rsidDel="0006198A" w:rsidRDefault="001C3BC6">
      <w:pPr>
        <w:pStyle w:val="Ttulo2"/>
        <w:numPr>
          <w:ilvl w:val="1"/>
          <w:numId w:val="4"/>
        </w:numPr>
        <w:tabs>
          <w:tab w:val="left" w:pos="826"/>
        </w:tabs>
        <w:spacing w:before="240"/>
        <w:ind w:left="826" w:hanging="258"/>
        <w:rPr>
          <w:del w:id="429" w:author="Camila Persichini" w:date="2026-02-03T16:17:00Z" w16du:dateUtc="2026-02-03T19:17:00Z"/>
        </w:rPr>
      </w:pPr>
      <w:del w:id="430" w:author="Camila Persichini" w:date="2026-02-03T16:17:00Z" w16du:dateUtc="2026-02-03T19:17:00Z">
        <w:r w:rsidDel="0006198A">
          <w:rPr>
            <w:spacing w:val="-2"/>
          </w:rPr>
          <w:delText>Fotografías</w:delText>
        </w:r>
      </w:del>
    </w:p>
    <w:p w14:paraId="6E51ABC1" w14:textId="619D80CD" w:rsidR="008B0511" w:rsidDel="0006198A" w:rsidRDefault="001C3BC6" w:rsidP="00A75798">
      <w:pPr>
        <w:spacing w:before="127" w:line="360" w:lineRule="auto"/>
        <w:ind w:left="568" w:right="145" w:firstLine="152"/>
        <w:rPr>
          <w:del w:id="431" w:author="Camila Persichini" w:date="2026-02-03T16:17:00Z" w16du:dateUtc="2026-02-03T19:17:00Z"/>
        </w:rPr>
      </w:pPr>
      <w:del w:id="432" w:author="Camila Persichini" w:date="2026-02-03T16:17:00Z" w16du:dateUtc="2026-02-03T19:17:00Z">
        <w:r w:rsidDel="0006198A">
          <w:delText xml:space="preserve">Sin perjuicio de reconocerse la existencia de un contacto entre los vehículos, se impugna el </w:delText>
        </w:r>
        <w:r w:rsidDel="0006198A">
          <w:rPr>
            <w:rFonts w:ascii="Arial" w:hAnsi="Arial"/>
            <w:b/>
          </w:rPr>
          <w:delText xml:space="preserve">alcance probatorio </w:delText>
        </w:r>
        <w:r w:rsidDel="0006198A">
          <w:delText xml:space="preserve">que la actora pretende otorgar a las fotografías acompañadas, en tanto las mismas </w:delText>
        </w:r>
        <w:r w:rsidDel="0006198A">
          <w:rPr>
            <w:rFonts w:ascii="Arial" w:hAnsi="Arial"/>
            <w:b/>
          </w:rPr>
          <w:delText>no acreditan la mecánica del siniestro ni la entidad</w:delText>
        </w:r>
        <w:r w:rsidDel="0006198A">
          <w:rPr>
            <w:rFonts w:ascii="Arial" w:hAnsi="Arial"/>
            <w:b/>
            <w:spacing w:val="-4"/>
          </w:rPr>
          <w:delText xml:space="preserve"> </w:delText>
        </w:r>
        <w:r w:rsidDel="0006198A">
          <w:rPr>
            <w:rFonts w:ascii="Arial" w:hAnsi="Arial"/>
            <w:b/>
          </w:rPr>
          <w:delText>de</w:delText>
        </w:r>
        <w:r w:rsidDel="0006198A">
          <w:rPr>
            <w:rFonts w:ascii="Arial" w:hAnsi="Arial"/>
            <w:b/>
            <w:spacing w:val="-4"/>
          </w:rPr>
          <w:delText xml:space="preserve"> </w:delText>
        </w:r>
        <w:r w:rsidDel="0006198A">
          <w:rPr>
            <w:rFonts w:ascii="Arial" w:hAnsi="Arial"/>
            <w:b/>
          </w:rPr>
          <w:delText>los</w:delText>
        </w:r>
        <w:r w:rsidDel="0006198A">
          <w:rPr>
            <w:rFonts w:ascii="Arial" w:hAnsi="Arial"/>
            <w:b/>
            <w:spacing w:val="-2"/>
          </w:rPr>
          <w:delText xml:space="preserve"> </w:delText>
        </w:r>
        <w:r w:rsidDel="0006198A">
          <w:rPr>
            <w:rFonts w:ascii="Arial" w:hAnsi="Arial"/>
            <w:b/>
          </w:rPr>
          <w:delText>daños</w:delText>
        </w:r>
        <w:r w:rsidDel="0006198A">
          <w:rPr>
            <w:rFonts w:ascii="Arial" w:hAnsi="Arial"/>
            <w:b/>
            <w:spacing w:val="-4"/>
          </w:rPr>
          <w:delText xml:space="preserve"> </w:delText>
        </w:r>
        <w:r w:rsidDel="0006198A">
          <w:rPr>
            <w:rFonts w:ascii="Arial" w:hAnsi="Arial"/>
            <w:b/>
          </w:rPr>
          <w:delText>invocados</w:delText>
        </w:r>
        <w:r w:rsidDel="0006198A">
          <w:delText>. Por</w:delText>
        </w:r>
        <w:r w:rsidDel="0006198A">
          <w:rPr>
            <w:spacing w:val="-3"/>
          </w:rPr>
          <w:delText xml:space="preserve"> </w:delText>
        </w:r>
        <w:r w:rsidDel="0006198A">
          <w:delText>el</w:delText>
        </w:r>
        <w:r w:rsidDel="0006198A">
          <w:rPr>
            <w:spacing w:val="-3"/>
          </w:rPr>
          <w:delText xml:space="preserve"> </w:delText>
        </w:r>
        <w:r w:rsidDel="0006198A">
          <w:delText>contrario,</w:delText>
        </w:r>
        <w:r w:rsidDel="0006198A">
          <w:rPr>
            <w:spacing w:val="-1"/>
          </w:rPr>
          <w:delText xml:space="preserve"> </w:delText>
        </w:r>
        <w:r w:rsidDel="0006198A">
          <w:delText>de</w:delText>
        </w:r>
        <w:r w:rsidDel="0006198A">
          <w:rPr>
            <w:spacing w:val="-4"/>
          </w:rPr>
          <w:delText xml:space="preserve"> </w:delText>
        </w:r>
        <w:r w:rsidDel="0006198A">
          <w:delText>las</w:delText>
        </w:r>
        <w:r w:rsidDel="0006198A">
          <w:rPr>
            <w:spacing w:val="-2"/>
          </w:rPr>
          <w:delText xml:space="preserve"> </w:delText>
        </w:r>
        <w:r w:rsidDel="0006198A">
          <w:delText>propias</w:delText>
        </w:r>
        <w:r w:rsidDel="0006198A">
          <w:rPr>
            <w:spacing w:val="-4"/>
          </w:rPr>
          <w:delText xml:space="preserve"> </w:delText>
        </w:r>
        <w:r w:rsidDel="0006198A">
          <w:delText>imágenes</w:delText>
        </w:r>
        <w:r w:rsidDel="0006198A">
          <w:rPr>
            <w:spacing w:val="-2"/>
          </w:rPr>
          <w:delText xml:space="preserve"> </w:delText>
        </w:r>
        <w:r w:rsidDel="0006198A">
          <w:delText>surge</w:delText>
        </w:r>
        <w:r w:rsidDel="0006198A">
          <w:rPr>
            <w:spacing w:val="-4"/>
          </w:rPr>
          <w:delText xml:space="preserve"> </w:delText>
        </w:r>
        <w:r w:rsidDel="0006198A">
          <w:delText xml:space="preserve">que los daños se presentan como </w:delText>
        </w:r>
        <w:r w:rsidDel="0006198A">
          <w:rPr>
            <w:rFonts w:ascii="Arial" w:hAnsi="Arial"/>
            <w:b/>
          </w:rPr>
          <w:delText>estéticos y focalizados en piezas sustituibles</w:delText>
        </w:r>
        <w:r w:rsidDel="0006198A">
          <w:delText xml:space="preserve">, lo cual resulta incompatible con el reclamo por </w:delText>
        </w:r>
        <w:r w:rsidDel="0006198A">
          <w:rPr>
            <w:rFonts w:ascii="Arial" w:hAnsi="Arial"/>
            <w:b/>
          </w:rPr>
          <w:delText xml:space="preserve">desvalorización venal </w:delText>
        </w:r>
        <w:r w:rsidDel="0006198A">
          <w:delText>y con la magnitud de los montos pretendidos. Las fotografías, en consecuencia, no permiten inferir daños estructurales ni pérdida de valor del rodado.</w:delText>
        </w:r>
      </w:del>
    </w:p>
    <w:p w14:paraId="4E36F13D" w14:textId="32F77CE6" w:rsidR="008B0511" w:rsidDel="0006198A" w:rsidRDefault="001C3BC6">
      <w:pPr>
        <w:pStyle w:val="Ttulo2"/>
        <w:numPr>
          <w:ilvl w:val="0"/>
          <w:numId w:val="4"/>
        </w:numPr>
        <w:tabs>
          <w:tab w:val="left" w:pos="849"/>
        </w:tabs>
        <w:spacing w:before="240"/>
        <w:ind w:left="849" w:hanging="281"/>
        <w:rPr>
          <w:del w:id="433" w:author="Camila Persichini" w:date="2026-02-03T16:17:00Z" w16du:dateUtc="2026-02-03T19:17:00Z"/>
        </w:rPr>
      </w:pPr>
      <w:del w:id="434" w:author="Camila Persichini" w:date="2026-02-03T16:17:00Z" w16du:dateUtc="2026-02-03T19:17:00Z">
        <w:r w:rsidDel="0006198A">
          <w:delText>Presupuesto</w:delText>
        </w:r>
        <w:r w:rsidDel="0006198A">
          <w:rPr>
            <w:spacing w:val="-7"/>
          </w:rPr>
          <w:delText xml:space="preserve"> </w:delText>
        </w:r>
        <w:r w:rsidDel="0006198A">
          <w:delText>del</w:delText>
        </w:r>
        <w:r w:rsidDel="0006198A">
          <w:rPr>
            <w:spacing w:val="-8"/>
          </w:rPr>
          <w:delText xml:space="preserve"> </w:delText>
        </w:r>
        <w:r w:rsidDel="0006198A">
          <w:delText>taller</w:delText>
        </w:r>
        <w:r w:rsidDel="0006198A">
          <w:rPr>
            <w:spacing w:val="-5"/>
          </w:rPr>
          <w:delText xml:space="preserve"> </w:delText>
        </w:r>
        <w:r w:rsidDel="0006198A">
          <w:delText>“Talleres</w:delText>
        </w:r>
        <w:r w:rsidDel="0006198A">
          <w:rPr>
            <w:spacing w:val="-11"/>
          </w:rPr>
          <w:delText xml:space="preserve"> </w:delText>
        </w:r>
        <w:r w:rsidDel="0006198A">
          <w:rPr>
            <w:spacing w:val="-4"/>
          </w:rPr>
          <w:delText>MRM”</w:delText>
        </w:r>
      </w:del>
    </w:p>
    <w:p w14:paraId="01212A65" w14:textId="5B7F456A" w:rsidR="008B0511" w:rsidDel="0006198A" w:rsidRDefault="008B0511">
      <w:pPr>
        <w:pStyle w:val="Textoindependiente"/>
        <w:spacing w:before="77"/>
        <w:rPr>
          <w:del w:id="435" w:author="Camila Persichini" w:date="2026-02-03T16:17:00Z" w16du:dateUtc="2026-02-03T19:17:00Z"/>
          <w:rFonts w:ascii="Arial"/>
          <w:b/>
        </w:rPr>
      </w:pPr>
    </w:p>
    <w:p w14:paraId="70641F82" w14:textId="30469465" w:rsidR="008B0511" w:rsidDel="0006198A" w:rsidRDefault="001C3BC6">
      <w:pPr>
        <w:pStyle w:val="Textoindependiente"/>
        <w:ind w:left="568"/>
        <w:jc w:val="both"/>
        <w:rPr>
          <w:del w:id="436" w:author="Camila Persichini" w:date="2026-02-03T16:17:00Z" w16du:dateUtc="2026-02-03T19:17:00Z"/>
        </w:rPr>
      </w:pPr>
      <w:del w:id="437" w:author="Camila Persichini" w:date="2026-02-03T16:17:00Z" w16du:dateUtc="2026-02-03T19:17:00Z">
        <w:r w:rsidDel="0006198A">
          <w:delText>Se</w:delText>
        </w:r>
        <w:r w:rsidDel="0006198A">
          <w:rPr>
            <w:spacing w:val="-5"/>
          </w:rPr>
          <w:delText xml:space="preserve"> </w:delText>
        </w:r>
        <w:r w:rsidDel="0006198A">
          <w:delText>impugna</w:delText>
        </w:r>
        <w:r w:rsidDel="0006198A">
          <w:rPr>
            <w:spacing w:val="-5"/>
          </w:rPr>
          <w:delText xml:space="preserve"> </w:delText>
        </w:r>
        <w:r w:rsidDel="0006198A">
          <w:delText>en</w:delText>
        </w:r>
        <w:r w:rsidDel="0006198A">
          <w:rPr>
            <w:spacing w:val="-5"/>
          </w:rPr>
          <w:delText xml:space="preserve"> </w:delText>
        </w:r>
        <w:r w:rsidDel="0006198A">
          <w:delText>su</w:delText>
        </w:r>
        <w:r w:rsidDel="0006198A">
          <w:rPr>
            <w:spacing w:val="-7"/>
          </w:rPr>
          <w:delText xml:space="preserve"> </w:delText>
        </w:r>
        <w:r w:rsidDel="0006198A">
          <w:delText>totalidad</w:delText>
        </w:r>
        <w:r w:rsidDel="0006198A">
          <w:rPr>
            <w:spacing w:val="-4"/>
          </w:rPr>
          <w:delText xml:space="preserve"> </w:delText>
        </w:r>
        <w:r w:rsidDel="0006198A">
          <w:delText>la</w:delText>
        </w:r>
        <w:r w:rsidDel="0006198A">
          <w:rPr>
            <w:spacing w:val="-5"/>
          </w:rPr>
          <w:delText xml:space="preserve"> </w:delText>
        </w:r>
        <w:r w:rsidDel="0006198A">
          <w:delText>validez,</w:delText>
        </w:r>
        <w:r w:rsidDel="0006198A">
          <w:rPr>
            <w:spacing w:val="-4"/>
          </w:rPr>
          <w:delText xml:space="preserve"> </w:delText>
        </w:r>
        <w:r w:rsidDel="0006198A">
          <w:delText>alcance</w:delText>
        </w:r>
        <w:r w:rsidDel="0006198A">
          <w:rPr>
            <w:spacing w:val="-5"/>
          </w:rPr>
          <w:delText xml:space="preserve"> </w:delText>
        </w:r>
        <w:r w:rsidDel="0006198A">
          <w:delText>y</w:delText>
        </w:r>
        <w:r w:rsidDel="0006198A">
          <w:rPr>
            <w:spacing w:val="-5"/>
          </w:rPr>
          <w:delText xml:space="preserve"> </w:delText>
        </w:r>
        <w:r w:rsidDel="0006198A">
          <w:delText>contenido</w:delText>
        </w:r>
        <w:r w:rsidDel="0006198A">
          <w:rPr>
            <w:spacing w:val="-3"/>
          </w:rPr>
          <w:delText xml:space="preserve"> </w:delText>
        </w:r>
        <w:r w:rsidDel="0006198A">
          <w:delText>del</w:delText>
        </w:r>
        <w:r w:rsidDel="0006198A">
          <w:rPr>
            <w:spacing w:val="-6"/>
          </w:rPr>
          <w:delText xml:space="preserve"> </w:delText>
        </w:r>
        <w:r w:rsidDel="0006198A">
          <w:delText>presupuesto</w:delText>
        </w:r>
        <w:r w:rsidDel="0006198A">
          <w:rPr>
            <w:spacing w:val="-2"/>
          </w:rPr>
          <w:delText xml:space="preserve"> </w:delText>
        </w:r>
        <w:r w:rsidDel="0006198A">
          <w:delText>emitido</w:delText>
        </w:r>
        <w:r w:rsidDel="0006198A">
          <w:rPr>
            <w:spacing w:val="-3"/>
          </w:rPr>
          <w:delText xml:space="preserve"> </w:delText>
        </w:r>
        <w:r w:rsidDel="0006198A">
          <w:rPr>
            <w:spacing w:val="-5"/>
          </w:rPr>
          <w:delText>por</w:delText>
        </w:r>
      </w:del>
    </w:p>
    <w:p w14:paraId="4C19AE9F" w14:textId="637A5E71" w:rsidR="008B0511" w:rsidDel="0006198A" w:rsidRDefault="001C3BC6">
      <w:pPr>
        <w:spacing w:before="126"/>
        <w:ind w:left="568"/>
        <w:jc w:val="both"/>
        <w:rPr>
          <w:del w:id="438" w:author="Camila Persichini" w:date="2026-02-03T16:17:00Z" w16du:dateUtc="2026-02-03T19:17:00Z"/>
        </w:rPr>
      </w:pPr>
      <w:del w:id="439" w:author="Camila Persichini" w:date="2026-02-03T16:17:00Z" w16du:dateUtc="2026-02-03T19:17:00Z">
        <w:r w:rsidDel="0006198A">
          <w:rPr>
            <w:rFonts w:ascii="Arial" w:hAnsi="Arial"/>
            <w:b/>
          </w:rPr>
          <w:delText>“Talleres</w:delText>
        </w:r>
        <w:r w:rsidDel="0006198A">
          <w:rPr>
            <w:rFonts w:ascii="Arial" w:hAnsi="Arial"/>
            <w:b/>
            <w:spacing w:val="-7"/>
          </w:rPr>
          <w:delText xml:space="preserve"> </w:delText>
        </w:r>
        <w:r w:rsidDel="0006198A">
          <w:rPr>
            <w:rFonts w:ascii="Arial" w:hAnsi="Arial"/>
            <w:b/>
          </w:rPr>
          <w:delText>MRM”</w:delText>
        </w:r>
        <w:r w:rsidDel="0006198A">
          <w:rPr>
            <w:rFonts w:ascii="Arial" w:hAnsi="Arial"/>
            <w:b/>
            <w:spacing w:val="-4"/>
          </w:rPr>
          <w:delText xml:space="preserve"> </w:delText>
        </w:r>
        <w:r w:rsidDel="0006198A">
          <w:delText>con</w:delText>
        </w:r>
        <w:r w:rsidDel="0006198A">
          <w:rPr>
            <w:spacing w:val="-6"/>
          </w:rPr>
          <w:delText xml:space="preserve"> </w:delText>
        </w:r>
        <w:r w:rsidDel="0006198A">
          <w:delText>fecha</w:delText>
        </w:r>
        <w:r w:rsidDel="0006198A">
          <w:rPr>
            <w:spacing w:val="-4"/>
          </w:rPr>
          <w:delText xml:space="preserve"> </w:delText>
        </w:r>
        <w:r w:rsidDel="0006198A">
          <w:rPr>
            <w:rFonts w:ascii="Arial" w:hAnsi="Arial"/>
            <w:b/>
          </w:rPr>
          <w:delText>17/02/2025</w:delText>
        </w:r>
        <w:r w:rsidDel="0006198A">
          <w:rPr>
            <w:rFonts w:ascii="Arial" w:hAnsi="Arial"/>
            <w:b/>
            <w:spacing w:val="-5"/>
          </w:rPr>
          <w:delText xml:space="preserve"> </w:delText>
        </w:r>
        <w:r w:rsidDel="0006198A">
          <w:delText>por</w:delText>
        </w:r>
        <w:r w:rsidDel="0006198A">
          <w:rPr>
            <w:spacing w:val="-3"/>
          </w:rPr>
          <w:delText xml:space="preserve"> </w:delText>
        </w:r>
        <w:r w:rsidDel="0006198A">
          <w:delText>la</w:delText>
        </w:r>
        <w:r w:rsidDel="0006198A">
          <w:rPr>
            <w:spacing w:val="-6"/>
          </w:rPr>
          <w:delText xml:space="preserve"> </w:delText>
        </w:r>
        <w:r w:rsidDel="0006198A">
          <w:delText>suma</w:delText>
        </w:r>
        <w:r w:rsidDel="0006198A">
          <w:rPr>
            <w:spacing w:val="-5"/>
          </w:rPr>
          <w:delText xml:space="preserve"> </w:delText>
        </w:r>
        <w:r w:rsidDel="0006198A">
          <w:delText>de</w:delText>
        </w:r>
        <w:r w:rsidDel="0006198A">
          <w:rPr>
            <w:spacing w:val="-5"/>
          </w:rPr>
          <w:delText xml:space="preserve"> </w:delText>
        </w:r>
        <w:r w:rsidDel="0006198A">
          <w:rPr>
            <w:rFonts w:ascii="Arial" w:hAnsi="Arial"/>
            <w:b/>
          </w:rPr>
          <w:delText>$</w:delText>
        </w:r>
        <w:r w:rsidDel="0006198A">
          <w:rPr>
            <w:rFonts w:ascii="Arial" w:hAnsi="Arial"/>
            <w:b/>
            <w:spacing w:val="-4"/>
          </w:rPr>
          <w:delText xml:space="preserve"> </w:delText>
        </w:r>
        <w:r w:rsidDel="0006198A">
          <w:rPr>
            <w:rFonts w:ascii="Arial" w:hAnsi="Arial"/>
            <w:b/>
          </w:rPr>
          <w:delText>3.277.000</w:delText>
        </w:r>
        <w:r w:rsidDel="0006198A">
          <w:delText>,</w:delText>
        </w:r>
        <w:r w:rsidDel="0006198A">
          <w:rPr>
            <w:spacing w:val="-5"/>
          </w:rPr>
          <w:delText xml:space="preserve"> </w:delText>
        </w:r>
        <w:r w:rsidDel="0006198A">
          <w:delText>por</w:delText>
        </w:r>
        <w:r w:rsidDel="0006198A">
          <w:rPr>
            <w:spacing w:val="-5"/>
          </w:rPr>
          <w:delText xml:space="preserve"> </w:delText>
        </w:r>
        <w:r w:rsidDel="0006198A">
          <w:rPr>
            <w:spacing w:val="-2"/>
          </w:rPr>
          <w:delText>cuanto:</w:delText>
        </w:r>
      </w:del>
    </w:p>
    <w:p w14:paraId="104CDA76" w14:textId="6885F555" w:rsidR="008B0511" w:rsidDel="0006198A" w:rsidRDefault="008B0511">
      <w:pPr>
        <w:pStyle w:val="Textoindependiente"/>
        <w:spacing w:before="113"/>
        <w:rPr>
          <w:del w:id="440" w:author="Camila Persichini" w:date="2026-02-03T16:17:00Z" w16du:dateUtc="2026-02-03T19:17:00Z"/>
        </w:rPr>
      </w:pPr>
    </w:p>
    <w:p w14:paraId="6F65AC64" w14:textId="5836898F" w:rsidR="008B0511" w:rsidDel="0006198A" w:rsidRDefault="001C3BC6">
      <w:pPr>
        <w:pStyle w:val="Prrafodelista"/>
        <w:numPr>
          <w:ilvl w:val="0"/>
          <w:numId w:val="3"/>
        </w:numPr>
        <w:tabs>
          <w:tab w:val="left" w:pos="1288"/>
        </w:tabs>
        <w:rPr>
          <w:del w:id="441" w:author="Camila Persichini" w:date="2026-02-03T16:17:00Z" w16du:dateUtc="2026-02-03T19:17:00Z"/>
        </w:rPr>
      </w:pPr>
      <w:del w:id="442" w:author="Camila Persichini" w:date="2026-02-03T16:17:00Z" w16du:dateUtc="2026-02-03T19:17:00Z">
        <w:r w:rsidDel="0006198A">
          <w:delText>fue</w:delText>
        </w:r>
        <w:r w:rsidDel="0006198A">
          <w:rPr>
            <w:spacing w:val="43"/>
          </w:rPr>
          <w:delText xml:space="preserve"> </w:delText>
        </w:r>
        <w:r w:rsidDel="0006198A">
          <w:delText>confeccionado</w:delText>
        </w:r>
        <w:r w:rsidDel="0006198A">
          <w:rPr>
            <w:spacing w:val="48"/>
          </w:rPr>
          <w:delText xml:space="preserve"> </w:delText>
        </w:r>
        <w:r w:rsidDel="0006198A">
          <w:rPr>
            <w:rFonts w:ascii="Arial" w:hAnsi="Arial"/>
            <w:b/>
          </w:rPr>
          <w:delText>casi</w:delText>
        </w:r>
        <w:r w:rsidDel="0006198A">
          <w:rPr>
            <w:rFonts w:ascii="Arial" w:hAnsi="Arial"/>
            <w:b/>
            <w:spacing w:val="46"/>
          </w:rPr>
          <w:delText xml:space="preserve"> </w:delText>
        </w:r>
        <w:r w:rsidDel="0006198A">
          <w:rPr>
            <w:rFonts w:ascii="Arial" w:hAnsi="Arial"/>
            <w:b/>
          </w:rPr>
          <w:delText>un</w:delText>
        </w:r>
        <w:r w:rsidDel="0006198A">
          <w:rPr>
            <w:rFonts w:ascii="Arial" w:hAnsi="Arial"/>
            <w:b/>
            <w:spacing w:val="46"/>
          </w:rPr>
          <w:delText xml:space="preserve"> </w:delText>
        </w:r>
        <w:r w:rsidDel="0006198A">
          <w:rPr>
            <w:rFonts w:ascii="Arial" w:hAnsi="Arial"/>
            <w:b/>
          </w:rPr>
          <w:delText>año</w:delText>
        </w:r>
        <w:r w:rsidDel="0006198A">
          <w:rPr>
            <w:rFonts w:ascii="Arial" w:hAnsi="Arial"/>
            <w:b/>
            <w:spacing w:val="46"/>
          </w:rPr>
          <w:delText xml:space="preserve"> </w:delText>
        </w:r>
        <w:r w:rsidDel="0006198A">
          <w:rPr>
            <w:rFonts w:ascii="Arial" w:hAnsi="Arial"/>
            <w:b/>
          </w:rPr>
          <w:delText>y</w:delText>
        </w:r>
        <w:r w:rsidDel="0006198A">
          <w:rPr>
            <w:rFonts w:ascii="Arial" w:hAnsi="Arial"/>
            <w:b/>
            <w:spacing w:val="44"/>
          </w:rPr>
          <w:delText xml:space="preserve"> </w:delText>
        </w:r>
        <w:r w:rsidDel="0006198A">
          <w:rPr>
            <w:rFonts w:ascii="Arial" w:hAnsi="Arial"/>
            <w:b/>
          </w:rPr>
          <w:delText>medio</w:delText>
        </w:r>
        <w:r w:rsidDel="0006198A">
          <w:rPr>
            <w:rFonts w:ascii="Arial" w:hAnsi="Arial"/>
            <w:b/>
            <w:spacing w:val="45"/>
          </w:rPr>
          <w:delText xml:space="preserve"> </w:delText>
        </w:r>
        <w:r w:rsidDel="0006198A">
          <w:rPr>
            <w:rFonts w:ascii="Arial" w:hAnsi="Arial"/>
            <w:b/>
          </w:rPr>
          <w:delText>después</w:delText>
        </w:r>
        <w:r w:rsidDel="0006198A">
          <w:rPr>
            <w:rFonts w:ascii="Arial" w:hAnsi="Arial"/>
            <w:b/>
            <w:spacing w:val="48"/>
          </w:rPr>
          <w:delText xml:space="preserve"> </w:delText>
        </w:r>
        <w:r w:rsidDel="0006198A">
          <w:delText>del</w:delText>
        </w:r>
        <w:r w:rsidDel="0006198A">
          <w:rPr>
            <w:spacing w:val="46"/>
          </w:rPr>
          <w:delText xml:space="preserve"> </w:delText>
        </w:r>
        <w:r w:rsidDel="0006198A">
          <w:delText>siniestro</w:delText>
        </w:r>
        <w:r w:rsidDel="0006198A">
          <w:rPr>
            <w:spacing w:val="46"/>
          </w:rPr>
          <w:delText xml:space="preserve"> </w:delText>
        </w:r>
        <w:r w:rsidDel="0006198A">
          <w:delText>ocurrido</w:delText>
        </w:r>
        <w:r w:rsidDel="0006198A">
          <w:rPr>
            <w:spacing w:val="46"/>
          </w:rPr>
          <w:delText xml:space="preserve"> </w:delText>
        </w:r>
        <w:r w:rsidDel="0006198A">
          <w:rPr>
            <w:spacing w:val="-5"/>
          </w:rPr>
          <w:delText>el</w:delText>
        </w:r>
      </w:del>
    </w:p>
    <w:p w14:paraId="2A937C21" w14:textId="138AFE11" w:rsidR="008B0511" w:rsidDel="0006198A" w:rsidRDefault="001C3BC6">
      <w:pPr>
        <w:pStyle w:val="Ttulo2"/>
        <w:spacing w:before="126"/>
        <w:ind w:left="1288" w:firstLine="0"/>
        <w:rPr>
          <w:del w:id="443" w:author="Camila Persichini" w:date="2026-02-03T16:17:00Z" w16du:dateUtc="2026-02-03T19:17:00Z"/>
          <w:rFonts w:ascii="Arial MT"/>
          <w:b w:val="0"/>
        </w:rPr>
      </w:pPr>
      <w:del w:id="444" w:author="Camila Persichini" w:date="2026-02-03T16:17:00Z" w16du:dateUtc="2026-02-03T19:17:00Z">
        <w:r w:rsidDel="0006198A">
          <w:rPr>
            <w:spacing w:val="-2"/>
          </w:rPr>
          <w:delText>23/10/2023</w:delText>
        </w:r>
        <w:r w:rsidDel="0006198A">
          <w:rPr>
            <w:rFonts w:ascii="Arial MT"/>
            <w:b w:val="0"/>
            <w:spacing w:val="-2"/>
          </w:rPr>
          <w:delText>;</w:delText>
        </w:r>
      </w:del>
    </w:p>
    <w:p w14:paraId="770DC4F1" w14:textId="56419217" w:rsidR="008B0511" w:rsidDel="0006198A" w:rsidRDefault="008B0511">
      <w:pPr>
        <w:pStyle w:val="Textoindependiente"/>
        <w:spacing w:before="114"/>
        <w:rPr>
          <w:del w:id="445" w:author="Camila Persichini" w:date="2026-02-03T16:17:00Z" w16du:dateUtc="2026-02-03T19:17:00Z"/>
        </w:rPr>
      </w:pPr>
    </w:p>
    <w:p w14:paraId="66495247" w14:textId="202B4EE3" w:rsidR="008B0511" w:rsidDel="0006198A" w:rsidRDefault="001C3BC6">
      <w:pPr>
        <w:pStyle w:val="Prrafodelista"/>
        <w:numPr>
          <w:ilvl w:val="0"/>
          <w:numId w:val="3"/>
        </w:numPr>
        <w:tabs>
          <w:tab w:val="left" w:pos="1288"/>
        </w:tabs>
        <w:rPr>
          <w:del w:id="446" w:author="Camila Persichini" w:date="2026-02-03T16:17:00Z" w16du:dateUtc="2026-02-03T19:17:00Z"/>
        </w:rPr>
      </w:pPr>
      <w:del w:id="447" w:author="Camila Persichini" w:date="2026-02-03T16:17:00Z" w16du:dateUtc="2026-02-03T19:17:00Z">
        <w:r w:rsidDel="0006198A">
          <w:delText>no</w:delText>
        </w:r>
        <w:r w:rsidDel="0006198A">
          <w:rPr>
            <w:spacing w:val="-7"/>
          </w:rPr>
          <w:delText xml:space="preserve"> </w:delText>
        </w:r>
        <w:r w:rsidDel="0006198A">
          <w:delText>acredita</w:delText>
        </w:r>
        <w:r w:rsidDel="0006198A">
          <w:rPr>
            <w:spacing w:val="-9"/>
          </w:rPr>
          <w:delText xml:space="preserve"> </w:delText>
        </w:r>
        <w:r w:rsidDel="0006198A">
          <w:delText>reparación</w:delText>
        </w:r>
        <w:r w:rsidDel="0006198A">
          <w:rPr>
            <w:spacing w:val="-6"/>
          </w:rPr>
          <w:delText xml:space="preserve"> </w:delText>
        </w:r>
        <w:r w:rsidDel="0006198A">
          <w:delText>efectivamente</w:delText>
        </w:r>
        <w:r w:rsidDel="0006198A">
          <w:rPr>
            <w:spacing w:val="-9"/>
          </w:rPr>
          <w:delText xml:space="preserve"> </w:delText>
        </w:r>
        <w:r w:rsidDel="0006198A">
          <w:delText>realizada</w:delText>
        </w:r>
        <w:r w:rsidDel="0006198A">
          <w:rPr>
            <w:spacing w:val="-6"/>
          </w:rPr>
          <w:delText xml:space="preserve"> </w:delText>
        </w:r>
        <w:r w:rsidDel="0006198A">
          <w:delText>ni</w:delText>
        </w:r>
        <w:r w:rsidDel="0006198A">
          <w:rPr>
            <w:spacing w:val="-9"/>
          </w:rPr>
          <w:delText xml:space="preserve"> </w:delText>
        </w:r>
        <w:r w:rsidDel="0006198A">
          <w:delText>gasto</w:delText>
        </w:r>
        <w:r w:rsidDel="0006198A">
          <w:rPr>
            <w:spacing w:val="-6"/>
          </w:rPr>
          <w:delText xml:space="preserve"> </w:delText>
        </w:r>
        <w:r w:rsidDel="0006198A">
          <w:rPr>
            <w:spacing w:val="-2"/>
          </w:rPr>
          <w:delText>alguno;</w:delText>
        </w:r>
      </w:del>
    </w:p>
    <w:p w14:paraId="25E64A08" w14:textId="387E2744" w:rsidR="008B0511" w:rsidDel="0006198A" w:rsidRDefault="008B0511">
      <w:pPr>
        <w:pStyle w:val="Textoindependiente"/>
        <w:spacing w:before="113"/>
        <w:rPr>
          <w:del w:id="448" w:author="Camila Persichini" w:date="2026-02-03T16:17:00Z" w16du:dateUtc="2026-02-03T19:17:00Z"/>
        </w:rPr>
      </w:pPr>
    </w:p>
    <w:p w14:paraId="0EB2DF63" w14:textId="7FFB50E0" w:rsidR="008B0511" w:rsidDel="0006198A" w:rsidRDefault="001C3BC6">
      <w:pPr>
        <w:pStyle w:val="Prrafodelista"/>
        <w:numPr>
          <w:ilvl w:val="0"/>
          <w:numId w:val="3"/>
        </w:numPr>
        <w:tabs>
          <w:tab w:val="left" w:pos="1288"/>
        </w:tabs>
        <w:rPr>
          <w:del w:id="449" w:author="Camila Persichini" w:date="2026-02-03T16:17:00Z" w16du:dateUtc="2026-02-03T19:17:00Z"/>
        </w:rPr>
      </w:pPr>
      <w:del w:id="450" w:author="Camila Persichini" w:date="2026-02-03T16:17:00Z" w16du:dateUtc="2026-02-03T19:17:00Z">
        <w:r w:rsidDel="0006198A">
          <w:delText>no</w:delText>
        </w:r>
        <w:r w:rsidDel="0006198A">
          <w:rPr>
            <w:spacing w:val="-6"/>
          </w:rPr>
          <w:delText xml:space="preserve"> </w:delText>
        </w:r>
        <w:r w:rsidDel="0006198A">
          <w:delText>refleja</w:delText>
        </w:r>
        <w:r w:rsidDel="0006198A">
          <w:rPr>
            <w:spacing w:val="-4"/>
          </w:rPr>
          <w:delText xml:space="preserve"> </w:delText>
        </w:r>
        <w:r w:rsidDel="0006198A">
          <w:delText>los</w:delText>
        </w:r>
        <w:r w:rsidDel="0006198A">
          <w:rPr>
            <w:spacing w:val="-5"/>
          </w:rPr>
          <w:delText xml:space="preserve"> </w:delText>
        </w:r>
        <w:r w:rsidDel="0006198A">
          <w:delText>costos</w:delText>
        </w:r>
        <w:r w:rsidDel="0006198A">
          <w:rPr>
            <w:spacing w:val="-6"/>
          </w:rPr>
          <w:delText xml:space="preserve"> </w:delText>
        </w:r>
        <w:r w:rsidDel="0006198A">
          <w:delText>reales</w:delText>
        </w:r>
        <w:r w:rsidDel="0006198A">
          <w:rPr>
            <w:spacing w:val="-3"/>
          </w:rPr>
          <w:delText xml:space="preserve"> </w:delText>
        </w:r>
        <w:r w:rsidDel="0006198A">
          <w:delText>vigentes</w:delText>
        </w:r>
        <w:r w:rsidDel="0006198A">
          <w:rPr>
            <w:spacing w:val="-6"/>
          </w:rPr>
          <w:delText xml:space="preserve"> </w:delText>
        </w:r>
        <w:r w:rsidDel="0006198A">
          <w:delText>al</w:delText>
        </w:r>
        <w:r w:rsidDel="0006198A">
          <w:rPr>
            <w:spacing w:val="-6"/>
          </w:rPr>
          <w:delText xml:space="preserve"> </w:delText>
        </w:r>
        <w:r w:rsidDel="0006198A">
          <w:delText>momento</w:delText>
        </w:r>
        <w:r w:rsidDel="0006198A">
          <w:rPr>
            <w:spacing w:val="-5"/>
          </w:rPr>
          <w:delText xml:space="preserve"> </w:delText>
        </w:r>
        <w:r w:rsidDel="0006198A">
          <w:delText>del</w:delText>
        </w:r>
        <w:r w:rsidDel="0006198A">
          <w:rPr>
            <w:spacing w:val="-4"/>
          </w:rPr>
          <w:delText xml:space="preserve"> </w:delText>
        </w:r>
        <w:r w:rsidDel="0006198A">
          <w:delText>hecho;</w:delText>
        </w:r>
        <w:r w:rsidDel="0006198A">
          <w:rPr>
            <w:spacing w:val="-4"/>
          </w:rPr>
          <w:delText xml:space="preserve"> </w:delText>
        </w:r>
        <w:r w:rsidDel="0006198A">
          <w:rPr>
            <w:spacing w:val="-10"/>
          </w:rPr>
          <w:delText>y</w:delText>
        </w:r>
      </w:del>
    </w:p>
    <w:p w14:paraId="7F30A191" w14:textId="675A9177" w:rsidR="008B0511" w:rsidDel="0006198A" w:rsidRDefault="008B0511">
      <w:pPr>
        <w:pStyle w:val="Textoindependiente"/>
        <w:spacing w:before="114"/>
        <w:rPr>
          <w:del w:id="451" w:author="Camila Persichini" w:date="2026-02-03T16:17:00Z" w16du:dateUtc="2026-02-03T19:17:00Z"/>
        </w:rPr>
      </w:pPr>
    </w:p>
    <w:p w14:paraId="07B33842" w14:textId="519FB0E6" w:rsidR="008B0511" w:rsidDel="0006198A" w:rsidRDefault="001C3BC6">
      <w:pPr>
        <w:pStyle w:val="Prrafodelista"/>
        <w:numPr>
          <w:ilvl w:val="0"/>
          <w:numId w:val="3"/>
        </w:numPr>
        <w:tabs>
          <w:tab w:val="left" w:pos="1288"/>
        </w:tabs>
        <w:rPr>
          <w:del w:id="452" w:author="Camila Persichini" w:date="2026-02-03T16:17:00Z" w16du:dateUtc="2026-02-03T19:17:00Z"/>
        </w:rPr>
      </w:pPr>
      <w:del w:id="453" w:author="Camila Persichini" w:date="2026-02-03T16:17:00Z" w16du:dateUtc="2026-02-03T19:17:00Z">
        <w:r w:rsidDel="0006198A">
          <w:delText>pretende</w:delText>
        </w:r>
        <w:r w:rsidDel="0006198A">
          <w:rPr>
            <w:spacing w:val="-9"/>
          </w:rPr>
          <w:delText xml:space="preserve"> </w:delText>
        </w:r>
        <w:r w:rsidDel="0006198A">
          <w:delText>trasladar</w:delText>
        </w:r>
        <w:r w:rsidDel="0006198A">
          <w:rPr>
            <w:spacing w:val="-6"/>
          </w:rPr>
          <w:delText xml:space="preserve"> </w:delText>
        </w:r>
        <w:r w:rsidDel="0006198A">
          <w:delText>indebidamente</w:delText>
        </w:r>
        <w:r w:rsidDel="0006198A">
          <w:rPr>
            <w:spacing w:val="-8"/>
          </w:rPr>
          <w:delText xml:space="preserve"> </w:delText>
        </w:r>
        <w:r w:rsidDel="0006198A">
          <w:delText>el</w:delText>
        </w:r>
        <w:r w:rsidDel="0006198A">
          <w:rPr>
            <w:spacing w:val="-8"/>
          </w:rPr>
          <w:delText xml:space="preserve"> </w:delText>
        </w:r>
        <w:r w:rsidDel="0006198A">
          <w:delText>efecto</w:delText>
        </w:r>
        <w:r w:rsidDel="0006198A">
          <w:rPr>
            <w:spacing w:val="-8"/>
          </w:rPr>
          <w:delText xml:space="preserve"> </w:delText>
        </w:r>
        <w:r w:rsidDel="0006198A">
          <w:delText>inflacionario</w:delText>
        </w:r>
        <w:r w:rsidDel="0006198A">
          <w:rPr>
            <w:spacing w:val="-7"/>
          </w:rPr>
          <w:delText xml:space="preserve"> </w:delText>
        </w:r>
        <w:r w:rsidDel="0006198A">
          <w:delText>al</w:delText>
        </w:r>
        <w:r w:rsidDel="0006198A">
          <w:rPr>
            <w:spacing w:val="-7"/>
          </w:rPr>
          <w:delText xml:space="preserve"> </w:delText>
        </w:r>
        <w:r w:rsidDel="0006198A">
          <w:rPr>
            <w:spacing w:val="-2"/>
          </w:rPr>
          <w:delText>asegurador.</w:delText>
        </w:r>
      </w:del>
    </w:p>
    <w:p w14:paraId="0181E3C5" w14:textId="76525339" w:rsidR="008B0511" w:rsidDel="0006198A" w:rsidRDefault="008B0511">
      <w:pPr>
        <w:pStyle w:val="Textoindependiente"/>
        <w:spacing w:before="113"/>
        <w:rPr>
          <w:del w:id="454" w:author="Camila Persichini" w:date="2026-02-03T16:17:00Z" w16du:dateUtc="2026-02-03T19:17:00Z"/>
        </w:rPr>
      </w:pPr>
    </w:p>
    <w:p w14:paraId="6F0B9AFC" w14:textId="3CB73B76" w:rsidR="008B0511" w:rsidDel="0006198A" w:rsidRDefault="001C3BC6" w:rsidP="00A75798">
      <w:pPr>
        <w:pStyle w:val="Textoindependiente"/>
        <w:spacing w:line="360" w:lineRule="auto"/>
        <w:ind w:left="720" w:right="136" w:firstLine="568"/>
        <w:jc w:val="both"/>
        <w:rPr>
          <w:del w:id="455" w:author="Camila Persichini" w:date="2026-02-03T16:17:00Z" w16du:dateUtc="2026-02-03T19:17:00Z"/>
        </w:rPr>
      </w:pPr>
      <w:del w:id="456" w:author="Camila Persichini" w:date="2026-02-03T16:17:00Z" w16du:dateUtc="2026-02-03T19:17:00Z">
        <w:r w:rsidDel="0006198A">
          <w:delText xml:space="preserve">En tal sentido, esta parte se </w:delText>
        </w:r>
        <w:r w:rsidDel="0006198A">
          <w:rPr>
            <w:rFonts w:ascii="Arial" w:hAnsi="Arial"/>
            <w:b/>
          </w:rPr>
          <w:delText xml:space="preserve">opone expresamente </w:delText>
        </w:r>
        <w:r w:rsidDel="0006198A">
          <w:delText>a que dicho presupuesto sea utilizado como base para fijar el quantum indemnizatorio o que se permita su “actualización”</w:delText>
        </w:r>
        <w:r w:rsidDel="0006198A">
          <w:rPr>
            <w:spacing w:val="-16"/>
          </w:rPr>
          <w:delText xml:space="preserve"> </w:delText>
        </w:r>
        <w:r w:rsidDel="0006198A">
          <w:delText>por</w:delText>
        </w:r>
        <w:r w:rsidDel="0006198A">
          <w:rPr>
            <w:spacing w:val="-15"/>
          </w:rPr>
          <w:delText xml:space="preserve"> </w:delText>
        </w:r>
        <w:r w:rsidDel="0006198A">
          <w:delText>vía</w:delText>
        </w:r>
        <w:r w:rsidDel="0006198A">
          <w:rPr>
            <w:spacing w:val="-15"/>
          </w:rPr>
          <w:delText xml:space="preserve"> </w:delText>
        </w:r>
        <w:r w:rsidDel="0006198A">
          <w:delText>indirecta</w:delText>
        </w:r>
        <w:r w:rsidDel="0006198A">
          <w:rPr>
            <w:spacing w:val="-16"/>
          </w:rPr>
          <w:delText xml:space="preserve"> </w:delText>
        </w:r>
        <w:r w:rsidDel="0006198A">
          <w:delText>mediante</w:delText>
        </w:r>
        <w:r w:rsidDel="0006198A">
          <w:rPr>
            <w:spacing w:val="-15"/>
          </w:rPr>
          <w:delText xml:space="preserve"> </w:delText>
        </w:r>
        <w:r w:rsidDel="0006198A">
          <w:delText>informes</w:delText>
        </w:r>
        <w:r w:rsidDel="0006198A">
          <w:rPr>
            <w:spacing w:val="-15"/>
          </w:rPr>
          <w:delText xml:space="preserve"> </w:delText>
        </w:r>
        <w:r w:rsidDel="0006198A">
          <w:delText>posteriores,</w:delText>
        </w:r>
        <w:r w:rsidDel="0006198A">
          <w:rPr>
            <w:spacing w:val="-15"/>
          </w:rPr>
          <w:delText xml:space="preserve"> </w:delText>
        </w:r>
        <w:r w:rsidDel="0006198A">
          <w:delText>por</w:delText>
        </w:r>
        <w:r w:rsidDel="0006198A">
          <w:rPr>
            <w:spacing w:val="-16"/>
          </w:rPr>
          <w:delText xml:space="preserve"> </w:delText>
        </w:r>
        <w:r w:rsidDel="0006198A">
          <w:delText>cuanto</w:delText>
        </w:r>
        <w:r w:rsidDel="0006198A">
          <w:rPr>
            <w:spacing w:val="-15"/>
          </w:rPr>
          <w:delText xml:space="preserve"> </w:delText>
        </w:r>
        <w:r w:rsidDel="0006198A">
          <w:delText>ello</w:delText>
        </w:r>
        <w:r w:rsidDel="0006198A">
          <w:rPr>
            <w:spacing w:val="-15"/>
          </w:rPr>
          <w:delText xml:space="preserve"> </w:delText>
        </w:r>
        <w:r w:rsidDel="0006198A">
          <w:lastRenderedPageBreak/>
          <w:delText xml:space="preserve">implicaría una </w:delText>
        </w:r>
        <w:r w:rsidDel="0006198A">
          <w:rPr>
            <w:rFonts w:ascii="Arial" w:hAnsi="Arial"/>
            <w:b/>
          </w:rPr>
          <w:delText>improcedente actualización de una deuda de valor</w:delText>
        </w:r>
        <w:r w:rsidDel="0006198A">
          <w:delText>, vulnerando el principio según el cual el daño</w:delText>
        </w:r>
        <w:r w:rsidDel="0006198A">
          <w:rPr>
            <w:spacing w:val="-1"/>
          </w:rPr>
          <w:delText xml:space="preserve"> </w:delText>
        </w:r>
        <w:r w:rsidDel="0006198A">
          <w:delText>debe ser fijado</w:delText>
        </w:r>
        <w:r w:rsidDel="0006198A">
          <w:rPr>
            <w:spacing w:val="-1"/>
          </w:rPr>
          <w:delText xml:space="preserve"> </w:delText>
        </w:r>
        <w:r w:rsidDel="0006198A">
          <w:delText>al momento</w:delText>
        </w:r>
        <w:r w:rsidDel="0006198A">
          <w:rPr>
            <w:spacing w:val="-1"/>
          </w:rPr>
          <w:delText xml:space="preserve"> </w:delText>
        </w:r>
        <w:r w:rsidDel="0006198A">
          <w:delText>del hecho o, en</w:delText>
        </w:r>
        <w:r w:rsidDel="0006198A">
          <w:rPr>
            <w:spacing w:val="-1"/>
          </w:rPr>
          <w:delText xml:space="preserve"> </w:delText>
        </w:r>
        <w:r w:rsidDel="0006198A">
          <w:delText xml:space="preserve">su defecto, mediante </w:delText>
        </w:r>
        <w:r w:rsidDel="0006198A">
          <w:rPr>
            <w:rFonts w:ascii="Arial" w:hAnsi="Arial"/>
            <w:b/>
          </w:rPr>
          <w:delText>pericia</w:delText>
        </w:r>
        <w:r w:rsidDel="0006198A">
          <w:rPr>
            <w:rFonts w:ascii="Arial" w:hAnsi="Arial"/>
            <w:b/>
            <w:spacing w:val="-3"/>
          </w:rPr>
          <w:delText xml:space="preserve"> </w:delText>
        </w:r>
        <w:r w:rsidDel="0006198A">
          <w:rPr>
            <w:rFonts w:ascii="Arial" w:hAnsi="Arial"/>
            <w:b/>
          </w:rPr>
          <w:delText>técnica</w:delText>
        </w:r>
        <w:r w:rsidDel="0006198A">
          <w:rPr>
            <w:rFonts w:ascii="Arial" w:hAnsi="Arial"/>
            <w:b/>
            <w:spacing w:val="-1"/>
          </w:rPr>
          <w:delText xml:space="preserve"> </w:delText>
        </w:r>
        <w:r w:rsidDel="0006198A">
          <w:rPr>
            <w:rFonts w:ascii="Arial" w:hAnsi="Arial"/>
            <w:b/>
          </w:rPr>
          <w:delText xml:space="preserve">objetiva </w:delText>
        </w:r>
        <w:r w:rsidDel="0006198A">
          <w:delText>que considere el</w:delText>
        </w:r>
        <w:r w:rsidDel="0006198A">
          <w:rPr>
            <w:spacing w:val="-2"/>
          </w:rPr>
          <w:delText xml:space="preserve"> </w:delText>
        </w:r>
        <w:r w:rsidDel="0006198A">
          <w:delText>estado</w:delText>
        </w:r>
        <w:r w:rsidDel="0006198A">
          <w:rPr>
            <w:spacing w:val="-1"/>
          </w:rPr>
          <w:delText xml:space="preserve"> </w:delText>
        </w:r>
        <w:r w:rsidDel="0006198A">
          <w:delText>del bien y</w:delText>
        </w:r>
        <w:r w:rsidDel="0006198A">
          <w:rPr>
            <w:spacing w:val="-1"/>
          </w:rPr>
          <w:delText xml:space="preserve"> </w:delText>
        </w:r>
        <w:r w:rsidDel="0006198A">
          <w:delText>los</w:delText>
        </w:r>
        <w:r w:rsidDel="0006198A">
          <w:rPr>
            <w:spacing w:val="-1"/>
          </w:rPr>
          <w:delText xml:space="preserve"> </w:delText>
        </w:r>
        <w:r w:rsidDel="0006198A">
          <w:delText>valores vigentes al</w:delText>
        </w:r>
        <w:r w:rsidDel="0006198A">
          <w:rPr>
            <w:spacing w:val="-2"/>
          </w:rPr>
          <w:delText xml:space="preserve"> </w:delText>
        </w:r>
        <w:r w:rsidDel="0006198A">
          <w:delText xml:space="preserve">año </w:delText>
        </w:r>
        <w:r w:rsidDel="0006198A">
          <w:rPr>
            <w:spacing w:val="-2"/>
          </w:rPr>
          <w:delText>2023.</w:delText>
        </w:r>
      </w:del>
    </w:p>
    <w:p w14:paraId="2B45AC03" w14:textId="6283605E" w:rsidR="008B0511" w:rsidDel="0006198A" w:rsidRDefault="001C3BC6">
      <w:pPr>
        <w:pStyle w:val="Ttulo2"/>
        <w:numPr>
          <w:ilvl w:val="0"/>
          <w:numId w:val="4"/>
        </w:numPr>
        <w:tabs>
          <w:tab w:val="left" w:pos="846"/>
        </w:tabs>
        <w:spacing w:before="241"/>
        <w:ind w:left="846" w:hanging="278"/>
        <w:rPr>
          <w:del w:id="457" w:author="Camila Persichini" w:date="2026-02-03T16:17:00Z" w16du:dateUtc="2026-02-03T19:17:00Z"/>
        </w:rPr>
      </w:pPr>
      <w:del w:id="458" w:author="Camila Persichini" w:date="2026-02-03T16:17:00Z" w16du:dateUtc="2026-02-03T19:17:00Z">
        <w:r w:rsidDel="0006198A">
          <w:delText>Oposición</w:delText>
        </w:r>
        <w:r w:rsidDel="0006198A">
          <w:rPr>
            <w:spacing w:val="-4"/>
          </w:rPr>
          <w:delText xml:space="preserve"> </w:delText>
        </w:r>
        <w:r w:rsidDel="0006198A">
          <w:delText>a</w:delText>
        </w:r>
        <w:r w:rsidDel="0006198A">
          <w:rPr>
            <w:spacing w:val="-6"/>
          </w:rPr>
          <w:delText xml:space="preserve"> </w:delText>
        </w:r>
        <w:r w:rsidDel="0006198A">
          <w:delText>la</w:delText>
        </w:r>
        <w:r w:rsidDel="0006198A">
          <w:rPr>
            <w:spacing w:val="-6"/>
          </w:rPr>
          <w:delText xml:space="preserve"> </w:delText>
        </w:r>
        <w:r w:rsidDel="0006198A">
          <w:delText>prueba</w:delText>
        </w:r>
        <w:r w:rsidDel="0006198A">
          <w:rPr>
            <w:spacing w:val="-3"/>
          </w:rPr>
          <w:delText xml:space="preserve"> </w:delText>
        </w:r>
        <w:r w:rsidDel="0006198A">
          <w:rPr>
            <w:spacing w:val="-2"/>
          </w:rPr>
          <w:delText>informativa</w:delText>
        </w:r>
      </w:del>
    </w:p>
    <w:p w14:paraId="2AE4B4DA" w14:textId="6514F453" w:rsidR="008B0511" w:rsidDel="0006198A" w:rsidRDefault="008B0511">
      <w:pPr>
        <w:pStyle w:val="Textoindependiente"/>
        <w:spacing w:before="113"/>
        <w:rPr>
          <w:del w:id="459" w:author="Camila Persichini" w:date="2026-02-03T16:17:00Z" w16du:dateUtc="2026-02-03T19:17:00Z"/>
          <w:rFonts w:ascii="Arial"/>
          <w:b/>
        </w:rPr>
      </w:pPr>
    </w:p>
    <w:p w14:paraId="22FAC6CB" w14:textId="1A2EA05E" w:rsidR="008B0511" w:rsidDel="0006198A" w:rsidRDefault="001C3BC6" w:rsidP="00A75798">
      <w:pPr>
        <w:pStyle w:val="Textoindependiente"/>
        <w:spacing w:line="360" w:lineRule="auto"/>
        <w:ind w:left="720" w:right="134" w:firstLine="720"/>
        <w:jc w:val="both"/>
        <w:rPr>
          <w:del w:id="460" w:author="Camila Persichini" w:date="2026-02-03T16:17:00Z" w16du:dateUtc="2026-02-03T19:17:00Z"/>
        </w:rPr>
      </w:pPr>
      <w:del w:id="461" w:author="Camila Persichini" w:date="2026-02-03T16:17:00Z" w16du:dateUtc="2026-02-03T19:17:00Z">
        <w:r w:rsidDel="0006198A">
          <w:delText>Se</w:delText>
        </w:r>
        <w:r w:rsidDel="0006198A">
          <w:rPr>
            <w:spacing w:val="-4"/>
          </w:rPr>
          <w:delText xml:space="preserve"> </w:delText>
        </w:r>
        <w:r w:rsidDel="0006198A">
          <w:delText>impugna</w:delText>
        </w:r>
        <w:r w:rsidDel="0006198A">
          <w:rPr>
            <w:spacing w:val="-4"/>
          </w:rPr>
          <w:delText xml:space="preserve"> </w:delText>
        </w:r>
        <w:r w:rsidDel="0006198A">
          <w:delText>el</w:delText>
        </w:r>
        <w:r w:rsidDel="0006198A">
          <w:rPr>
            <w:spacing w:val="-5"/>
          </w:rPr>
          <w:delText xml:space="preserve"> </w:delText>
        </w:r>
        <w:r w:rsidDel="0006198A">
          <w:delText>pedido</w:delText>
        </w:r>
        <w:r w:rsidDel="0006198A">
          <w:rPr>
            <w:spacing w:val="-4"/>
          </w:rPr>
          <w:delText xml:space="preserve"> </w:delText>
        </w:r>
        <w:r w:rsidDel="0006198A">
          <w:delText>de</w:delText>
        </w:r>
        <w:r w:rsidDel="0006198A">
          <w:rPr>
            <w:spacing w:val="-4"/>
          </w:rPr>
          <w:delText xml:space="preserve"> </w:delText>
        </w:r>
        <w:r w:rsidDel="0006198A">
          <w:delText>informe</w:delText>
        </w:r>
        <w:r w:rsidDel="0006198A">
          <w:rPr>
            <w:spacing w:val="-4"/>
          </w:rPr>
          <w:delText xml:space="preserve"> </w:delText>
        </w:r>
        <w:r w:rsidDel="0006198A">
          <w:delText>dirigido</w:delText>
        </w:r>
        <w:r w:rsidDel="0006198A">
          <w:rPr>
            <w:spacing w:val="-4"/>
          </w:rPr>
          <w:delText xml:space="preserve"> </w:delText>
        </w:r>
        <w:r w:rsidDel="0006198A">
          <w:delText>a</w:delText>
        </w:r>
        <w:r w:rsidDel="0006198A">
          <w:rPr>
            <w:spacing w:val="-3"/>
          </w:rPr>
          <w:delText xml:space="preserve"> </w:delText>
        </w:r>
        <w:r w:rsidDel="0006198A">
          <w:rPr>
            <w:rFonts w:ascii="Arial" w:hAnsi="Arial"/>
            <w:b/>
          </w:rPr>
          <w:delText>“Talleres</w:delText>
        </w:r>
        <w:r w:rsidDel="0006198A">
          <w:rPr>
            <w:rFonts w:ascii="Arial" w:hAnsi="Arial"/>
            <w:b/>
            <w:spacing w:val="-4"/>
          </w:rPr>
          <w:delText xml:space="preserve"> </w:delText>
        </w:r>
        <w:r w:rsidDel="0006198A">
          <w:rPr>
            <w:rFonts w:ascii="Arial" w:hAnsi="Arial"/>
            <w:b/>
          </w:rPr>
          <w:delText>MRM”</w:delText>
        </w:r>
        <w:r w:rsidDel="0006198A">
          <w:rPr>
            <w:rFonts w:ascii="Arial" w:hAnsi="Arial"/>
            <w:b/>
            <w:spacing w:val="-2"/>
          </w:rPr>
          <w:delText xml:space="preserve"> </w:delText>
        </w:r>
        <w:r w:rsidDel="0006198A">
          <w:delText>en</w:delText>
        </w:r>
        <w:r w:rsidDel="0006198A">
          <w:rPr>
            <w:spacing w:val="-4"/>
          </w:rPr>
          <w:delText xml:space="preserve"> </w:delText>
        </w:r>
        <w:r w:rsidDel="0006198A">
          <w:delText>los</w:delText>
        </w:r>
        <w:r w:rsidDel="0006198A">
          <w:rPr>
            <w:spacing w:val="-4"/>
          </w:rPr>
          <w:delText xml:space="preserve"> </w:delText>
        </w:r>
        <w:r w:rsidDel="0006198A">
          <w:delText>términos</w:delText>
        </w:r>
        <w:r w:rsidDel="0006198A">
          <w:rPr>
            <w:spacing w:val="-4"/>
          </w:rPr>
          <w:delText xml:space="preserve"> </w:delText>
        </w:r>
        <w:r w:rsidDel="0006198A">
          <w:delText>solicitados por la actora, en particular en cuanto se pretende que el taller “acompañe presupuesto por las mismas reparaciones a la fecha en que produzca el</w:delText>
        </w:r>
        <w:r w:rsidDel="0006198A">
          <w:rPr>
            <w:spacing w:val="-1"/>
          </w:rPr>
          <w:delText xml:space="preserve"> </w:delText>
        </w:r>
        <w:r w:rsidDel="0006198A">
          <w:delText>informe”. Tal</w:delText>
        </w:r>
        <w:r w:rsidDel="0006198A">
          <w:rPr>
            <w:spacing w:val="-2"/>
          </w:rPr>
          <w:delText xml:space="preserve"> </w:delText>
        </w:r>
        <w:r w:rsidDel="0006198A">
          <w:delText xml:space="preserve">requerimiento resulta improcedente, por cuanto importa un intento de </w:delText>
        </w:r>
        <w:r w:rsidDel="0006198A">
          <w:rPr>
            <w:rFonts w:ascii="Arial" w:hAnsi="Arial"/>
            <w:b/>
          </w:rPr>
          <w:delText>reliquidar o actualizar el supuesto daño</w:delText>
        </w:r>
        <w:r w:rsidDel="0006198A">
          <w:delText>, desnaturalizando la finalidad de la prueba informativa y sustituyendo indebidamente la prueba pericial.</w:delText>
        </w:r>
      </w:del>
    </w:p>
    <w:p w14:paraId="09A92B0C" w14:textId="61A02751" w:rsidR="008B0511" w:rsidDel="0006198A" w:rsidRDefault="001C3BC6">
      <w:pPr>
        <w:pStyle w:val="Ttulo1"/>
        <w:numPr>
          <w:ilvl w:val="0"/>
          <w:numId w:val="4"/>
        </w:numPr>
        <w:tabs>
          <w:tab w:val="left" w:pos="849"/>
        </w:tabs>
        <w:spacing w:before="241"/>
        <w:ind w:left="849" w:hanging="281"/>
        <w:rPr>
          <w:del w:id="462" w:author="Camila Persichini" w:date="2026-02-03T16:17:00Z" w16du:dateUtc="2026-02-03T19:17:00Z"/>
          <w:u w:val="none"/>
        </w:rPr>
      </w:pPr>
      <w:del w:id="463" w:author="Camila Persichini" w:date="2026-02-03T16:17:00Z" w16du:dateUtc="2026-02-03T19:17:00Z">
        <w:r w:rsidDel="0006198A">
          <w:rPr>
            <w:u w:val="none"/>
          </w:rPr>
          <w:delText>IMPUGNA</w:delText>
        </w:r>
        <w:r w:rsidDel="0006198A">
          <w:rPr>
            <w:spacing w:val="-7"/>
            <w:u w:val="none"/>
          </w:rPr>
          <w:delText xml:space="preserve"> </w:delText>
        </w:r>
        <w:r w:rsidDel="0006198A">
          <w:rPr>
            <w:spacing w:val="-2"/>
            <w:u w:val="none"/>
          </w:rPr>
          <w:delText>LIQUIDACIÓN</w:delText>
        </w:r>
      </w:del>
    </w:p>
    <w:p w14:paraId="39E521E8" w14:textId="58114AA8" w:rsidR="008B0511" w:rsidDel="0006198A" w:rsidRDefault="008B0511">
      <w:pPr>
        <w:pStyle w:val="Textoindependiente"/>
        <w:spacing w:before="113"/>
        <w:rPr>
          <w:del w:id="464" w:author="Camila Persichini" w:date="2026-02-03T16:17:00Z" w16du:dateUtc="2026-02-03T19:17:00Z"/>
          <w:rFonts w:ascii="Arial"/>
          <w:b/>
        </w:rPr>
      </w:pPr>
    </w:p>
    <w:p w14:paraId="2652A41D" w14:textId="49A0CD8D" w:rsidR="008B0511" w:rsidDel="0006198A" w:rsidRDefault="001C3BC6">
      <w:pPr>
        <w:spacing w:line="360" w:lineRule="auto"/>
        <w:ind w:left="568" w:right="134" w:firstLine="720"/>
        <w:jc w:val="both"/>
        <w:rPr>
          <w:del w:id="465" w:author="Camila Persichini" w:date="2026-02-03T16:17:00Z" w16du:dateUtc="2026-02-03T19:17:00Z"/>
        </w:rPr>
      </w:pPr>
      <w:del w:id="466" w:author="Camila Persichini" w:date="2026-02-03T16:17:00Z" w16du:dateUtc="2026-02-03T19:17:00Z">
        <w:r w:rsidDel="0006198A">
          <w:delText xml:space="preserve">Esta parte </w:delText>
        </w:r>
        <w:r w:rsidDel="0006198A">
          <w:rPr>
            <w:rFonts w:ascii="Arial" w:hAnsi="Arial"/>
            <w:b/>
          </w:rPr>
          <w:delText xml:space="preserve">impugna por exorbitante, improcedente e injustificada </w:delText>
        </w:r>
        <w:r w:rsidDel="0006198A">
          <w:delText>la liquidación</w:delText>
        </w:r>
        <w:r w:rsidDel="0006198A">
          <w:rPr>
            <w:spacing w:val="-5"/>
          </w:rPr>
          <w:delText xml:space="preserve"> </w:delText>
        </w:r>
        <w:r w:rsidDel="0006198A">
          <w:delText>practicada</w:delText>
        </w:r>
        <w:r w:rsidDel="0006198A">
          <w:rPr>
            <w:spacing w:val="-5"/>
          </w:rPr>
          <w:delText xml:space="preserve"> </w:delText>
        </w:r>
        <w:r w:rsidDel="0006198A">
          <w:delText>por</w:delText>
        </w:r>
        <w:r w:rsidDel="0006198A">
          <w:rPr>
            <w:spacing w:val="-4"/>
          </w:rPr>
          <w:delText xml:space="preserve"> </w:delText>
        </w:r>
        <w:r w:rsidDel="0006198A">
          <w:delText>la</w:delText>
        </w:r>
        <w:r w:rsidDel="0006198A">
          <w:rPr>
            <w:spacing w:val="-5"/>
          </w:rPr>
          <w:delText xml:space="preserve"> </w:delText>
        </w:r>
        <w:r w:rsidDel="0006198A">
          <w:delText>actora,</w:delText>
        </w:r>
        <w:r w:rsidDel="0006198A">
          <w:rPr>
            <w:spacing w:val="-4"/>
          </w:rPr>
          <w:delText xml:space="preserve"> </w:delText>
        </w:r>
        <w:r w:rsidDel="0006198A">
          <w:delText>oponiéndose</w:delText>
        </w:r>
        <w:r w:rsidDel="0006198A">
          <w:rPr>
            <w:spacing w:val="-10"/>
          </w:rPr>
          <w:delText xml:space="preserve"> </w:delText>
        </w:r>
        <w:r w:rsidDel="0006198A">
          <w:delText>a</w:delText>
        </w:r>
        <w:r w:rsidDel="0006198A">
          <w:rPr>
            <w:spacing w:val="-5"/>
          </w:rPr>
          <w:delText xml:space="preserve"> </w:delText>
        </w:r>
        <w:r w:rsidDel="0006198A">
          <w:delText>la</w:delText>
        </w:r>
        <w:r w:rsidDel="0006198A">
          <w:rPr>
            <w:spacing w:val="-5"/>
          </w:rPr>
          <w:delText xml:space="preserve"> </w:delText>
        </w:r>
        <w:r w:rsidDel="0006198A">
          <w:delText>totalidad</w:delText>
        </w:r>
        <w:r w:rsidDel="0006198A">
          <w:rPr>
            <w:spacing w:val="-5"/>
          </w:rPr>
          <w:delText xml:space="preserve"> </w:delText>
        </w:r>
        <w:r w:rsidDel="0006198A">
          <w:delText>de</w:delText>
        </w:r>
        <w:r w:rsidDel="0006198A">
          <w:rPr>
            <w:spacing w:val="-5"/>
          </w:rPr>
          <w:delText xml:space="preserve"> </w:delText>
        </w:r>
        <w:r w:rsidDel="0006198A">
          <w:delText>los</w:delText>
        </w:r>
        <w:r w:rsidDel="0006198A">
          <w:rPr>
            <w:spacing w:val="-5"/>
          </w:rPr>
          <w:delText xml:space="preserve"> </w:delText>
        </w:r>
        <w:r w:rsidDel="0006198A">
          <w:rPr>
            <w:rFonts w:ascii="Arial" w:hAnsi="Arial"/>
            <w:b/>
          </w:rPr>
          <w:delText>rubros</w:delText>
        </w:r>
        <w:r w:rsidDel="0006198A">
          <w:rPr>
            <w:rFonts w:ascii="Arial" w:hAnsi="Arial"/>
            <w:b/>
            <w:spacing w:val="-5"/>
          </w:rPr>
          <w:delText xml:space="preserve"> </w:delText>
        </w:r>
        <w:r w:rsidDel="0006198A">
          <w:rPr>
            <w:rFonts w:ascii="Arial" w:hAnsi="Arial"/>
            <w:b/>
          </w:rPr>
          <w:delText>y</w:delText>
        </w:r>
        <w:r w:rsidDel="0006198A">
          <w:rPr>
            <w:rFonts w:ascii="Arial" w:hAnsi="Arial"/>
            <w:b/>
            <w:spacing w:val="-5"/>
          </w:rPr>
          <w:delText xml:space="preserve"> </w:delText>
        </w:r>
        <w:r w:rsidDel="0006198A">
          <w:rPr>
            <w:rFonts w:ascii="Arial" w:hAnsi="Arial"/>
            <w:b/>
          </w:rPr>
          <w:delText>montos allí consignados</w:delText>
        </w:r>
        <w:r w:rsidDel="0006198A">
          <w:delText>, así como a cualquier otro que pudiera derivarse del escrito de demanda, por carecer de sustento fáctico y probatorio suficiente.</w:delText>
        </w:r>
      </w:del>
    </w:p>
    <w:p w14:paraId="4B6EB66A" w14:textId="4A28DEC2" w:rsidR="008B0511" w:rsidDel="0006198A" w:rsidRDefault="001C3BC6">
      <w:pPr>
        <w:spacing w:before="240" w:line="360" w:lineRule="auto"/>
        <w:ind w:left="568" w:right="136" w:firstLine="720"/>
        <w:jc w:val="both"/>
        <w:rPr>
          <w:del w:id="467" w:author="Camila Persichini" w:date="2026-02-03T16:17:00Z" w16du:dateUtc="2026-02-03T19:17:00Z"/>
        </w:rPr>
      </w:pPr>
      <w:del w:id="468" w:author="Camila Persichini" w:date="2026-02-03T16:17:00Z" w16du:dateUtc="2026-02-03T19:17:00Z">
        <w:r w:rsidDel="0006198A">
          <w:delText>En</w:delText>
        </w:r>
        <w:r w:rsidDel="0006198A">
          <w:rPr>
            <w:spacing w:val="-7"/>
          </w:rPr>
          <w:delText xml:space="preserve"> </w:delText>
        </w:r>
        <w:r w:rsidDel="0006198A">
          <w:delText>efecto,</w:delText>
        </w:r>
        <w:r w:rsidDel="0006198A">
          <w:rPr>
            <w:spacing w:val="-9"/>
          </w:rPr>
          <w:delText xml:space="preserve"> </w:delText>
        </w:r>
        <w:r w:rsidDel="0006198A">
          <w:delText>el</w:delText>
        </w:r>
        <w:r w:rsidDel="0006198A">
          <w:rPr>
            <w:spacing w:val="-8"/>
          </w:rPr>
          <w:delText xml:space="preserve"> </w:delText>
        </w:r>
        <w:r w:rsidDel="0006198A">
          <w:rPr>
            <w:rFonts w:ascii="Arial" w:hAnsi="Arial"/>
            <w:b/>
          </w:rPr>
          <w:delText>artículo</w:delText>
        </w:r>
        <w:r w:rsidDel="0006198A">
          <w:rPr>
            <w:rFonts w:ascii="Arial" w:hAnsi="Arial"/>
            <w:b/>
            <w:spacing w:val="-10"/>
          </w:rPr>
          <w:delText xml:space="preserve"> </w:delText>
        </w:r>
        <w:r w:rsidDel="0006198A">
          <w:rPr>
            <w:rFonts w:ascii="Arial" w:hAnsi="Arial"/>
            <w:b/>
          </w:rPr>
          <w:delText>1740</w:delText>
        </w:r>
        <w:r w:rsidDel="0006198A">
          <w:rPr>
            <w:rFonts w:ascii="Arial" w:hAnsi="Arial"/>
            <w:b/>
            <w:spacing w:val="-8"/>
          </w:rPr>
          <w:delText xml:space="preserve"> </w:delText>
        </w:r>
        <w:r w:rsidDel="0006198A">
          <w:rPr>
            <w:rFonts w:ascii="Arial" w:hAnsi="Arial"/>
            <w:b/>
          </w:rPr>
          <w:delText>del</w:delText>
        </w:r>
        <w:r w:rsidDel="0006198A">
          <w:rPr>
            <w:rFonts w:ascii="Arial" w:hAnsi="Arial"/>
            <w:b/>
            <w:spacing w:val="-8"/>
          </w:rPr>
          <w:delText xml:space="preserve"> </w:delText>
        </w:r>
        <w:r w:rsidDel="0006198A">
          <w:rPr>
            <w:rFonts w:ascii="Arial" w:hAnsi="Arial"/>
            <w:b/>
          </w:rPr>
          <w:delText>Código</w:delText>
        </w:r>
        <w:r w:rsidDel="0006198A">
          <w:rPr>
            <w:rFonts w:ascii="Arial" w:hAnsi="Arial"/>
            <w:b/>
            <w:spacing w:val="-10"/>
          </w:rPr>
          <w:delText xml:space="preserve"> </w:delText>
        </w:r>
        <w:r w:rsidDel="0006198A">
          <w:rPr>
            <w:rFonts w:ascii="Arial" w:hAnsi="Arial"/>
            <w:b/>
          </w:rPr>
          <w:delText>Civil</w:delText>
        </w:r>
        <w:r w:rsidDel="0006198A">
          <w:rPr>
            <w:rFonts w:ascii="Arial" w:hAnsi="Arial"/>
            <w:b/>
            <w:spacing w:val="-8"/>
          </w:rPr>
          <w:delText xml:space="preserve"> </w:delText>
        </w:r>
        <w:r w:rsidDel="0006198A">
          <w:rPr>
            <w:rFonts w:ascii="Arial" w:hAnsi="Arial"/>
            <w:b/>
          </w:rPr>
          <w:delText>y</w:delText>
        </w:r>
        <w:r w:rsidDel="0006198A">
          <w:rPr>
            <w:rFonts w:ascii="Arial" w:hAnsi="Arial"/>
            <w:b/>
            <w:spacing w:val="-7"/>
          </w:rPr>
          <w:delText xml:space="preserve"> </w:delText>
        </w:r>
        <w:r w:rsidDel="0006198A">
          <w:rPr>
            <w:rFonts w:ascii="Arial" w:hAnsi="Arial"/>
            <w:b/>
          </w:rPr>
          <w:delText>Comercial</w:delText>
        </w:r>
        <w:r w:rsidDel="0006198A">
          <w:rPr>
            <w:rFonts w:ascii="Arial" w:hAnsi="Arial"/>
            <w:b/>
            <w:spacing w:val="-6"/>
          </w:rPr>
          <w:delText xml:space="preserve"> </w:delText>
        </w:r>
        <w:r w:rsidDel="0006198A">
          <w:rPr>
            <w:rFonts w:ascii="Arial" w:hAnsi="Arial"/>
            <w:b/>
          </w:rPr>
          <w:delText>de</w:delText>
        </w:r>
        <w:r w:rsidDel="0006198A">
          <w:rPr>
            <w:rFonts w:ascii="Arial" w:hAnsi="Arial"/>
            <w:b/>
            <w:spacing w:val="-10"/>
          </w:rPr>
          <w:delText xml:space="preserve"> </w:delText>
        </w:r>
        <w:r w:rsidDel="0006198A">
          <w:rPr>
            <w:rFonts w:ascii="Arial" w:hAnsi="Arial"/>
            <w:b/>
          </w:rPr>
          <w:delText>la</w:delText>
        </w:r>
        <w:r w:rsidDel="0006198A">
          <w:rPr>
            <w:rFonts w:ascii="Arial" w:hAnsi="Arial"/>
            <w:b/>
            <w:spacing w:val="-7"/>
          </w:rPr>
          <w:delText xml:space="preserve"> </w:delText>
        </w:r>
        <w:r w:rsidDel="0006198A">
          <w:rPr>
            <w:rFonts w:ascii="Arial" w:hAnsi="Arial"/>
            <w:b/>
          </w:rPr>
          <w:delText>Nación</w:delText>
        </w:r>
        <w:r w:rsidDel="0006198A">
          <w:rPr>
            <w:rFonts w:ascii="Arial" w:hAnsi="Arial"/>
            <w:b/>
            <w:spacing w:val="-6"/>
          </w:rPr>
          <w:delText xml:space="preserve"> </w:delText>
        </w:r>
        <w:r w:rsidDel="0006198A">
          <w:delText xml:space="preserve">dispone que la reparación del daño </w:delText>
        </w:r>
        <w:r w:rsidDel="0006198A">
          <w:rPr>
            <w:rFonts w:ascii="Arial" w:hAnsi="Arial"/>
            <w:i/>
          </w:rPr>
          <w:delText>“consiste en la restitución de la situación del damnificado al estado</w:delText>
        </w:r>
        <w:r w:rsidDel="0006198A">
          <w:rPr>
            <w:rFonts w:ascii="Arial" w:hAnsi="Arial"/>
            <w:i/>
            <w:spacing w:val="-2"/>
          </w:rPr>
          <w:delText xml:space="preserve"> </w:delText>
        </w:r>
        <w:r w:rsidDel="0006198A">
          <w:rPr>
            <w:rFonts w:ascii="Arial" w:hAnsi="Arial"/>
            <w:i/>
          </w:rPr>
          <w:delText>anterior</w:delText>
        </w:r>
        <w:r w:rsidDel="0006198A">
          <w:rPr>
            <w:rFonts w:ascii="Arial" w:hAnsi="Arial"/>
            <w:i/>
            <w:spacing w:val="-1"/>
          </w:rPr>
          <w:delText xml:space="preserve"> </w:delText>
        </w:r>
        <w:r w:rsidDel="0006198A">
          <w:rPr>
            <w:rFonts w:ascii="Arial" w:hAnsi="Arial"/>
            <w:i/>
          </w:rPr>
          <w:delText>al</w:delText>
        </w:r>
        <w:r w:rsidDel="0006198A">
          <w:rPr>
            <w:rFonts w:ascii="Arial" w:hAnsi="Arial"/>
            <w:i/>
            <w:spacing w:val="-5"/>
          </w:rPr>
          <w:delText xml:space="preserve"> </w:delText>
        </w:r>
        <w:r w:rsidDel="0006198A">
          <w:rPr>
            <w:rFonts w:ascii="Arial" w:hAnsi="Arial"/>
            <w:i/>
          </w:rPr>
          <w:delText>hecho</w:delText>
        </w:r>
        <w:r w:rsidDel="0006198A">
          <w:rPr>
            <w:rFonts w:ascii="Arial" w:hAnsi="Arial"/>
            <w:i/>
            <w:spacing w:val="-7"/>
          </w:rPr>
          <w:delText xml:space="preserve"> </w:delText>
        </w:r>
        <w:r w:rsidDel="0006198A">
          <w:rPr>
            <w:rFonts w:ascii="Arial" w:hAnsi="Arial"/>
            <w:i/>
          </w:rPr>
          <w:delText>dañoso,</w:delText>
        </w:r>
        <w:r w:rsidDel="0006198A">
          <w:rPr>
            <w:rFonts w:ascii="Arial" w:hAnsi="Arial"/>
            <w:i/>
            <w:spacing w:val="-3"/>
          </w:rPr>
          <w:delText xml:space="preserve"> </w:delText>
        </w:r>
        <w:r w:rsidDel="0006198A">
          <w:rPr>
            <w:rFonts w:ascii="Arial" w:hAnsi="Arial"/>
            <w:i/>
          </w:rPr>
          <w:delText>sea</w:delText>
        </w:r>
        <w:r w:rsidDel="0006198A">
          <w:rPr>
            <w:rFonts w:ascii="Arial" w:hAnsi="Arial"/>
            <w:i/>
            <w:spacing w:val="-2"/>
          </w:rPr>
          <w:delText xml:space="preserve"> </w:delText>
        </w:r>
        <w:r w:rsidDel="0006198A">
          <w:rPr>
            <w:rFonts w:ascii="Arial" w:hAnsi="Arial"/>
            <w:i/>
          </w:rPr>
          <w:delText>por</w:delText>
        </w:r>
        <w:r w:rsidDel="0006198A">
          <w:rPr>
            <w:rFonts w:ascii="Arial" w:hAnsi="Arial"/>
            <w:i/>
            <w:spacing w:val="-3"/>
          </w:rPr>
          <w:delText xml:space="preserve"> </w:delText>
        </w:r>
        <w:r w:rsidDel="0006198A">
          <w:rPr>
            <w:rFonts w:ascii="Arial" w:hAnsi="Arial"/>
            <w:i/>
          </w:rPr>
          <w:delText>el</w:delText>
        </w:r>
        <w:r w:rsidDel="0006198A">
          <w:rPr>
            <w:rFonts w:ascii="Arial" w:hAnsi="Arial"/>
            <w:i/>
            <w:spacing w:val="-3"/>
          </w:rPr>
          <w:delText xml:space="preserve"> </w:delText>
        </w:r>
        <w:r w:rsidDel="0006198A">
          <w:rPr>
            <w:rFonts w:ascii="Arial" w:hAnsi="Arial"/>
            <w:i/>
          </w:rPr>
          <w:delText>pago</w:delText>
        </w:r>
        <w:r w:rsidDel="0006198A">
          <w:rPr>
            <w:rFonts w:ascii="Arial" w:hAnsi="Arial"/>
            <w:i/>
            <w:spacing w:val="-7"/>
          </w:rPr>
          <w:delText xml:space="preserve"> </w:delText>
        </w:r>
        <w:r w:rsidDel="0006198A">
          <w:rPr>
            <w:rFonts w:ascii="Arial" w:hAnsi="Arial"/>
            <w:i/>
          </w:rPr>
          <w:delText>en</w:delText>
        </w:r>
        <w:r w:rsidDel="0006198A">
          <w:rPr>
            <w:rFonts w:ascii="Arial" w:hAnsi="Arial"/>
            <w:i/>
            <w:spacing w:val="-2"/>
          </w:rPr>
          <w:delText xml:space="preserve"> </w:delText>
        </w:r>
        <w:r w:rsidDel="0006198A">
          <w:rPr>
            <w:rFonts w:ascii="Arial" w:hAnsi="Arial"/>
            <w:i/>
          </w:rPr>
          <w:delText>dinero</w:delText>
        </w:r>
        <w:r w:rsidDel="0006198A">
          <w:rPr>
            <w:rFonts w:ascii="Arial" w:hAnsi="Arial"/>
            <w:i/>
            <w:spacing w:val="-4"/>
          </w:rPr>
          <w:delText xml:space="preserve"> </w:delText>
        </w:r>
        <w:r w:rsidDel="0006198A">
          <w:rPr>
            <w:rFonts w:ascii="Arial" w:hAnsi="Arial"/>
            <w:i/>
          </w:rPr>
          <w:delText>o</w:delText>
        </w:r>
        <w:r w:rsidDel="0006198A">
          <w:rPr>
            <w:rFonts w:ascii="Arial" w:hAnsi="Arial"/>
            <w:i/>
            <w:spacing w:val="-2"/>
          </w:rPr>
          <w:delText xml:space="preserve"> </w:delText>
        </w:r>
        <w:r w:rsidDel="0006198A">
          <w:rPr>
            <w:rFonts w:ascii="Arial" w:hAnsi="Arial"/>
            <w:i/>
          </w:rPr>
          <w:delText>en</w:delText>
        </w:r>
        <w:r w:rsidDel="0006198A">
          <w:rPr>
            <w:rFonts w:ascii="Arial" w:hAnsi="Arial"/>
            <w:i/>
            <w:spacing w:val="-4"/>
          </w:rPr>
          <w:delText xml:space="preserve"> </w:delText>
        </w:r>
        <w:r w:rsidDel="0006198A">
          <w:rPr>
            <w:rFonts w:ascii="Arial" w:hAnsi="Arial"/>
            <w:i/>
          </w:rPr>
          <w:delText>especie”</w:delText>
        </w:r>
        <w:r w:rsidDel="0006198A">
          <w:delText>,</w:delText>
        </w:r>
        <w:r w:rsidDel="0006198A">
          <w:rPr>
            <w:spacing w:val="-5"/>
          </w:rPr>
          <w:delText xml:space="preserve"> </w:delText>
        </w:r>
        <w:r w:rsidDel="0006198A">
          <w:delText>principio</w:delText>
        </w:r>
        <w:r w:rsidDel="0006198A">
          <w:rPr>
            <w:spacing w:val="-2"/>
          </w:rPr>
          <w:delText xml:space="preserve"> </w:delText>
        </w:r>
        <w:r w:rsidDel="0006198A">
          <w:delText>que</w:delText>
        </w:r>
      </w:del>
    </w:p>
    <w:p w14:paraId="1CF3604A" w14:textId="27401605" w:rsidR="008B0511" w:rsidDel="0006198A" w:rsidRDefault="001C3BC6">
      <w:pPr>
        <w:ind w:left="568"/>
        <w:jc w:val="both"/>
        <w:rPr>
          <w:del w:id="469" w:author="Camila Persichini" w:date="2026-02-03T16:17:00Z" w16du:dateUtc="2026-02-03T19:17:00Z"/>
          <w:rFonts w:ascii="Arial"/>
          <w:b/>
        </w:rPr>
      </w:pPr>
      <w:del w:id="470" w:author="Camila Persichini" w:date="2026-02-03T16:17:00Z" w16du:dateUtc="2026-02-03T19:17:00Z">
        <w:r w:rsidDel="0006198A">
          <w:delText>impone</w:delText>
        </w:r>
        <w:r w:rsidDel="0006198A">
          <w:rPr>
            <w:spacing w:val="16"/>
          </w:rPr>
          <w:delText xml:space="preserve"> </w:delText>
        </w:r>
        <w:r w:rsidDel="0006198A">
          <w:delText>un</w:delText>
        </w:r>
        <w:r w:rsidDel="0006198A">
          <w:rPr>
            <w:spacing w:val="15"/>
          </w:rPr>
          <w:delText xml:space="preserve"> </w:delText>
        </w:r>
        <w:r w:rsidDel="0006198A">
          <w:delText>criterio</w:delText>
        </w:r>
        <w:r w:rsidDel="0006198A">
          <w:rPr>
            <w:spacing w:val="18"/>
          </w:rPr>
          <w:delText xml:space="preserve"> </w:delText>
        </w:r>
        <w:r w:rsidDel="0006198A">
          <w:delText>de</w:delText>
        </w:r>
        <w:r w:rsidDel="0006198A">
          <w:rPr>
            <w:spacing w:val="18"/>
          </w:rPr>
          <w:delText xml:space="preserve"> </w:delText>
        </w:r>
        <w:r w:rsidDel="0006198A">
          <w:rPr>
            <w:rFonts w:ascii="Arial"/>
            <w:b/>
          </w:rPr>
          <w:delText>razonabilidad,</w:delText>
        </w:r>
        <w:r w:rsidDel="0006198A">
          <w:rPr>
            <w:rFonts w:ascii="Arial"/>
            <w:b/>
            <w:spacing w:val="18"/>
          </w:rPr>
          <w:delText xml:space="preserve"> </w:delText>
        </w:r>
        <w:r w:rsidDel="0006198A">
          <w:rPr>
            <w:rFonts w:ascii="Arial"/>
            <w:b/>
          </w:rPr>
          <w:delText>proporcionalidad</w:delText>
        </w:r>
        <w:r w:rsidDel="0006198A">
          <w:rPr>
            <w:rFonts w:ascii="Arial"/>
            <w:b/>
            <w:spacing w:val="16"/>
          </w:rPr>
          <w:delText xml:space="preserve"> </w:delText>
        </w:r>
        <w:r w:rsidDel="0006198A">
          <w:rPr>
            <w:rFonts w:ascii="Arial"/>
            <w:b/>
          </w:rPr>
          <w:delText>y</w:delText>
        </w:r>
        <w:r w:rsidDel="0006198A">
          <w:rPr>
            <w:rFonts w:ascii="Arial"/>
            <w:b/>
            <w:spacing w:val="18"/>
          </w:rPr>
          <w:delText xml:space="preserve"> </w:delText>
        </w:r>
        <w:r w:rsidDel="0006198A">
          <w:rPr>
            <w:rFonts w:ascii="Arial"/>
            <w:b/>
          </w:rPr>
          <w:delText>estricta</w:delText>
        </w:r>
        <w:r w:rsidDel="0006198A">
          <w:rPr>
            <w:rFonts w:ascii="Arial"/>
            <w:b/>
            <w:spacing w:val="17"/>
          </w:rPr>
          <w:delText xml:space="preserve"> </w:delText>
        </w:r>
        <w:r w:rsidDel="0006198A">
          <w:rPr>
            <w:rFonts w:ascii="Arial"/>
            <w:b/>
            <w:spacing w:val="-2"/>
          </w:rPr>
          <w:delText>correspondencia</w:delText>
        </w:r>
      </w:del>
    </w:p>
    <w:p w14:paraId="3FC1B18D" w14:textId="1F124A2B" w:rsidR="008B0511" w:rsidDel="0006198A" w:rsidRDefault="001C3BC6">
      <w:pPr>
        <w:pStyle w:val="Textoindependiente"/>
        <w:spacing w:before="126"/>
        <w:ind w:left="568"/>
        <w:jc w:val="both"/>
        <w:rPr>
          <w:del w:id="471" w:author="Camila Persichini" w:date="2026-02-03T16:17:00Z" w16du:dateUtc="2026-02-03T19:17:00Z"/>
        </w:rPr>
      </w:pPr>
      <w:del w:id="472" w:author="Camila Persichini" w:date="2026-02-03T16:17:00Z" w16du:dateUtc="2026-02-03T19:17:00Z">
        <w:r w:rsidDel="0006198A">
          <w:delText>entre</w:delText>
        </w:r>
        <w:r w:rsidDel="0006198A">
          <w:rPr>
            <w:spacing w:val="-8"/>
          </w:rPr>
          <w:delText xml:space="preserve"> </w:delText>
        </w:r>
        <w:r w:rsidDel="0006198A">
          <w:delText>el</w:delText>
        </w:r>
        <w:r w:rsidDel="0006198A">
          <w:rPr>
            <w:spacing w:val="-5"/>
          </w:rPr>
          <w:delText xml:space="preserve"> </w:delText>
        </w:r>
        <w:r w:rsidDel="0006198A">
          <w:delText>daño</w:delText>
        </w:r>
        <w:r w:rsidDel="0006198A">
          <w:rPr>
            <w:spacing w:val="-4"/>
          </w:rPr>
          <w:delText xml:space="preserve"> </w:delText>
        </w:r>
        <w:r w:rsidDel="0006198A">
          <w:delText>efectivamente</w:delText>
        </w:r>
        <w:r w:rsidDel="0006198A">
          <w:rPr>
            <w:spacing w:val="-4"/>
          </w:rPr>
          <w:delText xml:space="preserve"> </w:delText>
        </w:r>
        <w:r w:rsidDel="0006198A">
          <w:delText>probado</w:delText>
        </w:r>
        <w:r w:rsidDel="0006198A">
          <w:rPr>
            <w:spacing w:val="-4"/>
          </w:rPr>
          <w:delText xml:space="preserve"> </w:delText>
        </w:r>
        <w:r w:rsidDel="0006198A">
          <w:delText>y</w:delText>
        </w:r>
        <w:r w:rsidDel="0006198A">
          <w:rPr>
            <w:spacing w:val="-5"/>
          </w:rPr>
          <w:delText xml:space="preserve"> </w:delText>
        </w:r>
        <w:r w:rsidDel="0006198A">
          <w:delText>el</w:delText>
        </w:r>
        <w:r w:rsidDel="0006198A">
          <w:rPr>
            <w:spacing w:val="-7"/>
          </w:rPr>
          <w:delText xml:space="preserve"> </w:delText>
        </w:r>
        <w:r w:rsidDel="0006198A">
          <w:delText>monto</w:delText>
        </w:r>
        <w:r w:rsidDel="0006198A">
          <w:rPr>
            <w:spacing w:val="-5"/>
          </w:rPr>
          <w:delText xml:space="preserve"> </w:delText>
        </w:r>
        <w:r w:rsidDel="0006198A">
          <w:rPr>
            <w:spacing w:val="-2"/>
          </w:rPr>
          <w:delText>indemnizatorio.</w:delText>
        </w:r>
      </w:del>
    </w:p>
    <w:p w14:paraId="04C550AF" w14:textId="1BB40826" w:rsidR="008B0511" w:rsidDel="0006198A" w:rsidRDefault="008B0511">
      <w:pPr>
        <w:pStyle w:val="Textoindependiente"/>
        <w:spacing w:before="113"/>
        <w:rPr>
          <w:del w:id="473" w:author="Camila Persichini" w:date="2026-02-03T16:17:00Z" w16du:dateUtc="2026-02-03T19:17:00Z"/>
        </w:rPr>
      </w:pPr>
    </w:p>
    <w:p w14:paraId="20B4F09D" w14:textId="336AA0F5" w:rsidR="008B0511" w:rsidDel="0006198A" w:rsidRDefault="001C3BC6">
      <w:pPr>
        <w:spacing w:line="360" w:lineRule="auto"/>
        <w:ind w:left="568" w:right="135" w:firstLine="720"/>
        <w:jc w:val="both"/>
        <w:rPr>
          <w:del w:id="474" w:author="Camila Persichini" w:date="2026-02-03T16:17:00Z" w16du:dateUtc="2026-02-03T19:17:00Z"/>
        </w:rPr>
      </w:pPr>
      <w:del w:id="475" w:author="Camila Persichini" w:date="2026-02-03T16:17:00Z" w16du:dateUtc="2026-02-03T19:17:00Z">
        <w:r w:rsidDel="0006198A">
          <w:delText xml:space="preserve">En el caso de autos, la actora ha incurrido en una </w:delText>
        </w:r>
        <w:r w:rsidDel="0006198A">
          <w:rPr>
            <w:rFonts w:ascii="Arial" w:hAnsi="Arial"/>
            <w:b/>
          </w:rPr>
          <w:delText xml:space="preserve">notoria insuficiencia probatoria </w:delText>
        </w:r>
        <w:r w:rsidDel="0006198A">
          <w:delText>respecto de los presupuestos de la responsabilidad civil y, en</w:delText>
        </w:r>
        <w:r w:rsidDel="0006198A">
          <w:rPr>
            <w:spacing w:val="-2"/>
          </w:rPr>
          <w:delText xml:space="preserve"> </w:delText>
        </w:r>
        <w:r w:rsidDel="0006198A">
          <w:delText xml:space="preserve">particular, en relación con la </w:delText>
        </w:r>
        <w:r w:rsidDel="0006198A">
          <w:rPr>
            <w:rFonts w:ascii="Arial" w:hAnsi="Arial"/>
            <w:b/>
          </w:rPr>
          <w:delText>existencia, entidad y cuantificación de los daños reclamados</w:delText>
        </w:r>
        <w:r w:rsidDel="0006198A">
          <w:delText xml:space="preserve">, limitándose a efectuar estimaciones unilaterales, proyecciones y actualizaciones improcedentes que </w:delText>
        </w:r>
        <w:r w:rsidDel="0006198A">
          <w:rPr>
            <w:rFonts w:ascii="Arial" w:hAnsi="Arial"/>
            <w:b/>
          </w:rPr>
          <w:delText>no acreditan un perjuicio cierto y actual</w:delText>
        </w:r>
        <w:r w:rsidDel="0006198A">
          <w:delText>.</w:delText>
        </w:r>
      </w:del>
    </w:p>
    <w:p w14:paraId="587F82DD" w14:textId="671A43FB" w:rsidR="008B0511" w:rsidDel="0006198A" w:rsidRDefault="001C3BC6" w:rsidP="00A75798">
      <w:pPr>
        <w:pStyle w:val="Textoindependiente"/>
        <w:spacing w:before="239" w:line="360" w:lineRule="auto"/>
        <w:ind w:left="720" w:right="136" w:firstLine="568"/>
        <w:jc w:val="both"/>
        <w:rPr>
          <w:del w:id="476" w:author="Camila Persichini" w:date="2026-02-03T16:17:00Z" w16du:dateUtc="2026-02-03T19:17:00Z"/>
        </w:rPr>
      </w:pPr>
      <w:del w:id="477" w:author="Camila Persichini" w:date="2026-02-03T16:17:00Z" w16du:dateUtc="2026-02-03T19:17:00Z">
        <w:r w:rsidDel="0006198A">
          <w:delText>Así, la liquidación acompañada se apoya en presupuestos unilaterales no acreditados como</w:delText>
        </w:r>
        <w:r w:rsidDel="0006198A">
          <w:rPr>
            <w:spacing w:val="-3"/>
          </w:rPr>
          <w:delText xml:space="preserve"> </w:delText>
        </w:r>
        <w:r w:rsidDel="0006198A">
          <w:delText>reparaciones</w:delText>
        </w:r>
        <w:r w:rsidDel="0006198A">
          <w:rPr>
            <w:spacing w:val="-1"/>
          </w:rPr>
          <w:delText xml:space="preserve"> </w:delText>
        </w:r>
        <w:r w:rsidDel="0006198A">
          <w:delText>efectivamente</w:delText>
        </w:r>
        <w:r w:rsidDel="0006198A">
          <w:rPr>
            <w:spacing w:val="-4"/>
          </w:rPr>
          <w:delText xml:space="preserve"> </w:delText>
        </w:r>
        <w:r w:rsidDel="0006198A">
          <w:delText>realizadas; montos</w:delText>
        </w:r>
        <w:r w:rsidDel="0006198A">
          <w:rPr>
            <w:spacing w:val="-1"/>
          </w:rPr>
          <w:delText xml:space="preserve"> </w:delText>
        </w:r>
        <w:r w:rsidDel="0006198A">
          <w:delText>estimativos</w:delText>
        </w:r>
        <w:r w:rsidDel="0006198A">
          <w:rPr>
            <w:spacing w:val="-1"/>
          </w:rPr>
          <w:delText xml:space="preserve"> </w:delText>
        </w:r>
        <w:r w:rsidDel="0006198A">
          <w:delText>carentes</w:delText>
        </w:r>
        <w:r w:rsidDel="0006198A">
          <w:rPr>
            <w:spacing w:val="-1"/>
          </w:rPr>
          <w:delText xml:space="preserve"> </w:delText>
        </w:r>
        <w:r w:rsidDel="0006198A">
          <w:delText>de</w:delText>
        </w:r>
        <w:r w:rsidDel="0006198A">
          <w:rPr>
            <w:spacing w:val="-4"/>
          </w:rPr>
          <w:delText xml:space="preserve"> </w:delText>
        </w:r>
        <w:r w:rsidDel="0006198A">
          <w:delText xml:space="preserve">respaldo técnico; rubros improcedentes o no demostrados; y criterios de actualización que importan una </w:delText>
        </w:r>
        <w:r w:rsidDel="0006198A">
          <w:rPr>
            <w:rFonts w:ascii="Arial" w:hAnsi="Arial"/>
            <w:b/>
          </w:rPr>
          <w:delText>capitalización indebida del reclamo</w:delText>
        </w:r>
        <w:r w:rsidDel="0006198A">
          <w:delText>.</w:delText>
        </w:r>
      </w:del>
    </w:p>
    <w:p w14:paraId="2ECC2B3B" w14:textId="366F6C01" w:rsidR="008B0511" w:rsidDel="0006198A" w:rsidRDefault="001C3BC6">
      <w:pPr>
        <w:spacing w:before="242" w:line="360" w:lineRule="auto"/>
        <w:ind w:left="568" w:right="133" w:firstLine="720"/>
        <w:jc w:val="both"/>
        <w:rPr>
          <w:del w:id="478" w:author="Camila Persichini" w:date="2026-02-03T16:17:00Z" w16du:dateUtc="2026-02-03T19:17:00Z"/>
        </w:rPr>
      </w:pPr>
      <w:del w:id="479" w:author="Camila Persichini" w:date="2026-02-03T16:17:00Z" w16du:dateUtc="2026-02-03T19:17:00Z">
        <w:r w:rsidDel="0006198A">
          <w:delText>De</w:delText>
        </w:r>
        <w:r w:rsidDel="0006198A">
          <w:rPr>
            <w:spacing w:val="-10"/>
          </w:rPr>
          <w:delText xml:space="preserve"> </w:delText>
        </w:r>
        <w:r w:rsidDel="0006198A">
          <w:delText>admitirse</w:delText>
        </w:r>
        <w:r w:rsidDel="0006198A">
          <w:rPr>
            <w:spacing w:val="-12"/>
          </w:rPr>
          <w:delText xml:space="preserve"> </w:delText>
        </w:r>
        <w:r w:rsidDel="0006198A">
          <w:delText>la</w:delText>
        </w:r>
        <w:r w:rsidDel="0006198A">
          <w:rPr>
            <w:spacing w:val="-10"/>
          </w:rPr>
          <w:delText xml:space="preserve"> </w:delText>
        </w:r>
        <w:r w:rsidDel="0006198A">
          <w:delText>liquidación</w:delText>
        </w:r>
        <w:r w:rsidDel="0006198A">
          <w:rPr>
            <w:spacing w:val="-10"/>
          </w:rPr>
          <w:delText xml:space="preserve"> </w:delText>
        </w:r>
        <w:r w:rsidDel="0006198A">
          <w:delText>en</w:delText>
        </w:r>
        <w:r w:rsidDel="0006198A">
          <w:rPr>
            <w:spacing w:val="-13"/>
          </w:rPr>
          <w:delText xml:space="preserve"> </w:delText>
        </w:r>
        <w:r w:rsidDel="0006198A">
          <w:delText>los</w:delText>
        </w:r>
        <w:r w:rsidDel="0006198A">
          <w:rPr>
            <w:spacing w:val="-12"/>
          </w:rPr>
          <w:delText xml:space="preserve"> </w:delText>
        </w:r>
        <w:r w:rsidDel="0006198A">
          <w:delText>términos</w:delText>
        </w:r>
        <w:r w:rsidDel="0006198A">
          <w:rPr>
            <w:spacing w:val="-12"/>
          </w:rPr>
          <w:delText xml:space="preserve"> </w:delText>
        </w:r>
        <w:r w:rsidDel="0006198A">
          <w:delText>propuestos,</w:delText>
        </w:r>
        <w:r w:rsidDel="0006198A">
          <w:rPr>
            <w:spacing w:val="-8"/>
          </w:rPr>
          <w:delText xml:space="preserve"> </w:delText>
        </w:r>
        <w:r w:rsidDel="0006198A">
          <w:rPr>
            <w:rFonts w:ascii="Arial" w:hAnsi="Arial"/>
            <w:b/>
          </w:rPr>
          <w:delText>no</w:delText>
        </w:r>
        <w:r w:rsidDel="0006198A">
          <w:rPr>
            <w:rFonts w:ascii="Arial" w:hAnsi="Arial"/>
            <w:b/>
            <w:spacing w:val="-13"/>
          </w:rPr>
          <w:delText xml:space="preserve"> </w:delText>
        </w:r>
        <w:r w:rsidDel="0006198A">
          <w:rPr>
            <w:rFonts w:ascii="Arial" w:hAnsi="Arial"/>
            <w:b/>
          </w:rPr>
          <w:delText>se</w:delText>
        </w:r>
        <w:r w:rsidDel="0006198A">
          <w:rPr>
            <w:rFonts w:ascii="Arial" w:hAnsi="Arial"/>
            <w:b/>
            <w:spacing w:val="-13"/>
          </w:rPr>
          <w:delText xml:space="preserve"> </w:delText>
        </w:r>
        <w:r w:rsidDel="0006198A">
          <w:rPr>
            <w:rFonts w:ascii="Arial" w:hAnsi="Arial"/>
            <w:b/>
          </w:rPr>
          <w:delText>estaría</w:delText>
        </w:r>
        <w:r w:rsidDel="0006198A">
          <w:rPr>
            <w:rFonts w:ascii="Arial" w:hAnsi="Arial"/>
            <w:b/>
            <w:spacing w:val="-12"/>
          </w:rPr>
          <w:delText xml:space="preserve"> </w:delText>
        </w:r>
        <w:r w:rsidDel="0006198A">
          <w:rPr>
            <w:rFonts w:ascii="Arial" w:hAnsi="Arial"/>
            <w:b/>
          </w:rPr>
          <w:delText>reparando un daño</w:delText>
        </w:r>
        <w:r w:rsidDel="0006198A">
          <w:delText xml:space="preserve">, sino otorgando a la actora un </w:delText>
        </w:r>
        <w:r w:rsidDel="0006198A">
          <w:rPr>
            <w:rFonts w:ascii="Arial" w:hAnsi="Arial"/>
            <w:b/>
          </w:rPr>
          <w:delText>beneficio económico carente de causa</w:delText>
        </w:r>
        <w:r w:rsidDel="0006198A">
          <w:delText xml:space="preserve">, configurando un supuesto de </w:delText>
        </w:r>
        <w:r w:rsidDel="0006198A">
          <w:rPr>
            <w:rFonts w:ascii="Arial" w:hAnsi="Arial"/>
            <w:b/>
          </w:rPr>
          <w:delText>enriquecimiento sin causa</w:delText>
        </w:r>
        <w:r w:rsidDel="0006198A">
          <w:delText xml:space="preserve">, expresamente vedado por </w:delText>
        </w:r>
        <w:r w:rsidDel="0006198A">
          <w:lastRenderedPageBreak/>
          <w:delText>nuestro ordenamiento jurídico.</w:delText>
        </w:r>
      </w:del>
    </w:p>
    <w:p w14:paraId="69A35331" w14:textId="6B7ED69E" w:rsidR="008B0511" w:rsidDel="0006198A" w:rsidRDefault="001C3BC6">
      <w:pPr>
        <w:spacing w:before="239" w:line="360" w:lineRule="auto"/>
        <w:ind w:left="568" w:right="133" w:firstLine="720"/>
        <w:jc w:val="both"/>
        <w:rPr>
          <w:del w:id="480" w:author="Camila Persichini" w:date="2026-02-03T16:17:00Z" w16du:dateUtc="2026-02-03T19:17:00Z"/>
        </w:rPr>
      </w:pPr>
      <w:del w:id="481" w:author="Camila Persichini" w:date="2026-02-03T16:17:00Z" w16du:dateUtc="2026-02-03T19:17:00Z">
        <w:r w:rsidDel="0006198A">
          <w:delText xml:space="preserve">Por todo lo expuesto, se niega que la actora tenga derecho a ser indemnizada por los rubros y montos reclamados, y se </w:delText>
        </w:r>
        <w:r w:rsidDel="0006198A">
          <w:rPr>
            <w:rFonts w:ascii="Arial" w:hAnsi="Arial"/>
            <w:b/>
          </w:rPr>
          <w:delText>impugna expresamente la liquidación practicada</w:delText>
        </w:r>
        <w:r w:rsidDel="0006198A">
          <w:delText>, dejando planteado que, para el hipotético e improbable supuesto de admitirse</w:delText>
        </w:r>
        <w:r w:rsidDel="0006198A">
          <w:rPr>
            <w:spacing w:val="-7"/>
          </w:rPr>
          <w:delText xml:space="preserve"> </w:delText>
        </w:r>
        <w:r w:rsidDel="0006198A">
          <w:delText>parcialmente</w:delText>
        </w:r>
        <w:r w:rsidDel="0006198A">
          <w:rPr>
            <w:spacing w:val="-7"/>
          </w:rPr>
          <w:delText xml:space="preserve"> </w:delText>
        </w:r>
        <w:r w:rsidDel="0006198A">
          <w:delText>la</w:delText>
        </w:r>
        <w:r w:rsidDel="0006198A">
          <w:rPr>
            <w:spacing w:val="-5"/>
          </w:rPr>
          <w:delText xml:space="preserve"> </w:delText>
        </w:r>
        <w:r w:rsidDel="0006198A">
          <w:delText>acción,</w:delText>
        </w:r>
        <w:r w:rsidDel="0006198A">
          <w:rPr>
            <w:spacing w:val="-6"/>
          </w:rPr>
          <w:delText xml:space="preserve"> </w:delText>
        </w:r>
        <w:r w:rsidDel="0006198A">
          <w:delText>la</w:delText>
        </w:r>
        <w:r w:rsidDel="0006198A">
          <w:rPr>
            <w:spacing w:val="-7"/>
          </w:rPr>
          <w:delText xml:space="preserve"> </w:delText>
        </w:r>
        <w:r w:rsidDel="0006198A">
          <w:delText>cuantificación</w:delText>
        </w:r>
        <w:r w:rsidDel="0006198A">
          <w:rPr>
            <w:spacing w:val="-10"/>
          </w:rPr>
          <w:delText xml:space="preserve"> </w:delText>
        </w:r>
        <w:r w:rsidDel="0006198A">
          <w:delText>deberá</w:delText>
        </w:r>
        <w:r w:rsidDel="0006198A">
          <w:rPr>
            <w:spacing w:val="-3"/>
          </w:rPr>
          <w:delText xml:space="preserve"> </w:delText>
        </w:r>
        <w:r w:rsidDel="0006198A">
          <w:rPr>
            <w:rFonts w:ascii="Arial" w:hAnsi="Arial"/>
            <w:b/>
          </w:rPr>
          <w:delText>ajustarse</w:delText>
        </w:r>
        <w:r w:rsidDel="0006198A">
          <w:rPr>
            <w:rFonts w:ascii="Arial" w:hAnsi="Arial"/>
            <w:b/>
            <w:spacing w:val="-5"/>
          </w:rPr>
          <w:delText xml:space="preserve"> </w:delText>
        </w:r>
        <w:r w:rsidDel="0006198A">
          <w:rPr>
            <w:rFonts w:ascii="Arial" w:hAnsi="Arial"/>
            <w:b/>
          </w:rPr>
          <w:delText>estrictamente</w:delText>
        </w:r>
        <w:r w:rsidDel="0006198A">
          <w:rPr>
            <w:rFonts w:ascii="Arial" w:hAnsi="Arial"/>
            <w:b/>
            <w:spacing w:val="-7"/>
          </w:rPr>
          <w:delText xml:space="preserve"> </w:delText>
        </w:r>
        <w:r w:rsidDel="0006198A">
          <w:rPr>
            <w:rFonts w:ascii="Arial" w:hAnsi="Arial"/>
            <w:b/>
          </w:rPr>
          <w:delText>a</w:delText>
        </w:r>
        <w:r w:rsidDel="0006198A">
          <w:rPr>
            <w:rFonts w:ascii="Arial" w:hAnsi="Arial"/>
            <w:b/>
            <w:spacing w:val="-7"/>
          </w:rPr>
          <w:delText xml:space="preserve"> </w:delText>
        </w:r>
        <w:r w:rsidDel="0006198A">
          <w:rPr>
            <w:rFonts w:ascii="Arial" w:hAnsi="Arial"/>
            <w:b/>
          </w:rPr>
          <w:delText>lo que</w:delText>
        </w:r>
        <w:r w:rsidDel="0006198A">
          <w:rPr>
            <w:rFonts w:ascii="Arial" w:hAnsi="Arial"/>
            <w:b/>
            <w:spacing w:val="-7"/>
          </w:rPr>
          <w:delText xml:space="preserve"> </w:delText>
        </w:r>
        <w:r w:rsidDel="0006198A">
          <w:rPr>
            <w:rFonts w:ascii="Arial" w:hAnsi="Arial"/>
            <w:b/>
          </w:rPr>
          <w:delText>resulte</w:delText>
        </w:r>
        <w:r w:rsidDel="0006198A">
          <w:rPr>
            <w:rFonts w:ascii="Arial" w:hAnsi="Arial"/>
            <w:b/>
            <w:spacing w:val="-10"/>
          </w:rPr>
          <w:delText xml:space="preserve"> </w:delText>
        </w:r>
        <w:r w:rsidDel="0006198A">
          <w:rPr>
            <w:rFonts w:ascii="Arial" w:hAnsi="Arial"/>
            <w:b/>
          </w:rPr>
          <w:delText>de</w:delText>
        </w:r>
        <w:r w:rsidDel="0006198A">
          <w:rPr>
            <w:rFonts w:ascii="Arial" w:hAnsi="Arial"/>
            <w:b/>
            <w:spacing w:val="-10"/>
          </w:rPr>
          <w:delText xml:space="preserve"> </w:delText>
        </w:r>
        <w:r w:rsidDel="0006198A">
          <w:rPr>
            <w:rFonts w:ascii="Arial" w:hAnsi="Arial"/>
            <w:b/>
          </w:rPr>
          <w:delText>la</w:delText>
        </w:r>
        <w:r w:rsidDel="0006198A">
          <w:rPr>
            <w:rFonts w:ascii="Arial" w:hAnsi="Arial"/>
            <w:b/>
            <w:spacing w:val="-7"/>
          </w:rPr>
          <w:delText xml:space="preserve"> </w:delText>
        </w:r>
        <w:r w:rsidDel="0006198A">
          <w:rPr>
            <w:rFonts w:ascii="Arial" w:hAnsi="Arial"/>
            <w:b/>
          </w:rPr>
          <w:delText>prueba</w:delText>
        </w:r>
        <w:r w:rsidDel="0006198A">
          <w:rPr>
            <w:rFonts w:ascii="Arial" w:hAnsi="Arial"/>
            <w:b/>
            <w:spacing w:val="-7"/>
          </w:rPr>
          <w:delText xml:space="preserve"> </w:delText>
        </w:r>
        <w:r w:rsidDel="0006198A">
          <w:rPr>
            <w:rFonts w:ascii="Arial" w:hAnsi="Arial"/>
            <w:b/>
          </w:rPr>
          <w:delText>a</w:delText>
        </w:r>
        <w:r w:rsidDel="0006198A">
          <w:rPr>
            <w:rFonts w:ascii="Arial" w:hAnsi="Arial"/>
            <w:b/>
            <w:spacing w:val="-7"/>
          </w:rPr>
          <w:delText xml:space="preserve"> </w:delText>
        </w:r>
        <w:r w:rsidDel="0006198A">
          <w:rPr>
            <w:rFonts w:ascii="Arial" w:hAnsi="Arial"/>
            <w:b/>
          </w:rPr>
          <w:delText>producirse</w:delText>
        </w:r>
        <w:r w:rsidDel="0006198A">
          <w:rPr>
            <w:rFonts w:ascii="Arial" w:hAnsi="Arial"/>
            <w:b/>
            <w:spacing w:val="-8"/>
          </w:rPr>
          <w:delText xml:space="preserve"> </w:delText>
        </w:r>
        <w:r w:rsidDel="0006198A">
          <w:rPr>
            <w:rFonts w:ascii="Arial" w:hAnsi="Arial"/>
            <w:b/>
          </w:rPr>
          <w:delText>en</w:delText>
        </w:r>
        <w:r w:rsidDel="0006198A">
          <w:rPr>
            <w:rFonts w:ascii="Arial" w:hAnsi="Arial"/>
            <w:b/>
            <w:spacing w:val="-10"/>
          </w:rPr>
          <w:delText xml:space="preserve"> </w:delText>
        </w:r>
        <w:r w:rsidDel="0006198A">
          <w:rPr>
            <w:rFonts w:ascii="Arial" w:hAnsi="Arial"/>
            <w:b/>
          </w:rPr>
          <w:delText>autos</w:delText>
        </w:r>
        <w:r w:rsidDel="0006198A">
          <w:delText>,</w:delText>
        </w:r>
        <w:r w:rsidDel="0006198A">
          <w:rPr>
            <w:spacing w:val="-6"/>
          </w:rPr>
          <w:delText xml:space="preserve"> </w:delText>
        </w:r>
        <w:r w:rsidDel="0006198A">
          <w:delText>la</w:delText>
        </w:r>
        <w:r w:rsidDel="0006198A">
          <w:rPr>
            <w:spacing w:val="-10"/>
          </w:rPr>
          <w:delText xml:space="preserve"> </w:delText>
        </w:r>
        <w:r w:rsidDel="0006198A">
          <w:delText>cual</w:delText>
        </w:r>
        <w:r w:rsidDel="0006198A">
          <w:rPr>
            <w:spacing w:val="-8"/>
          </w:rPr>
          <w:delText xml:space="preserve"> </w:delText>
        </w:r>
        <w:r w:rsidDel="0006198A">
          <w:delText>será</w:delText>
        </w:r>
        <w:r w:rsidDel="0006198A">
          <w:rPr>
            <w:spacing w:val="-7"/>
          </w:rPr>
          <w:delText xml:space="preserve"> </w:delText>
        </w:r>
        <w:r w:rsidDel="0006198A">
          <w:delText>oportunamente</w:delText>
        </w:r>
        <w:r w:rsidDel="0006198A">
          <w:rPr>
            <w:spacing w:val="-7"/>
          </w:rPr>
          <w:delText xml:space="preserve"> </w:delText>
        </w:r>
        <w:r w:rsidDel="0006198A">
          <w:delText>valorada por V.S. conforme a las reglas de la sana crítica.</w:delText>
        </w:r>
      </w:del>
    </w:p>
    <w:p w14:paraId="39BB7A0F" w14:textId="7BFC4CA7" w:rsidR="008B0511" w:rsidDel="0006198A" w:rsidRDefault="008B0511">
      <w:pPr>
        <w:pStyle w:val="Textoindependiente"/>
        <w:rPr>
          <w:del w:id="482" w:author="Camila Persichini" w:date="2026-02-03T16:17:00Z" w16du:dateUtc="2026-02-03T19:17:00Z"/>
        </w:rPr>
      </w:pPr>
    </w:p>
    <w:p w14:paraId="68466392" w14:textId="19159A2E" w:rsidR="008B0511" w:rsidDel="0006198A" w:rsidRDefault="008B0511">
      <w:pPr>
        <w:pStyle w:val="Textoindependiente"/>
        <w:rPr>
          <w:del w:id="483" w:author="Camila Persichini" w:date="2026-02-03T16:17:00Z" w16du:dateUtc="2026-02-03T19:17:00Z"/>
        </w:rPr>
      </w:pPr>
    </w:p>
    <w:p w14:paraId="6F66B4DF" w14:textId="6CC8A5C2" w:rsidR="008B0511" w:rsidDel="0006198A" w:rsidRDefault="008B0511">
      <w:pPr>
        <w:pStyle w:val="Textoindependiente"/>
        <w:spacing w:before="101"/>
        <w:rPr>
          <w:del w:id="484" w:author="Camila Persichini" w:date="2026-02-03T16:17:00Z" w16du:dateUtc="2026-02-03T19:17:00Z"/>
        </w:rPr>
      </w:pPr>
    </w:p>
    <w:p w14:paraId="5235D13C" w14:textId="5C56B479" w:rsidR="008B0511" w:rsidDel="0006198A" w:rsidRDefault="001C3BC6">
      <w:pPr>
        <w:pStyle w:val="Ttulo1"/>
        <w:numPr>
          <w:ilvl w:val="0"/>
          <w:numId w:val="7"/>
        </w:numPr>
        <w:tabs>
          <w:tab w:val="left" w:pos="1288"/>
        </w:tabs>
        <w:ind w:hanging="629"/>
        <w:jc w:val="left"/>
        <w:rPr>
          <w:del w:id="485" w:author="Camila Persichini" w:date="2026-02-03T16:17:00Z" w16du:dateUtc="2026-02-03T19:17:00Z"/>
          <w:u w:val="none"/>
        </w:rPr>
      </w:pPr>
      <w:del w:id="486" w:author="Camila Persichini" w:date="2026-02-03T16:17:00Z" w16du:dateUtc="2026-02-03T19:17:00Z">
        <w:r w:rsidDel="0006198A">
          <w:rPr>
            <w:spacing w:val="-2"/>
          </w:rPr>
          <w:delText>PRUEBA</w:delText>
        </w:r>
      </w:del>
    </w:p>
    <w:p w14:paraId="5852BFEA" w14:textId="6168DB75" w:rsidR="008B0511" w:rsidDel="0006198A" w:rsidRDefault="001C3BC6">
      <w:pPr>
        <w:pStyle w:val="Ttulo2"/>
        <w:numPr>
          <w:ilvl w:val="0"/>
          <w:numId w:val="2"/>
        </w:numPr>
        <w:tabs>
          <w:tab w:val="left" w:pos="849"/>
        </w:tabs>
        <w:spacing w:before="236"/>
        <w:ind w:left="849" w:hanging="281"/>
        <w:rPr>
          <w:del w:id="487" w:author="Camila Persichini" w:date="2026-02-03T16:17:00Z" w16du:dateUtc="2026-02-03T19:17:00Z"/>
        </w:rPr>
      </w:pPr>
      <w:del w:id="488" w:author="Camila Persichini" w:date="2026-02-03T16:17:00Z" w16du:dateUtc="2026-02-03T19:17:00Z">
        <w:r w:rsidDel="0006198A">
          <w:rPr>
            <w:spacing w:val="-2"/>
          </w:rPr>
          <w:delText>Documental</w:delText>
        </w:r>
      </w:del>
    </w:p>
    <w:p w14:paraId="79995F01" w14:textId="0EB7F16C" w:rsidR="008B0511" w:rsidDel="0006198A" w:rsidRDefault="008B0511">
      <w:pPr>
        <w:pStyle w:val="Textoindependiente"/>
        <w:spacing w:before="114"/>
        <w:rPr>
          <w:del w:id="489" w:author="Camila Persichini" w:date="2026-02-03T16:17:00Z" w16du:dateUtc="2026-02-03T19:17:00Z"/>
          <w:rFonts w:ascii="Arial"/>
          <w:b/>
        </w:rPr>
      </w:pPr>
    </w:p>
    <w:p w14:paraId="441EE725" w14:textId="44BB5B9F" w:rsidR="008B0511" w:rsidDel="0006198A" w:rsidRDefault="001C3BC6" w:rsidP="00A75798">
      <w:pPr>
        <w:pStyle w:val="Prrafodelista"/>
        <w:numPr>
          <w:ilvl w:val="1"/>
          <w:numId w:val="2"/>
        </w:numPr>
        <w:tabs>
          <w:tab w:val="left" w:pos="1286"/>
        </w:tabs>
        <w:spacing w:before="77"/>
        <w:ind w:left="1286" w:hanging="358"/>
        <w:rPr>
          <w:del w:id="490" w:author="Camila Persichini" w:date="2026-02-03T16:17:00Z" w16du:dateUtc="2026-02-03T19:17:00Z"/>
        </w:rPr>
      </w:pPr>
      <w:del w:id="491" w:author="Camila Persichini" w:date="2026-02-03T16:17:00Z" w16du:dateUtc="2026-02-03T19:17:00Z">
        <w:r w:rsidDel="0006198A">
          <w:delText>Denuncia/legajo</w:delText>
        </w:r>
        <w:r w:rsidRPr="00A75798" w:rsidDel="0006198A">
          <w:rPr>
            <w:spacing w:val="-10"/>
          </w:rPr>
          <w:delText xml:space="preserve"> </w:delText>
        </w:r>
        <w:r w:rsidDel="0006198A">
          <w:delText>administrativo</w:delText>
        </w:r>
        <w:r w:rsidRPr="00A75798" w:rsidDel="0006198A">
          <w:rPr>
            <w:spacing w:val="-7"/>
          </w:rPr>
          <w:delText xml:space="preserve"> </w:delText>
        </w:r>
        <w:r w:rsidDel="0006198A">
          <w:delText>del</w:delText>
        </w:r>
        <w:r w:rsidRPr="00A75798" w:rsidDel="0006198A">
          <w:rPr>
            <w:spacing w:val="-7"/>
          </w:rPr>
          <w:delText xml:space="preserve"> </w:delText>
        </w:r>
        <w:r w:rsidDel="0006198A">
          <w:delText>siniestro</w:delText>
        </w:r>
        <w:r w:rsidRPr="00A75798" w:rsidDel="0006198A">
          <w:rPr>
            <w:spacing w:val="-4"/>
          </w:rPr>
          <w:delText xml:space="preserve"> </w:delText>
        </w:r>
        <w:r w:rsidRPr="00A75798" w:rsidDel="0006198A">
          <w:rPr>
            <w:rFonts w:ascii="Arial" w:hAnsi="Arial"/>
            <w:b/>
          </w:rPr>
          <w:delText>N°</w:delText>
        </w:r>
        <w:r w:rsidRPr="00A75798" w:rsidDel="0006198A">
          <w:rPr>
            <w:rFonts w:ascii="Arial" w:hAnsi="Arial"/>
            <w:b/>
            <w:spacing w:val="-8"/>
          </w:rPr>
          <w:delText xml:space="preserve"> </w:delText>
        </w:r>
        <w:r w:rsidRPr="00A75798" w:rsidDel="0006198A">
          <w:rPr>
            <w:rFonts w:ascii="Arial" w:hAnsi="Arial"/>
            <w:b/>
          </w:rPr>
          <w:delText>475.537</w:delText>
        </w:r>
        <w:r w:rsidDel="0006198A">
          <w:delText>,</w:delText>
        </w:r>
        <w:r w:rsidRPr="00A75798" w:rsidDel="0006198A">
          <w:rPr>
            <w:spacing w:val="-8"/>
          </w:rPr>
          <w:delText xml:space="preserve"> </w:delText>
        </w:r>
        <w:r w:rsidDel="0006198A">
          <w:delText>con</w:delText>
        </w:r>
        <w:r w:rsidRPr="00A75798" w:rsidDel="0006198A">
          <w:rPr>
            <w:spacing w:val="-9"/>
          </w:rPr>
          <w:delText xml:space="preserve"> </w:delText>
        </w:r>
        <w:r w:rsidDel="0006198A">
          <w:delText>fecha</w:delText>
        </w:r>
        <w:r w:rsidRPr="00A75798" w:rsidDel="0006198A">
          <w:rPr>
            <w:spacing w:val="-7"/>
          </w:rPr>
          <w:delText xml:space="preserve"> </w:delText>
        </w:r>
        <w:r w:rsidRPr="00A75798" w:rsidDel="0006198A">
          <w:rPr>
            <w:rFonts w:ascii="Arial" w:hAnsi="Arial"/>
            <w:b/>
            <w:spacing w:val="-2"/>
          </w:rPr>
          <w:delText>23/10/2023</w:delText>
        </w:r>
        <w:r w:rsidRPr="00A75798" w:rsidDel="0006198A">
          <w:rPr>
            <w:spacing w:val="-2"/>
          </w:rPr>
          <w:delText>.</w:delText>
        </w:r>
        <w:r w:rsidR="00A75798" w:rsidDel="0006198A">
          <w:rPr>
            <w:spacing w:val="-2"/>
          </w:rPr>
          <w:br/>
        </w:r>
      </w:del>
    </w:p>
    <w:p w14:paraId="70963D65" w14:textId="7062FB56" w:rsidR="008B0511" w:rsidDel="0006198A" w:rsidRDefault="001C3BC6">
      <w:pPr>
        <w:pStyle w:val="Prrafodelista"/>
        <w:numPr>
          <w:ilvl w:val="1"/>
          <w:numId w:val="2"/>
        </w:numPr>
        <w:tabs>
          <w:tab w:val="left" w:pos="1286"/>
          <w:tab w:val="left" w:pos="1288"/>
        </w:tabs>
        <w:spacing w:line="360" w:lineRule="auto"/>
        <w:ind w:right="134"/>
        <w:jc w:val="both"/>
        <w:rPr>
          <w:del w:id="492" w:author="Camila Persichini" w:date="2026-02-03T16:17:00Z" w16du:dateUtc="2026-02-03T19:17:00Z"/>
        </w:rPr>
      </w:pPr>
      <w:del w:id="493" w:author="Camila Persichini" w:date="2026-02-03T16:17:00Z" w16du:dateUtc="2026-02-03T19:17:00Z">
        <w:r w:rsidDel="0006198A">
          <w:delText xml:space="preserve">Póliza </w:delText>
        </w:r>
        <w:r w:rsidDel="0006198A">
          <w:rPr>
            <w:rFonts w:ascii="Arial" w:hAnsi="Arial"/>
            <w:b/>
          </w:rPr>
          <w:delText>4-881910 / 881910</w:delText>
        </w:r>
        <w:r w:rsidDel="0006198A">
          <w:delText xml:space="preserve">, vigencia </w:delText>
        </w:r>
        <w:r w:rsidDel="0006198A">
          <w:rPr>
            <w:rFonts w:ascii="Arial" w:hAnsi="Arial"/>
            <w:b/>
          </w:rPr>
          <w:delText>12/10/2023 a 12/01/2024</w:delText>
        </w:r>
        <w:r w:rsidDel="0006198A">
          <w:delText>, condiciones contractuales y límites.</w:delText>
        </w:r>
      </w:del>
    </w:p>
    <w:p w14:paraId="4EBE4C6B" w14:textId="5D0A6187" w:rsidR="008B0511" w:rsidDel="0006198A" w:rsidRDefault="001C3BC6">
      <w:pPr>
        <w:pStyle w:val="Ttulo2"/>
        <w:numPr>
          <w:ilvl w:val="0"/>
          <w:numId w:val="2"/>
        </w:numPr>
        <w:tabs>
          <w:tab w:val="left" w:pos="849"/>
        </w:tabs>
        <w:spacing w:before="239"/>
        <w:ind w:left="849" w:hanging="281"/>
        <w:rPr>
          <w:del w:id="494" w:author="Camila Persichini" w:date="2026-02-03T16:17:00Z" w16du:dateUtc="2026-02-03T19:17:00Z"/>
        </w:rPr>
      </w:pPr>
      <w:del w:id="495" w:author="Camila Persichini" w:date="2026-02-03T16:17:00Z" w16du:dateUtc="2026-02-03T19:17:00Z">
        <w:r w:rsidDel="0006198A">
          <w:rPr>
            <w:spacing w:val="-2"/>
          </w:rPr>
          <w:delText>Confesional</w:delText>
        </w:r>
      </w:del>
    </w:p>
    <w:p w14:paraId="7586811B" w14:textId="724C5F24" w:rsidR="008B0511" w:rsidDel="0006198A" w:rsidRDefault="008B0511">
      <w:pPr>
        <w:pStyle w:val="Textoindependiente"/>
        <w:spacing w:before="113"/>
        <w:rPr>
          <w:del w:id="496" w:author="Camila Persichini" w:date="2026-02-03T16:17:00Z" w16du:dateUtc="2026-02-03T19:17:00Z"/>
          <w:rFonts w:ascii="Arial"/>
          <w:b/>
        </w:rPr>
      </w:pPr>
    </w:p>
    <w:p w14:paraId="4413D9A7" w14:textId="06534848" w:rsidR="008B0511" w:rsidDel="0006198A" w:rsidRDefault="001C3BC6">
      <w:pPr>
        <w:spacing w:line="360" w:lineRule="auto"/>
        <w:ind w:left="568" w:right="135"/>
        <w:jc w:val="both"/>
        <w:rPr>
          <w:del w:id="497" w:author="Camila Persichini" w:date="2026-02-03T16:17:00Z" w16du:dateUtc="2026-02-03T19:17:00Z"/>
        </w:rPr>
      </w:pPr>
      <w:del w:id="498" w:author="Camila Persichini" w:date="2026-02-03T16:17:00Z" w16du:dateUtc="2026-02-03T19:17:00Z">
        <w:r w:rsidDel="0006198A">
          <w:delText xml:space="preserve">Se cite a la actora </w:delText>
        </w:r>
        <w:r w:rsidDel="0006198A">
          <w:rPr>
            <w:rFonts w:ascii="Arial" w:hAnsi="Arial"/>
            <w:b/>
          </w:rPr>
          <w:delText xml:space="preserve">SORIA, ADRIANA ANGÉLICA </w:delText>
        </w:r>
        <w:r w:rsidDel="0006198A">
          <w:delText>a absolver posiciones, a tenor del pliego que oportunamente se acompañará.</w:delText>
        </w:r>
      </w:del>
    </w:p>
    <w:p w14:paraId="4891A46C" w14:textId="1D7EAA3B" w:rsidR="008B0511" w:rsidDel="0006198A" w:rsidRDefault="001C3BC6">
      <w:pPr>
        <w:pStyle w:val="Ttulo2"/>
        <w:numPr>
          <w:ilvl w:val="0"/>
          <w:numId w:val="2"/>
        </w:numPr>
        <w:tabs>
          <w:tab w:val="left" w:pos="850"/>
        </w:tabs>
        <w:spacing w:before="240"/>
        <w:ind w:left="850" w:hanging="282"/>
        <w:rPr>
          <w:del w:id="499" w:author="Camila Persichini" w:date="2026-02-03T16:17:00Z" w16du:dateUtc="2026-02-03T19:17:00Z"/>
        </w:rPr>
      </w:pPr>
      <w:del w:id="500" w:author="Camila Persichini" w:date="2026-02-03T16:17:00Z" w16du:dateUtc="2026-02-03T19:17:00Z">
        <w:r w:rsidDel="0006198A">
          <w:rPr>
            <w:spacing w:val="-2"/>
          </w:rPr>
          <w:delText>Informativa</w:delText>
        </w:r>
      </w:del>
    </w:p>
    <w:p w14:paraId="53574B21" w14:textId="1F554C9D" w:rsidR="00B921A6" w:rsidRPr="006B56B8" w:rsidDel="0006198A" w:rsidRDefault="00B921A6" w:rsidP="00325A85">
      <w:pPr>
        <w:spacing w:after="160" w:line="360" w:lineRule="auto"/>
        <w:jc w:val="both"/>
        <w:rPr>
          <w:del w:id="501" w:author="Camila Persichini" w:date="2026-02-03T16:17:00Z" w16du:dateUtc="2026-02-03T19:17:00Z"/>
        </w:rPr>
      </w:pPr>
    </w:p>
    <w:p w14:paraId="6C521FB3" w14:textId="51943916" w:rsidR="00B921A6" w:rsidRPr="00B921A6" w:rsidDel="0006198A" w:rsidRDefault="00B921A6" w:rsidP="00325A85">
      <w:pPr>
        <w:spacing w:after="160" w:line="360" w:lineRule="auto"/>
        <w:ind w:firstLine="568"/>
        <w:jc w:val="both"/>
        <w:rPr>
          <w:del w:id="502" w:author="Camila Persichini" w:date="2026-02-03T16:17:00Z" w16du:dateUtc="2026-02-03T19:17:00Z"/>
        </w:rPr>
      </w:pPr>
      <w:del w:id="503" w:author="Camila Persichini" w:date="2026-02-03T16:17:00Z" w16du:dateUtc="2026-02-03T19:17:00Z">
        <w:r w:rsidRPr="006B56B8" w:rsidDel="0006198A">
          <w:rPr>
            <w:b/>
            <w:bCs/>
          </w:rPr>
          <w:delText>Autopistas del Oeste S.A. / Concesionaria de la Autopista Acceso Oeste</w:delText>
        </w:r>
        <w:r w:rsidDel="0006198A">
          <w:delText xml:space="preserve">: </w:delText>
        </w:r>
        <w:r w:rsidRPr="00B921A6" w:rsidDel="0006198A">
          <w:delText>A</w:delText>
        </w:r>
        <w:r w:rsidRPr="006B56B8" w:rsidDel="0006198A">
          <w:delText xml:space="preserve"> fin de que informe si obran en su poder registros, cámaras de videovigilancia, partes internos, reportes operativos o cualquier otro antecedente relacionado con el siniestro denunciado como ocurrido el 23 de octubre de 2023, en el tramo indicado por la actora, y en su caso remita copia fiel de los mismos.</w:delText>
        </w:r>
      </w:del>
    </w:p>
    <w:p w14:paraId="165DAB63" w14:textId="3E5EDA62" w:rsidR="008B0511" w:rsidRPr="00B921A6" w:rsidDel="0006198A" w:rsidRDefault="008B0511">
      <w:pPr>
        <w:pStyle w:val="Textoindependiente"/>
        <w:spacing w:before="114"/>
        <w:rPr>
          <w:del w:id="504" w:author="Camila Persichini" w:date="2026-02-03T16:17:00Z" w16du:dateUtc="2026-02-03T19:17:00Z"/>
          <w:rFonts w:ascii="Arial"/>
          <w:bCs/>
        </w:rPr>
      </w:pPr>
    </w:p>
    <w:p w14:paraId="72D4DFAF" w14:textId="2E2223C5" w:rsidR="008B0511" w:rsidDel="0006198A" w:rsidRDefault="001C3BC6">
      <w:pPr>
        <w:pStyle w:val="Ttulo2"/>
        <w:numPr>
          <w:ilvl w:val="0"/>
          <w:numId w:val="2"/>
        </w:numPr>
        <w:tabs>
          <w:tab w:val="left" w:pos="850"/>
        </w:tabs>
        <w:spacing w:before="239"/>
        <w:ind w:left="850" w:hanging="282"/>
        <w:rPr>
          <w:del w:id="505" w:author="Camila Persichini" w:date="2026-02-03T16:17:00Z" w16du:dateUtc="2026-02-03T19:17:00Z"/>
        </w:rPr>
      </w:pPr>
      <w:del w:id="506" w:author="Camila Persichini" w:date="2026-02-03T16:17:00Z" w16du:dateUtc="2026-02-03T19:17:00Z">
        <w:r w:rsidDel="0006198A">
          <w:rPr>
            <w:spacing w:val="-2"/>
          </w:rPr>
          <w:delText>Pericial</w:delText>
        </w:r>
      </w:del>
    </w:p>
    <w:p w14:paraId="6B963EB9" w14:textId="6EC3088B" w:rsidR="008B0511" w:rsidDel="0006198A" w:rsidRDefault="008B0511">
      <w:pPr>
        <w:pStyle w:val="Textoindependiente"/>
        <w:spacing w:before="113"/>
        <w:rPr>
          <w:del w:id="507" w:author="Camila Persichini" w:date="2026-02-03T16:17:00Z" w16du:dateUtc="2026-02-03T19:17:00Z"/>
          <w:rFonts w:ascii="Arial"/>
          <w:b/>
        </w:rPr>
      </w:pPr>
    </w:p>
    <w:p w14:paraId="73ACF2D7" w14:textId="0428A0CA" w:rsidR="00B1200B" w:rsidRPr="00B1200B" w:rsidDel="0006198A" w:rsidRDefault="007A626D" w:rsidP="00B1200B">
      <w:pPr>
        <w:tabs>
          <w:tab w:val="left" w:pos="1286"/>
          <w:tab w:val="left" w:pos="1288"/>
        </w:tabs>
        <w:spacing w:before="1" w:line="360" w:lineRule="auto"/>
        <w:ind w:right="134"/>
        <w:jc w:val="both"/>
        <w:rPr>
          <w:del w:id="508" w:author="Camila Persichini" w:date="2026-02-03T16:17:00Z" w16du:dateUtc="2026-02-03T19:17:00Z"/>
          <w:rFonts w:ascii="Arial" w:hAnsi="Arial"/>
          <w:bCs/>
          <w:lang w:val="es-AR"/>
        </w:rPr>
      </w:pPr>
      <w:del w:id="509" w:author="Camila Persichini" w:date="2026-02-03T16:17:00Z" w16du:dateUtc="2026-02-03T19:17:00Z">
        <w:r w:rsidDel="0006198A">
          <w:rPr>
            <w:rFonts w:ascii="Arial" w:hAnsi="Arial"/>
            <w:b/>
          </w:rPr>
          <w:tab/>
        </w:r>
        <w:r w:rsidR="00B1200B" w:rsidRPr="00B1200B" w:rsidDel="0006198A">
          <w:rPr>
            <w:rFonts w:ascii="Arial" w:hAnsi="Arial"/>
            <w:bCs/>
            <w:lang w:val="es-AR"/>
          </w:rPr>
          <w:delText xml:space="preserve">Se designe perito </w:delText>
        </w:r>
        <w:r w:rsidR="00B1200B" w:rsidRPr="00B1200B" w:rsidDel="0006198A">
          <w:rPr>
            <w:rFonts w:ascii="Arial" w:hAnsi="Arial"/>
            <w:b/>
            <w:bCs/>
            <w:lang w:val="es-AR"/>
          </w:rPr>
          <w:delText>ingeniero mecánico único de oficio</w:delText>
        </w:r>
        <w:r w:rsidR="00B1200B" w:rsidRPr="00B1200B" w:rsidDel="0006198A">
          <w:rPr>
            <w:rFonts w:ascii="Arial" w:hAnsi="Arial"/>
            <w:bCs/>
            <w:lang w:val="es-AR"/>
          </w:rPr>
          <w:delText xml:space="preserve"> para que, </w:delText>
        </w:r>
        <w:r w:rsidR="00B1200B" w:rsidRPr="00B1200B" w:rsidDel="0006198A">
          <w:rPr>
            <w:rFonts w:ascii="Arial" w:hAnsi="Arial"/>
            <w:b/>
            <w:bCs/>
            <w:lang w:val="es-AR"/>
          </w:rPr>
          <w:delText>constituyéndose en el lugar del hecho</w:delText>
        </w:r>
        <w:r w:rsidR="00B1200B" w:rsidRPr="00B1200B" w:rsidDel="0006198A">
          <w:rPr>
            <w:rFonts w:ascii="Arial" w:hAnsi="Arial"/>
            <w:bCs/>
            <w:lang w:val="es-AR"/>
          </w:rPr>
          <w:delText xml:space="preserve">, se expida sobre los </w:delText>
        </w:r>
        <w:r w:rsidR="00B1200B" w:rsidRPr="00B1200B" w:rsidDel="0006198A">
          <w:rPr>
            <w:rFonts w:ascii="Arial" w:hAnsi="Arial"/>
            <w:b/>
            <w:bCs/>
            <w:lang w:val="es-AR"/>
          </w:rPr>
          <w:delText>puntos de pericia propuestos por la parte actora</w:delText>
        </w:r>
        <w:r w:rsidR="00B1200B" w:rsidRPr="00B1200B" w:rsidDel="0006198A">
          <w:rPr>
            <w:rFonts w:ascii="Arial" w:hAnsi="Arial"/>
            <w:bCs/>
            <w:lang w:val="es-AR"/>
          </w:rPr>
          <w:delText xml:space="preserve">, a los cuales esta parte </w:delText>
        </w:r>
        <w:r w:rsidR="00B1200B" w:rsidRPr="00B1200B" w:rsidDel="0006198A">
          <w:rPr>
            <w:rFonts w:ascii="Arial" w:hAnsi="Arial"/>
            <w:b/>
            <w:bCs/>
            <w:lang w:val="es-AR"/>
          </w:rPr>
          <w:delText>adhiere expresamente</w:delText>
        </w:r>
        <w:r w:rsidR="00B1200B" w:rsidRPr="00B1200B" w:rsidDel="0006198A">
          <w:rPr>
            <w:rFonts w:ascii="Arial" w:hAnsi="Arial"/>
            <w:bCs/>
            <w:lang w:val="es-AR"/>
          </w:rPr>
          <w:delText xml:space="preserve">, y </w:delText>
        </w:r>
        <w:r w:rsidR="00B1200B" w:rsidRPr="00B1200B" w:rsidDel="0006198A">
          <w:rPr>
            <w:rFonts w:ascii="Arial" w:hAnsi="Arial"/>
            <w:b/>
            <w:bCs/>
            <w:lang w:val="es-AR"/>
          </w:rPr>
          <w:delText>sin perjuicio de ello</w:delText>
        </w:r>
        <w:r w:rsidR="00B1200B" w:rsidRPr="00B1200B" w:rsidDel="0006198A">
          <w:rPr>
            <w:rFonts w:ascii="Arial" w:hAnsi="Arial"/>
            <w:bCs/>
            <w:lang w:val="es-AR"/>
          </w:rPr>
          <w:delText xml:space="preserve">, se sirva asimismo considerar y responder los </w:delText>
        </w:r>
        <w:r w:rsidR="00B1200B" w:rsidRPr="00B1200B" w:rsidDel="0006198A">
          <w:rPr>
            <w:rFonts w:ascii="Arial" w:hAnsi="Arial"/>
            <w:b/>
            <w:bCs/>
            <w:lang w:val="es-AR"/>
          </w:rPr>
          <w:delText>siguientes puntos complementarios</w:delText>
        </w:r>
        <w:r w:rsidR="00B1200B" w:rsidRPr="00B1200B" w:rsidDel="0006198A">
          <w:rPr>
            <w:rFonts w:ascii="Arial" w:hAnsi="Arial"/>
            <w:bCs/>
            <w:lang w:val="es-AR"/>
          </w:rPr>
          <w:delText>, no contemplados en la demanda, en cuanto resulten conducentes para el esclarecimiento integral de la mecánica del siniestro:</w:delText>
        </w:r>
      </w:del>
    </w:p>
    <w:p w14:paraId="4CED1425" w14:textId="5B64343A" w:rsidR="00B1200B" w:rsidRPr="00B1200B" w:rsidDel="0006198A" w:rsidRDefault="00B1200B" w:rsidP="00B1200B">
      <w:pPr>
        <w:numPr>
          <w:ilvl w:val="0"/>
          <w:numId w:val="12"/>
        </w:numPr>
        <w:tabs>
          <w:tab w:val="left" w:pos="1286"/>
          <w:tab w:val="left" w:pos="1288"/>
        </w:tabs>
        <w:spacing w:before="1" w:line="360" w:lineRule="auto"/>
        <w:ind w:right="134"/>
        <w:jc w:val="both"/>
        <w:rPr>
          <w:del w:id="510" w:author="Camila Persichini" w:date="2026-02-03T16:17:00Z" w16du:dateUtc="2026-02-03T19:17:00Z"/>
          <w:rFonts w:ascii="Arial" w:hAnsi="Arial"/>
          <w:bCs/>
          <w:lang w:val="es-AR"/>
        </w:rPr>
      </w:pPr>
      <w:del w:id="511" w:author="Camila Persichini" w:date="2026-02-03T16:17:00Z" w16du:dateUtc="2026-02-03T19:17:00Z">
        <w:r w:rsidRPr="00B1200B" w:rsidDel="0006198A">
          <w:rPr>
            <w:rFonts w:ascii="Arial" w:hAnsi="Arial"/>
            <w:bCs/>
            <w:lang w:val="es-AR"/>
          </w:rPr>
          <w:delText xml:space="preserve">Evalúe la </w:delText>
        </w:r>
        <w:r w:rsidRPr="00B1200B" w:rsidDel="0006198A">
          <w:rPr>
            <w:rFonts w:ascii="Arial" w:hAnsi="Arial"/>
            <w:b/>
            <w:bCs/>
            <w:lang w:val="es-AR"/>
          </w:rPr>
          <w:delText>incidencia de las condiciones climáticas imperantes</w:delText>
        </w:r>
        <w:r w:rsidRPr="00B1200B" w:rsidDel="0006198A">
          <w:rPr>
            <w:rFonts w:ascii="Arial" w:hAnsi="Arial"/>
            <w:bCs/>
            <w:lang w:val="es-AR"/>
          </w:rPr>
          <w:delText xml:space="preserve"> al momento del </w:delText>
        </w:r>
        <w:r w:rsidRPr="00B1200B" w:rsidDel="0006198A">
          <w:rPr>
            <w:rFonts w:ascii="Arial" w:hAnsi="Arial"/>
            <w:bCs/>
            <w:lang w:val="es-AR"/>
          </w:rPr>
          <w:lastRenderedPageBreak/>
          <w:delText>hecho, en particular la intensidad de las precipitaciones y su influencia en la adherencia del pavimento.</w:delText>
        </w:r>
      </w:del>
    </w:p>
    <w:p w14:paraId="3E2ABAF7" w14:textId="76919DFB" w:rsidR="00B1200B" w:rsidRPr="00B1200B" w:rsidDel="0006198A" w:rsidRDefault="00B1200B" w:rsidP="00B1200B">
      <w:pPr>
        <w:numPr>
          <w:ilvl w:val="0"/>
          <w:numId w:val="12"/>
        </w:numPr>
        <w:tabs>
          <w:tab w:val="left" w:pos="1286"/>
          <w:tab w:val="left" w:pos="1288"/>
        </w:tabs>
        <w:spacing w:before="1" w:line="360" w:lineRule="auto"/>
        <w:ind w:right="134"/>
        <w:jc w:val="both"/>
        <w:rPr>
          <w:del w:id="512" w:author="Camila Persichini" w:date="2026-02-03T16:17:00Z" w16du:dateUtc="2026-02-03T19:17:00Z"/>
          <w:rFonts w:ascii="Arial" w:hAnsi="Arial"/>
          <w:bCs/>
          <w:lang w:val="es-AR"/>
        </w:rPr>
      </w:pPr>
      <w:del w:id="513" w:author="Camila Persichini" w:date="2026-02-03T16:17:00Z" w16du:dateUtc="2026-02-03T19:17:00Z">
        <w:r w:rsidRPr="00B1200B" w:rsidDel="0006198A">
          <w:rPr>
            <w:rFonts w:ascii="Arial" w:hAnsi="Arial"/>
            <w:bCs/>
            <w:lang w:val="es-AR"/>
          </w:rPr>
          <w:delText xml:space="preserve">Analice el </w:delText>
        </w:r>
        <w:r w:rsidRPr="00B1200B" w:rsidDel="0006198A">
          <w:rPr>
            <w:rFonts w:ascii="Arial" w:hAnsi="Arial"/>
            <w:b/>
            <w:bCs/>
            <w:lang w:val="es-AR"/>
          </w:rPr>
          <w:delText>estado de la calzada</w:delText>
        </w:r>
        <w:r w:rsidRPr="00B1200B" w:rsidDel="0006198A">
          <w:rPr>
            <w:rFonts w:ascii="Arial" w:hAnsi="Arial"/>
            <w:bCs/>
            <w:lang w:val="es-AR"/>
          </w:rPr>
          <w:delText xml:space="preserve"> en el tramo denunciado, indicando si presentaba </w:delText>
        </w:r>
        <w:r w:rsidRPr="00B1200B" w:rsidDel="0006198A">
          <w:rPr>
            <w:rFonts w:ascii="Arial" w:hAnsi="Arial"/>
            <w:b/>
            <w:bCs/>
            <w:lang w:val="es-AR"/>
          </w:rPr>
          <w:delText>acumulación anormal de agua</w:delText>
        </w:r>
        <w:r w:rsidRPr="00B1200B" w:rsidDel="0006198A">
          <w:rPr>
            <w:rFonts w:ascii="Arial" w:hAnsi="Arial"/>
            <w:bCs/>
            <w:lang w:val="es-AR"/>
          </w:rPr>
          <w:delText xml:space="preserve"> y si ello resulta compatible con una vía de circulación rápida y concesionada.</w:delText>
        </w:r>
      </w:del>
    </w:p>
    <w:p w14:paraId="08536250" w14:textId="38727B2F" w:rsidR="00B1200B" w:rsidRPr="00B1200B" w:rsidDel="0006198A" w:rsidRDefault="00B1200B" w:rsidP="00B1200B">
      <w:pPr>
        <w:numPr>
          <w:ilvl w:val="0"/>
          <w:numId w:val="12"/>
        </w:numPr>
        <w:tabs>
          <w:tab w:val="left" w:pos="1286"/>
          <w:tab w:val="left" w:pos="1288"/>
        </w:tabs>
        <w:spacing w:before="1" w:line="360" w:lineRule="auto"/>
        <w:ind w:right="134"/>
        <w:jc w:val="both"/>
        <w:rPr>
          <w:del w:id="514" w:author="Camila Persichini" w:date="2026-02-03T16:17:00Z" w16du:dateUtc="2026-02-03T19:17:00Z"/>
          <w:rFonts w:ascii="Arial" w:hAnsi="Arial"/>
          <w:bCs/>
          <w:lang w:val="es-AR"/>
        </w:rPr>
      </w:pPr>
      <w:del w:id="515" w:author="Camila Persichini" w:date="2026-02-03T16:17:00Z" w16du:dateUtc="2026-02-03T19:17:00Z">
        <w:r w:rsidRPr="00B1200B" w:rsidDel="0006198A">
          <w:rPr>
            <w:rFonts w:ascii="Arial" w:hAnsi="Arial"/>
            <w:bCs/>
            <w:lang w:val="es-AR"/>
          </w:rPr>
          <w:delText xml:space="preserve">Informe si, desde el punto de vista técnico, pudo haberse producido un </w:delText>
        </w:r>
        <w:r w:rsidRPr="00B1200B" w:rsidDel="0006198A">
          <w:rPr>
            <w:rFonts w:ascii="Arial" w:hAnsi="Arial"/>
            <w:b/>
            <w:bCs/>
            <w:lang w:val="es-AR"/>
          </w:rPr>
          <w:delText>fenómeno de pérdida de adherencia o hidroplaneo (aquaplaning)</w:delText>
        </w:r>
        <w:r w:rsidRPr="00B1200B" w:rsidDel="0006198A">
          <w:rPr>
            <w:rFonts w:ascii="Arial" w:hAnsi="Arial"/>
            <w:bCs/>
            <w:lang w:val="es-AR"/>
          </w:rPr>
          <w:delText>, explicando sus características y efectos sobre el control del vehículo.</w:delText>
        </w:r>
      </w:del>
    </w:p>
    <w:p w14:paraId="01EF3C9B" w14:textId="0FD497A2" w:rsidR="00B1200B" w:rsidRPr="00B1200B" w:rsidDel="0006198A" w:rsidRDefault="00B1200B" w:rsidP="00B1200B">
      <w:pPr>
        <w:numPr>
          <w:ilvl w:val="0"/>
          <w:numId w:val="12"/>
        </w:numPr>
        <w:tabs>
          <w:tab w:val="left" w:pos="1286"/>
          <w:tab w:val="left" w:pos="1288"/>
        </w:tabs>
        <w:spacing w:before="1" w:line="360" w:lineRule="auto"/>
        <w:ind w:right="134"/>
        <w:jc w:val="both"/>
        <w:rPr>
          <w:del w:id="516" w:author="Camila Persichini" w:date="2026-02-03T16:17:00Z" w16du:dateUtc="2026-02-03T19:17:00Z"/>
          <w:rFonts w:ascii="Arial" w:hAnsi="Arial"/>
          <w:bCs/>
          <w:lang w:val="es-AR"/>
        </w:rPr>
      </w:pPr>
      <w:del w:id="517" w:author="Camila Persichini" w:date="2026-02-03T16:17:00Z" w16du:dateUtc="2026-02-03T19:17:00Z">
        <w:r w:rsidRPr="00B1200B" w:rsidDel="0006198A">
          <w:rPr>
            <w:rFonts w:ascii="Arial" w:hAnsi="Arial"/>
            <w:bCs/>
            <w:lang w:val="es-AR"/>
          </w:rPr>
          <w:delText xml:space="preserve">Indique si tales </w:delText>
        </w:r>
        <w:r w:rsidRPr="00B1200B" w:rsidDel="0006198A">
          <w:rPr>
            <w:rFonts w:ascii="Arial" w:hAnsi="Arial"/>
            <w:b/>
            <w:bCs/>
            <w:lang w:val="es-AR"/>
          </w:rPr>
          <w:delText>factores externos</w:delText>
        </w:r>
        <w:r w:rsidRPr="00B1200B" w:rsidDel="0006198A">
          <w:rPr>
            <w:rFonts w:ascii="Arial" w:hAnsi="Arial"/>
            <w:bCs/>
            <w:lang w:val="es-AR"/>
          </w:rPr>
          <w:delText xml:space="preserve"> (condiciones climáticas, estado de la calzada, acumulación de agua) pudieron </w:delText>
        </w:r>
        <w:r w:rsidRPr="00B1200B" w:rsidDel="0006198A">
          <w:rPr>
            <w:rFonts w:ascii="Arial" w:hAnsi="Arial"/>
            <w:b/>
            <w:bCs/>
            <w:lang w:val="es-AR"/>
          </w:rPr>
          <w:delText>incidir causalmente</w:delText>
        </w:r>
        <w:r w:rsidRPr="00B1200B" w:rsidDel="0006198A">
          <w:rPr>
            <w:rFonts w:ascii="Arial" w:hAnsi="Arial"/>
            <w:bCs/>
            <w:lang w:val="es-AR"/>
          </w:rPr>
          <w:delText xml:space="preserve"> en la dinámica del siniestro y en la pérdida momentánea de control del rodado.</w:delText>
        </w:r>
      </w:del>
    </w:p>
    <w:p w14:paraId="51F4B9DC" w14:textId="477A94EA" w:rsidR="00B1200B" w:rsidRPr="00B1200B" w:rsidDel="0006198A" w:rsidRDefault="00B1200B" w:rsidP="00B1200B">
      <w:pPr>
        <w:numPr>
          <w:ilvl w:val="0"/>
          <w:numId w:val="12"/>
        </w:numPr>
        <w:tabs>
          <w:tab w:val="left" w:pos="1286"/>
          <w:tab w:val="left" w:pos="1288"/>
        </w:tabs>
        <w:spacing w:before="1" w:line="360" w:lineRule="auto"/>
        <w:ind w:right="134"/>
        <w:jc w:val="both"/>
        <w:rPr>
          <w:del w:id="518" w:author="Camila Persichini" w:date="2026-02-03T16:17:00Z" w16du:dateUtc="2026-02-03T19:17:00Z"/>
          <w:rFonts w:ascii="Arial" w:hAnsi="Arial"/>
          <w:bCs/>
          <w:lang w:val="es-AR"/>
        </w:rPr>
      </w:pPr>
      <w:del w:id="519" w:author="Camila Persichini" w:date="2026-02-03T16:17:00Z" w16du:dateUtc="2026-02-03T19:17:00Z">
        <w:r w:rsidRPr="00B1200B" w:rsidDel="0006198A">
          <w:rPr>
            <w:rFonts w:ascii="Arial" w:hAnsi="Arial"/>
            <w:bCs/>
            <w:lang w:val="es-AR"/>
          </w:rPr>
          <w:delText xml:space="preserve">Evalúe, desde una perspectiva estrictamente técnica, si la mecánica del hecho resulta </w:delText>
        </w:r>
        <w:r w:rsidRPr="00B1200B" w:rsidDel="0006198A">
          <w:rPr>
            <w:rFonts w:ascii="Arial" w:hAnsi="Arial"/>
            <w:b/>
            <w:bCs/>
            <w:lang w:val="es-AR"/>
          </w:rPr>
          <w:delText>compatible con un evento involuntario condicionado por factores exógenos</w:delText>
        </w:r>
        <w:r w:rsidRPr="00B1200B" w:rsidDel="0006198A">
          <w:rPr>
            <w:rFonts w:ascii="Arial" w:hAnsi="Arial"/>
            <w:bCs/>
            <w:lang w:val="es-AR"/>
          </w:rPr>
          <w:delText>, ajenos a una maniobra deliberada o antirreglamentaria del conductor del vehículo dominio ENA060.</w:delText>
        </w:r>
      </w:del>
    </w:p>
    <w:p w14:paraId="348B0591" w14:textId="1AD7A114" w:rsidR="00B1200B" w:rsidRPr="00B1200B" w:rsidDel="0006198A" w:rsidRDefault="00B1200B" w:rsidP="00B1200B">
      <w:pPr>
        <w:numPr>
          <w:ilvl w:val="0"/>
          <w:numId w:val="12"/>
        </w:numPr>
        <w:tabs>
          <w:tab w:val="left" w:pos="1286"/>
          <w:tab w:val="left" w:pos="1288"/>
        </w:tabs>
        <w:spacing w:before="1" w:line="360" w:lineRule="auto"/>
        <w:ind w:right="134"/>
        <w:jc w:val="both"/>
        <w:rPr>
          <w:del w:id="520" w:author="Camila Persichini" w:date="2026-02-03T16:17:00Z" w16du:dateUtc="2026-02-03T19:17:00Z"/>
          <w:rFonts w:ascii="Arial" w:hAnsi="Arial"/>
          <w:bCs/>
          <w:lang w:val="es-AR"/>
        </w:rPr>
      </w:pPr>
      <w:del w:id="521" w:author="Camila Persichini" w:date="2026-02-03T16:17:00Z" w16du:dateUtc="2026-02-03T19:17:00Z">
        <w:r w:rsidRPr="00B1200B" w:rsidDel="0006198A">
          <w:rPr>
            <w:rFonts w:ascii="Arial" w:hAnsi="Arial"/>
            <w:bCs/>
            <w:lang w:val="es-AR"/>
          </w:rPr>
          <w:delText xml:space="preserve">Expida conclusiones técnicas fundadas, aclarando el </w:delText>
        </w:r>
        <w:r w:rsidRPr="00B1200B" w:rsidDel="0006198A">
          <w:rPr>
            <w:rFonts w:ascii="Arial" w:hAnsi="Arial"/>
            <w:b/>
            <w:bCs/>
            <w:lang w:val="es-AR"/>
          </w:rPr>
          <w:delText>grado de certeza</w:delText>
        </w:r>
        <w:r w:rsidRPr="00B1200B" w:rsidDel="0006198A">
          <w:rPr>
            <w:rFonts w:ascii="Arial" w:hAnsi="Arial"/>
            <w:bCs/>
            <w:lang w:val="es-AR"/>
          </w:rPr>
          <w:delText xml:space="preserve"> de las mismas y los </w:delText>
        </w:r>
        <w:r w:rsidRPr="00B1200B" w:rsidDel="0006198A">
          <w:rPr>
            <w:rFonts w:ascii="Arial" w:hAnsi="Arial"/>
            <w:b/>
            <w:bCs/>
            <w:lang w:val="es-AR"/>
          </w:rPr>
          <w:delText>límites metodológicos</w:delText>
        </w:r>
        <w:r w:rsidRPr="00B1200B" w:rsidDel="0006198A">
          <w:rPr>
            <w:rFonts w:ascii="Arial" w:hAnsi="Arial"/>
            <w:bCs/>
            <w:lang w:val="es-AR"/>
          </w:rPr>
          <w:delText xml:space="preserve"> del análisis efectuado.</w:delText>
        </w:r>
      </w:del>
    </w:p>
    <w:p w14:paraId="489988D5" w14:textId="5D4B3BA7" w:rsidR="00FA0E13" w:rsidRPr="00B1200B" w:rsidDel="0006198A" w:rsidRDefault="00FA0E13" w:rsidP="00B1200B">
      <w:pPr>
        <w:tabs>
          <w:tab w:val="left" w:pos="1286"/>
          <w:tab w:val="left" w:pos="1288"/>
        </w:tabs>
        <w:spacing w:before="1" w:line="360" w:lineRule="auto"/>
        <w:ind w:right="134"/>
        <w:jc w:val="both"/>
        <w:rPr>
          <w:del w:id="522" w:author="Camila Persichini" w:date="2026-02-03T16:17:00Z" w16du:dateUtc="2026-02-03T19:17:00Z"/>
          <w:bCs/>
          <w:lang w:val="es-AR"/>
        </w:rPr>
      </w:pPr>
    </w:p>
    <w:p w14:paraId="7DF12CAC" w14:textId="2A3C6922" w:rsidR="008B0511" w:rsidDel="0006198A" w:rsidRDefault="008B0511" w:rsidP="00FA0E13">
      <w:pPr>
        <w:tabs>
          <w:tab w:val="left" w:pos="1286"/>
          <w:tab w:val="left" w:pos="1288"/>
        </w:tabs>
        <w:spacing w:before="1" w:line="360" w:lineRule="auto"/>
        <w:ind w:left="928" w:right="134"/>
        <w:jc w:val="both"/>
        <w:rPr>
          <w:del w:id="523" w:author="Camila Persichini" w:date="2026-02-03T16:17:00Z" w16du:dateUtc="2026-02-03T19:17:00Z"/>
        </w:rPr>
      </w:pPr>
    </w:p>
    <w:p w14:paraId="3A746D61" w14:textId="7384F9A5" w:rsidR="008B0511" w:rsidDel="0006198A" w:rsidRDefault="001C3BC6">
      <w:pPr>
        <w:pStyle w:val="Ttulo2"/>
        <w:numPr>
          <w:ilvl w:val="0"/>
          <w:numId w:val="2"/>
        </w:numPr>
        <w:tabs>
          <w:tab w:val="left" w:pos="826"/>
        </w:tabs>
        <w:ind w:left="826" w:hanging="258"/>
        <w:rPr>
          <w:del w:id="524" w:author="Camila Persichini" w:date="2026-02-03T16:17:00Z" w16du:dateUtc="2026-02-03T19:17:00Z"/>
        </w:rPr>
      </w:pPr>
      <w:del w:id="525" w:author="Camila Persichini" w:date="2026-02-03T16:17:00Z" w16du:dateUtc="2026-02-03T19:17:00Z">
        <w:r w:rsidDel="0006198A">
          <w:delText>Prueba</w:delText>
        </w:r>
        <w:r w:rsidDel="0006198A">
          <w:rPr>
            <w:spacing w:val="-7"/>
          </w:rPr>
          <w:delText xml:space="preserve"> </w:delText>
        </w:r>
        <w:r w:rsidDel="0006198A">
          <w:delText>en</w:delText>
        </w:r>
        <w:r w:rsidDel="0006198A">
          <w:rPr>
            <w:spacing w:val="-2"/>
          </w:rPr>
          <w:delText xml:space="preserve"> </w:delText>
        </w:r>
        <w:r w:rsidDel="0006198A">
          <w:delText>poder</w:delText>
        </w:r>
        <w:r w:rsidDel="0006198A">
          <w:rPr>
            <w:spacing w:val="-2"/>
          </w:rPr>
          <w:delText xml:space="preserve"> </w:delText>
        </w:r>
        <w:r w:rsidDel="0006198A">
          <w:delText>de</w:delText>
        </w:r>
        <w:r w:rsidDel="0006198A">
          <w:rPr>
            <w:spacing w:val="-5"/>
          </w:rPr>
          <w:delText xml:space="preserve"> </w:delText>
        </w:r>
        <w:r w:rsidDel="0006198A">
          <w:delText>la</w:delText>
        </w:r>
        <w:r w:rsidDel="0006198A">
          <w:rPr>
            <w:spacing w:val="-2"/>
          </w:rPr>
          <w:delText xml:space="preserve"> actora</w:delText>
        </w:r>
      </w:del>
    </w:p>
    <w:p w14:paraId="1F94FA95" w14:textId="4F6A2999" w:rsidR="008B0511" w:rsidDel="0006198A" w:rsidRDefault="008B0511">
      <w:pPr>
        <w:pStyle w:val="Textoindependiente"/>
        <w:spacing w:before="113"/>
        <w:rPr>
          <w:del w:id="526" w:author="Camila Persichini" w:date="2026-02-03T16:17:00Z" w16du:dateUtc="2026-02-03T19:17:00Z"/>
          <w:rFonts w:ascii="Arial"/>
          <w:b/>
        </w:rPr>
      </w:pPr>
    </w:p>
    <w:p w14:paraId="315DDF86" w14:textId="026B05C7" w:rsidR="008B0511" w:rsidDel="0006198A" w:rsidRDefault="001C3BC6" w:rsidP="00DB08D0">
      <w:pPr>
        <w:pStyle w:val="Textoindependiente"/>
        <w:ind w:left="568" w:firstLine="152"/>
        <w:rPr>
          <w:del w:id="527" w:author="Camila Persichini" w:date="2026-02-03T16:17:00Z" w16du:dateUtc="2026-02-03T19:17:00Z"/>
        </w:rPr>
      </w:pPr>
      <w:del w:id="528" w:author="Camila Persichini" w:date="2026-02-03T16:17:00Z" w16du:dateUtc="2026-02-03T19:17:00Z">
        <w:r w:rsidDel="0006198A">
          <w:delText>Se</w:delText>
        </w:r>
        <w:r w:rsidDel="0006198A">
          <w:rPr>
            <w:spacing w:val="-3"/>
          </w:rPr>
          <w:delText xml:space="preserve"> </w:delText>
        </w:r>
        <w:r w:rsidDel="0006198A">
          <w:delText>intime</w:delText>
        </w:r>
        <w:r w:rsidDel="0006198A">
          <w:rPr>
            <w:spacing w:val="-2"/>
          </w:rPr>
          <w:delText xml:space="preserve"> </w:delText>
        </w:r>
        <w:r w:rsidDel="0006198A">
          <w:delText>a</w:delText>
        </w:r>
        <w:r w:rsidDel="0006198A">
          <w:rPr>
            <w:spacing w:val="-3"/>
          </w:rPr>
          <w:delText xml:space="preserve"> </w:delText>
        </w:r>
        <w:r w:rsidDel="0006198A">
          <w:delText>la</w:delText>
        </w:r>
        <w:r w:rsidDel="0006198A">
          <w:rPr>
            <w:spacing w:val="-3"/>
          </w:rPr>
          <w:delText xml:space="preserve"> </w:delText>
        </w:r>
        <w:r w:rsidDel="0006198A">
          <w:delText>actora</w:delText>
        </w:r>
        <w:r w:rsidDel="0006198A">
          <w:rPr>
            <w:spacing w:val="-3"/>
          </w:rPr>
          <w:delText xml:space="preserve"> </w:delText>
        </w:r>
        <w:r w:rsidDel="0006198A">
          <w:delText>a</w:delText>
        </w:r>
        <w:r w:rsidDel="0006198A">
          <w:rPr>
            <w:spacing w:val="-2"/>
          </w:rPr>
          <w:delText xml:space="preserve"> acompañar</w:delText>
        </w:r>
        <w:r w:rsidR="0090745C" w:rsidDel="0006198A">
          <w:rPr>
            <w:spacing w:val="-2"/>
          </w:rPr>
          <w:delText xml:space="preserve"> conforme se establece en el ART. 388 del CPCC</w:delText>
        </w:r>
        <w:r w:rsidR="00DB08D0" w:rsidDel="0006198A">
          <w:rPr>
            <w:spacing w:val="-2"/>
          </w:rPr>
          <w:delText xml:space="preserve"> en el plazo que V.S. determine pertinente lo que a continuación se detalla:</w:delText>
        </w:r>
      </w:del>
    </w:p>
    <w:p w14:paraId="7954F6C3" w14:textId="5EC952DF" w:rsidR="008B0511" w:rsidDel="0006198A" w:rsidRDefault="008B0511">
      <w:pPr>
        <w:pStyle w:val="Textoindependiente"/>
        <w:spacing w:before="113"/>
        <w:rPr>
          <w:del w:id="529" w:author="Camila Persichini" w:date="2026-02-03T16:17:00Z" w16du:dateUtc="2026-02-03T19:17:00Z"/>
        </w:rPr>
      </w:pPr>
    </w:p>
    <w:p w14:paraId="4B8B83EF" w14:textId="43DFC233" w:rsidR="008B0511" w:rsidDel="0006198A" w:rsidRDefault="001C3BC6">
      <w:pPr>
        <w:pStyle w:val="Prrafodelista"/>
        <w:numPr>
          <w:ilvl w:val="1"/>
          <w:numId w:val="2"/>
        </w:numPr>
        <w:tabs>
          <w:tab w:val="left" w:pos="1286"/>
        </w:tabs>
        <w:ind w:left="1286" w:hanging="358"/>
        <w:rPr>
          <w:del w:id="530" w:author="Camila Persichini" w:date="2026-02-03T16:17:00Z" w16du:dateUtc="2026-02-03T19:17:00Z"/>
        </w:rPr>
      </w:pPr>
      <w:del w:id="531" w:author="Camila Persichini" w:date="2026-02-03T16:17:00Z" w16du:dateUtc="2026-02-03T19:17:00Z">
        <w:r w:rsidDel="0006198A">
          <w:delText>Facturas/recibos</w:delText>
        </w:r>
        <w:r w:rsidDel="0006198A">
          <w:rPr>
            <w:spacing w:val="-7"/>
          </w:rPr>
          <w:delText xml:space="preserve"> </w:delText>
        </w:r>
        <w:r w:rsidDel="0006198A">
          <w:delText>de</w:delText>
        </w:r>
        <w:r w:rsidDel="0006198A">
          <w:rPr>
            <w:spacing w:val="-9"/>
          </w:rPr>
          <w:delText xml:space="preserve"> </w:delText>
        </w:r>
        <w:r w:rsidDel="0006198A">
          <w:delText>reparación</w:delText>
        </w:r>
        <w:r w:rsidDel="0006198A">
          <w:rPr>
            <w:spacing w:val="-7"/>
          </w:rPr>
          <w:delText xml:space="preserve"> </w:delText>
        </w:r>
        <w:r w:rsidDel="0006198A">
          <w:delText>efectivamente</w:delText>
        </w:r>
        <w:r w:rsidDel="0006198A">
          <w:rPr>
            <w:spacing w:val="-9"/>
          </w:rPr>
          <w:delText xml:space="preserve"> </w:delText>
        </w:r>
        <w:r w:rsidDel="0006198A">
          <w:delText>realizada</w:delText>
        </w:r>
        <w:r w:rsidDel="0006198A">
          <w:rPr>
            <w:spacing w:val="-8"/>
          </w:rPr>
          <w:delText xml:space="preserve"> </w:delText>
        </w:r>
        <w:r w:rsidDel="0006198A">
          <w:delText>(si</w:delText>
        </w:r>
        <w:r w:rsidDel="0006198A">
          <w:rPr>
            <w:spacing w:val="-7"/>
          </w:rPr>
          <w:delText xml:space="preserve"> </w:delText>
        </w:r>
        <w:r w:rsidDel="0006198A">
          <w:delText>la</w:delText>
        </w:r>
        <w:r w:rsidDel="0006198A">
          <w:rPr>
            <w:spacing w:val="-7"/>
          </w:rPr>
          <w:delText xml:space="preserve"> </w:delText>
        </w:r>
        <w:r w:rsidDel="0006198A">
          <w:rPr>
            <w:spacing w:val="-2"/>
          </w:rPr>
          <w:delText>hubiere).</w:delText>
        </w:r>
      </w:del>
    </w:p>
    <w:p w14:paraId="425153A5" w14:textId="2777B88C" w:rsidR="008B0511" w:rsidDel="0006198A" w:rsidRDefault="001C3BC6">
      <w:pPr>
        <w:pStyle w:val="Prrafodelista"/>
        <w:numPr>
          <w:ilvl w:val="1"/>
          <w:numId w:val="2"/>
        </w:numPr>
        <w:tabs>
          <w:tab w:val="left" w:pos="1286"/>
        </w:tabs>
        <w:spacing w:before="127"/>
        <w:ind w:left="1286" w:hanging="358"/>
        <w:rPr>
          <w:del w:id="532" w:author="Camila Persichini" w:date="2026-02-03T16:17:00Z" w16du:dateUtc="2026-02-03T19:17:00Z"/>
        </w:rPr>
      </w:pPr>
      <w:del w:id="533" w:author="Camila Persichini" w:date="2026-02-03T16:17:00Z" w16du:dateUtc="2026-02-03T19:17:00Z">
        <w:r w:rsidDel="0006198A">
          <w:delText>Constancia</w:delText>
        </w:r>
        <w:r w:rsidDel="0006198A">
          <w:rPr>
            <w:spacing w:val="-5"/>
          </w:rPr>
          <w:delText xml:space="preserve"> </w:delText>
        </w:r>
        <w:r w:rsidDel="0006198A">
          <w:delText>de</w:delText>
        </w:r>
        <w:r w:rsidDel="0006198A">
          <w:rPr>
            <w:spacing w:val="-4"/>
          </w:rPr>
          <w:delText xml:space="preserve"> </w:delText>
        </w:r>
        <w:r w:rsidDel="0006198A">
          <w:delText>ingreso</w:delText>
        </w:r>
        <w:r w:rsidDel="0006198A">
          <w:rPr>
            <w:spacing w:val="-4"/>
          </w:rPr>
          <w:delText xml:space="preserve"> </w:delText>
        </w:r>
        <w:r w:rsidDel="0006198A">
          <w:delText>y</w:delText>
        </w:r>
        <w:r w:rsidDel="0006198A">
          <w:rPr>
            <w:spacing w:val="-7"/>
          </w:rPr>
          <w:delText xml:space="preserve"> </w:delText>
        </w:r>
        <w:r w:rsidDel="0006198A">
          <w:delText>egreso</w:delText>
        </w:r>
        <w:r w:rsidDel="0006198A">
          <w:rPr>
            <w:spacing w:val="-5"/>
          </w:rPr>
          <w:delText xml:space="preserve"> </w:delText>
        </w:r>
        <w:r w:rsidDel="0006198A">
          <w:delText>de</w:delText>
        </w:r>
        <w:r w:rsidDel="0006198A">
          <w:rPr>
            <w:spacing w:val="-5"/>
          </w:rPr>
          <w:delText xml:space="preserve"> </w:delText>
        </w:r>
        <w:r w:rsidDel="0006198A">
          <w:rPr>
            <w:spacing w:val="-2"/>
          </w:rPr>
          <w:delText>taller.</w:delText>
        </w:r>
      </w:del>
    </w:p>
    <w:p w14:paraId="4502C964" w14:textId="456035FA" w:rsidR="008B0511" w:rsidDel="0006198A" w:rsidRDefault="001C3BC6">
      <w:pPr>
        <w:pStyle w:val="Prrafodelista"/>
        <w:numPr>
          <w:ilvl w:val="1"/>
          <w:numId w:val="2"/>
        </w:numPr>
        <w:tabs>
          <w:tab w:val="left" w:pos="1286"/>
        </w:tabs>
        <w:spacing w:before="126"/>
        <w:ind w:left="1286" w:hanging="358"/>
        <w:rPr>
          <w:del w:id="534" w:author="Camila Persichini" w:date="2026-02-03T16:17:00Z" w16du:dateUtc="2026-02-03T19:17:00Z"/>
        </w:rPr>
      </w:pPr>
      <w:del w:id="535" w:author="Camila Persichini" w:date="2026-02-03T16:17:00Z" w16du:dateUtc="2026-02-03T19:17:00Z">
        <w:r w:rsidDel="0006198A">
          <w:delText>Comprobantes</w:delText>
        </w:r>
        <w:r w:rsidDel="0006198A">
          <w:rPr>
            <w:spacing w:val="-5"/>
          </w:rPr>
          <w:delText xml:space="preserve"> </w:delText>
        </w:r>
        <w:r w:rsidDel="0006198A">
          <w:delText>de</w:delText>
        </w:r>
        <w:r w:rsidDel="0006198A">
          <w:rPr>
            <w:spacing w:val="-7"/>
          </w:rPr>
          <w:delText xml:space="preserve"> </w:delText>
        </w:r>
        <w:r w:rsidDel="0006198A">
          <w:delText>gastos</w:delText>
        </w:r>
        <w:r w:rsidDel="0006198A">
          <w:rPr>
            <w:spacing w:val="-4"/>
          </w:rPr>
          <w:delText xml:space="preserve"> </w:delText>
        </w:r>
        <w:r w:rsidDel="0006198A">
          <w:delText>de</w:delText>
        </w:r>
        <w:r w:rsidDel="0006198A">
          <w:rPr>
            <w:spacing w:val="-7"/>
          </w:rPr>
          <w:delText xml:space="preserve"> </w:delText>
        </w:r>
        <w:r w:rsidDel="0006198A">
          <w:delText>movilidad</w:delText>
        </w:r>
        <w:r w:rsidDel="0006198A">
          <w:rPr>
            <w:spacing w:val="-5"/>
          </w:rPr>
          <w:delText xml:space="preserve"> </w:delText>
        </w:r>
        <w:r w:rsidDel="0006198A">
          <w:delText>sustituta</w:delText>
        </w:r>
        <w:r w:rsidDel="0006198A">
          <w:rPr>
            <w:spacing w:val="-7"/>
          </w:rPr>
          <w:delText xml:space="preserve"> </w:delText>
        </w:r>
        <w:r w:rsidDel="0006198A">
          <w:delText>(si</w:delText>
        </w:r>
        <w:r w:rsidDel="0006198A">
          <w:rPr>
            <w:spacing w:val="-5"/>
          </w:rPr>
          <w:delText xml:space="preserve"> </w:delText>
        </w:r>
        <w:r w:rsidDel="0006198A">
          <w:delText>los</w:delText>
        </w:r>
        <w:r w:rsidDel="0006198A">
          <w:rPr>
            <w:spacing w:val="-4"/>
          </w:rPr>
          <w:delText xml:space="preserve"> </w:delText>
        </w:r>
        <w:r w:rsidDel="0006198A">
          <w:rPr>
            <w:spacing w:val="-2"/>
          </w:rPr>
          <w:delText>invoca).</w:delText>
        </w:r>
      </w:del>
    </w:p>
    <w:p w14:paraId="16F4E31D" w14:textId="13F64482" w:rsidR="008B0511" w:rsidDel="0006198A" w:rsidRDefault="001C3BC6">
      <w:pPr>
        <w:pStyle w:val="Prrafodelista"/>
        <w:numPr>
          <w:ilvl w:val="1"/>
          <w:numId w:val="2"/>
        </w:numPr>
        <w:tabs>
          <w:tab w:val="left" w:pos="1286"/>
          <w:tab w:val="left" w:pos="1288"/>
        </w:tabs>
        <w:spacing w:before="126" w:line="360" w:lineRule="auto"/>
        <w:ind w:right="139"/>
        <w:rPr>
          <w:del w:id="536" w:author="Camila Persichini" w:date="2026-02-03T16:17:00Z" w16du:dateUtc="2026-02-03T19:17:00Z"/>
        </w:rPr>
      </w:pPr>
      <w:del w:id="537" w:author="Camila Persichini" w:date="2026-02-03T16:17:00Z" w16du:dateUtc="2026-02-03T19:17:00Z">
        <w:r w:rsidDel="0006198A">
          <w:delText xml:space="preserve">Originales (o copias certificadas) de fotografías, croquis y todo soporte digital </w:delText>
        </w:r>
        <w:r w:rsidDel="0006198A">
          <w:rPr>
            <w:spacing w:val="-2"/>
          </w:rPr>
          <w:delText>ofrecido.</w:delText>
        </w:r>
      </w:del>
    </w:p>
    <w:p w14:paraId="2720390C" w14:textId="23E3E65B" w:rsidR="008B0511" w:rsidDel="0006198A" w:rsidRDefault="001C3BC6" w:rsidP="00DB08D0">
      <w:pPr>
        <w:pStyle w:val="Textoindependiente"/>
        <w:spacing w:before="240" w:line="362" w:lineRule="auto"/>
        <w:ind w:left="568" w:right="145" w:firstLine="720"/>
        <w:rPr>
          <w:del w:id="538" w:author="Camila Persichini" w:date="2026-02-03T16:17:00Z" w16du:dateUtc="2026-02-03T19:17:00Z"/>
        </w:rPr>
      </w:pPr>
      <w:del w:id="539" w:author="Camila Persichini" w:date="2026-02-03T16:17:00Z" w16du:dateUtc="2026-02-03T19:17:00Z">
        <w:r w:rsidDel="0006198A">
          <w:delText>Se ofrece prueba en tiempo y forma, y se solicita se tenga presente el derecho</w:delText>
        </w:r>
        <w:r w:rsidR="00DB08D0" w:rsidDel="0006198A">
          <w:delText xml:space="preserve"> </w:delText>
        </w:r>
        <w:r w:rsidDel="0006198A">
          <w:delText>de esta parte a controlar la producción de la prueba ofrecida por la actora.</w:delText>
        </w:r>
      </w:del>
    </w:p>
    <w:p w14:paraId="1A3950F0" w14:textId="7908E85A" w:rsidR="008B0511" w:rsidDel="0006198A" w:rsidRDefault="008B0511">
      <w:pPr>
        <w:pStyle w:val="Textoindependiente"/>
        <w:rPr>
          <w:del w:id="540" w:author="Camila Persichini" w:date="2026-02-03T16:17:00Z" w16du:dateUtc="2026-02-03T19:17:00Z"/>
        </w:rPr>
      </w:pPr>
    </w:p>
    <w:p w14:paraId="4B9023E5" w14:textId="15C739F1" w:rsidR="008B0511" w:rsidDel="0006198A" w:rsidRDefault="002C4B23">
      <w:pPr>
        <w:pStyle w:val="Ttulo1"/>
        <w:numPr>
          <w:ilvl w:val="0"/>
          <w:numId w:val="7"/>
        </w:numPr>
        <w:tabs>
          <w:tab w:val="left" w:pos="1017"/>
        </w:tabs>
        <w:ind w:left="1017" w:hanging="449"/>
        <w:jc w:val="left"/>
        <w:rPr>
          <w:del w:id="541" w:author="Camila Persichini" w:date="2026-02-03T16:17:00Z" w16du:dateUtc="2026-02-03T19:17:00Z"/>
          <w:u w:val="none"/>
        </w:rPr>
      </w:pPr>
      <w:del w:id="542" w:author="Camila Persichini" w:date="2026-02-03T16:17:00Z" w16du:dateUtc="2026-02-03T19:17:00Z">
        <w:r w:rsidDel="0006198A">
          <w:rPr>
            <w:u w:val="none"/>
          </w:rPr>
          <w:delText>OPOSICION A PRUEBA PERICIAL CONTABLE</w:delText>
        </w:r>
      </w:del>
    </w:p>
    <w:p w14:paraId="07B8081F" w14:textId="1706947E" w:rsidR="002C4B23" w:rsidRPr="00433EFB" w:rsidDel="0006198A" w:rsidRDefault="002C4B23" w:rsidP="00325A85">
      <w:pPr>
        <w:spacing w:after="160" w:line="360" w:lineRule="auto"/>
        <w:rPr>
          <w:del w:id="543" w:author="Camila Persichini" w:date="2026-02-03T16:17:00Z" w16du:dateUtc="2026-02-03T19:17:00Z"/>
        </w:rPr>
      </w:pPr>
    </w:p>
    <w:p w14:paraId="3A1C4323" w14:textId="41643464" w:rsidR="002C4B23" w:rsidRPr="00684667" w:rsidDel="0006198A" w:rsidRDefault="002C4B23" w:rsidP="00325A85">
      <w:pPr>
        <w:spacing w:after="160" w:line="360" w:lineRule="auto"/>
        <w:ind w:firstLine="568"/>
        <w:rPr>
          <w:del w:id="544" w:author="Camila Persichini" w:date="2026-02-03T16:17:00Z" w16du:dateUtc="2026-02-03T19:17:00Z"/>
        </w:rPr>
      </w:pPr>
      <w:del w:id="545" w:author="Camila Persichini" w:date="2026-02-03T16:17:00Z" w16du:dateUtc="2026-02-03T19:17:00Z">
        <w:r w:rsidRPr="00684667" w:rsidDel="0006198A">
          <w:delText xml:space="preserve">Esta parte se opone a la producción de la </w:delText>
        </w:r>
        <w:r w:rsidRPr="00684667" w:rsidDel="0006198A">
          <w:rPr>
            <w:b/>
            <w:bCs/>
          </w:rPr>
          <w:delText>prueba pericial contable</w:delText>
        </w:r>
        <w:r w:rsidRPr="00684667" w:rsidDel="0006198A">
          <w:delText xml:space="preserve"> ofrecida en forma subsidiaria por la actora, por resultar </w:delText>
        </w:r>
        <w:r w:rsidRPr="00684667" w:rsidDel="0006198A">
          <w:rPr>
            <w:b/>
            <w:bCs/>
          </w:rPr>
          <w:delText>manifiestamente innecesaria, inconducente e improcedente</w:delText>
        </w:r>
        <w:r w:rsidRPr="00684667" w:rsidDel="0006198A">
          <w:delText xml:space="preserve"> para la resolución del presente litigio.</w:delText>
        </w:r>
      </w:del>
    </w:p>
    <w:p w14:paraId="69486031" w14:textId="66BECEB2" w:rsidR="002C4B23" w:rsidRPr="00684667" w:rsidDel="0006198A" w:rsidRDefault="002C4B23" w:rsidP="00325A85">
      <w:pPr>
        <w:spacing w:after="160" w:line="360" w:lineRule="auto"/>
        <w:ind w:firstLine="568"/>
        <w:rPr>
          <w:del w:id="546" w:author="Camila Persichini" w:date="2026-02-03T16:17:00Z" w16du:dateUtc="2026-02-03T19:17:00Z"/>
        </w:rPr>
      </w:pPr>
      <w:del w:id="547" w:author="Camila Persichini" w:date="2026-02-03T16:17:00Z" w16du:dateUtc="2026-02-03T19:17:00Z">
        <w:r w:rsidRPr="00684667" w:rsidDel="0006198A">
          <w:delText xml:space="preserve">En efecto, </w:delText>
        </w:r>
        <w:r w:rsidRPr="00684667" w:rsidDel="0006198A">
          <w:rPr>
            <w:b/>
            <w:bCs/>
          </w:rPr>
          <w:delText>LIBRA COMPAÑÍA ARGENTINA DE SEGUROS S.A.</w:delText>
        </w:r>
        <w:r w:rsidRPr="00684667" w:rsidDel="0006198A">
          <w:delText xml:space="preserve"> ha reconocido la </w:delText>
        </w:r>
        <w:r w:rsidRPr="00684667" w:rsidDel="0006198A">
          <w:rPr>
            <w:b/>
            <w:bCs/>
          </w:rPr>
          <w:delText>existencia de cobertura vigente al momento del hecho</w:delText>
        </w:r>
        <w:r w:rsidRPr="00684667" w:rsidDel="0006198A">
          <w:delText xml:space="preserve">, circunstancia que no se encuentra </w:delText>
        </w:r>
        <w:r w:rsidRPr="00684667" w:rsidDel="0006198A">
          <w:lastRenderedPageBreak/>
          <w:delText xml:space="preserve">controvertida en autos. En consecuencia, no existe cuestión contable alguna que requiera el auxilio de un experto, desde que </w:delText>
        </w:r>
        <w:r w:rsidRPr="00684667" w:rsidDel="0006198A">
          <w:rPr>
            <w:b/>
            <w:bCs/>
          </w:rPr>
          <w:delText>no se discute la existencia del contrato de seguro, su vigencia, ni los extremos objetivos del mismo</w:delText>
        </w:r>
        <w:r w:rsidRPr="00684667" w:rsidDel="0006198A">
          <w:delText>.</w:delText>
        </w:r>
      </w:del>
    </w:p>
    <w:p w14:paraId="189F26C6" w14:textId="2DD91686" w:rsidR="002C4B23" w:rsidRPr="00684667" w:rsidDel="0006198A" w:rsidRDefault="002C4B23" w:rsidP="00325A85">
      <w:pPr>
        <w:spacing w:after="160" w:line="360" w:lineRule="auto"/>
        <w:ind w:firstLine="568"/>
        <w:rPr>
          <w:del w:id="548" w:author="Camila Persichini" w:date="2026-02-03T16:17:00Z" w16du:dateUtc="2026-02-03T19:17:00Z"/>
        </w:rPr>
      </w:pPr>
      <w:del w:id="549" w:author="Camila Persichini" w:date="2026-02-03T16:17:00Z" w16du:dateUtc="2026-02-03T19:17:00Z">
        <w:r w:rsidRPr="00684667" w:rsidDel="0006198A">
          <w:delText xml:space="preserve">La eventual determinación de la responsabilidad civil del asegurado, así como la procedencia y cuantificación de los daños reclamados, constituye una cuestión </w:delText>
        </w:r>
        <w:r w:rsidRPr="00684667" w:rsidDel="0006198A">
          <w:rPr>
            <w:b/>
            <w:bCs/>
          </w:rPr>
          <w:delText>estrictamente jurídica y fáctica</w:delText>
        </w:r>
        <w:r w:rsidRPr="00684667" w:rsidDel="0006198A">
          <w:delText xml:space="preserve">, ajena a la incumbencia de una pericia contable. La producción de dicha prueba no haría más que </w:delText>
        </w:r>
        <w:r w:rsidRPr="00684667" w:rsidDel="0006198A">
          <w:rPr>
            <w:b/>
            <w:bCs/>
          </w:rPr>
          <w:delText>dilatar innecesariamente el proceso y generar gastos superfluos</w:delText>
        </w:r>
        <w:r w:rsidRPr="00684667" w:rsidDel="0006198A">
          <w:delText>, sin aportar elemento útil alguno para el esclarecimiento de la litis.</w:delText>
        </w:r>
      </w:del>
    </w:p>
    <w:p w14:paraId="2C9F2DC8" w14:textId="5DC86C3B" w:rsidR="002C4B23" w:rsidRPr="00684667" w:rsidDel="0006198A" w:rsidRDefault="002C4B23" w:rsidP="00325A85">
      <w:pPr>
        <w:spacing w:after="160" w:line="360" w:lineRule="auto"/>
        <w:ind w:firstLine="568"/>
        <w:rPr>
          <w:del w:id="550" w:author="Camila Persichini" w:date="2026-02-03T16:17:00Z" w16du:dateUtc="2026-02-03T19:17:00Z"/>
        </w:rPr>
      </w:pPr>
      <w:del w:id="551" w:author="Camila Persichini" w:date="2026-02-03T16:17:00Z" w16du:dateUtc="2026-02-03T19:17:00Z">
        <w:r w:rsidRPr="00684667" w:rsidDel="0006198A">
          <w:delText xml:space="preserve">Por todo ello, esta parte </w:delText>
        </w:r>
        <w:r w:rsidRPr="00684667" w:rsidDel="0006198A">
          <w:rPr>
            <w:b/>
            <w:bCs/>
          </w:rPr>
          <w:delText>se opone expresamente</w:delText>
        </w:r>
        <w:r w:rsidRPr="00684667" w:rsidDel="0006198A">
          <w:delText xml:space="preserve"> a la producción de la pericia contable ofrecida y </w:delText>
        </w:r>
        <w:r w:rsidRPr="00684667" w:rsidDel="0006198A">
          <w:rPr>
            <w:b/>
            <w:bCs/>
          </w:rPr>
          <w:delText>manifiesta su desinterés</w:delText>
        </w:r>
        <w:r w:rsidRPr="00684667" w:rsidDel="0006198A">
          <w:delText xml:space="preserve"> en los términos del art. 478, segundo párrafo, apartado 2, del CPCCN, solicitando se la tenga por desistida y no se ordene su producción.</w:delText>
        </w:r>
      </w:del>
    </w:p>
    <w:p w14:paraId="65AA8311" w14:textId="6CED0EFD" w:rsidR="002C4B23" w:rsidRPr="002C4B23" w:rsidDel="0006198A" w:rsidRDefault="002C4B23" w:rsidP="002C4B23">
      <w:pPr>
        <w:pStyle w:val="Ttulo1"/>
        <w:tabs>
          <w:tab w:val="left" w:pos="1017"/>
        </w:tabs>
        <w:ind w:left="568"/>
        <w:rPr>
          <w:del w:id="552" w:author="Camila Persichini" w:date="2026-02-03T16:17:00Z" w16du:dateUtc="2026-02-03T19:17:00Z"/>
          <w:b w:val="0"/>
          <w:bCs w:val="0"/>
          <w:u w:val="none"/>
        </w:rPr>
      </w:pPr>
    </w:p>
    <w:p w14:paraId="73C9231F" w14:textId="0407A9A3" w:rsidR="002C4B23" w:rsidRPr="002C4B23" w:rsidDel="0006198A" w:rsidRDefault="002C4B23" w:rsidP="002C4B23">
      <w:pPr>
        <w:pStyle w:val="Ttulo1"/>
        <w:numPr>
          <w:ilvl w:val="0"/>
          <w:numId w:val="7"/>
        </w:numPr>
        <w:tabs>
          <w:tab w:val="left" w:pos="1017"/>
        </w:tabs>
        <w:ind w:left="1017" w:hanging="449"/>
        <w:jc w:val="left"/>
        <w:rPr>
          <w:del w:id="553" w:author="Camila Persichini" w:date="2026-02-03T16:17:00Z" w16du:dateUtc="2026-02-03T19:17:00Z"/>
          <w:u w:val="none"/>
        </w:rPr>
      </w:pPr>
      <w:del w:id="554" w:author="Camila Persichini" w:date="2026-02-03T16:17:00Z" w16du:dateUtc="2026-02-03T19:17:00Z">
        <w:r w:rsidDel="0006198A">
          <w:rPr>
            <w:spacing w:val="-2"/>
            <w:u w:val="none"/>
          </w:rPr>
          <w:delText>PETITORIO</w:delText>
        </w:r>
      </w:del>
    </w:p>
    <w:p w14:paraId="4A1E0B18" w14:textId="35038937" w:rsidR="002C4B23" w:rsidDel="0006198A" w:rsidRDefault="002C4B23" w:rsidP="002C4B23">
      <w:pPr>
        <w:pStyle w:val="Ttulo1"/>
        <w:tabs>
          <w:tab w:val="left" w:pos="1017"/>
        </w:tabs>
        <w:ind w:left="1017"/>
        <w:jc w:val="right"/>
        <w:rPr>
          <w:del w:id="555" w:author="Camila Persichini" w:date="2026-02-03T16:17:00Z" w16du:dateUtc="2026-02-03T19:17:00Z"/>
          <w:u w:val="none"/>
        </w:rPr>
      </w:pPr>
    </w:p>
    <w:p w14:paraId="73BDEFD0" w14:textId="63B3C2E4" w:rsidR="008B0511" w:rsidDel="0006198A" w:rsidRDefault="008B0511">
      <w:pPr>
        <w:pStyle w:val="Textoindependiente"/>
        <w:spacing w:before="113"/>
        <w:rPr>
          <w:del w:id="556" w:author="Camila Persichini" w:date="2026-02-03T16:17:00Z" w16du:dateUtc="2026-02-03T19:17:00Z"/>
          <w:rFonts w:ascii="Arial"/>
          <w:b/>
        </w:rPr>
      </w:pPr>
    </w:p>
    <w:p w14:paraId="58A606C8" w14:textId="504D67CB" w:rsidR="008B0511" w:rsidDel="0006198A" w:rsidRDefault="001C3BC6">
      <w:pPr>
        <w:pStyle w:val="Textoindependiente"/>
        <w:spacing w:before="1"/>
        <w:ind w:left="568"/>
        <w:rPr>
          <w:del w:id="557" w:author="Camila Persichini" w:date="2026-02-03T16:17:00Z" w16du:dateUtc="2026-02-03T19:17:00Z"/>
        </w:rPr>
      </w:pPr>
      <w:del w:id="558" w:author="Camila Persichini" w:date="2026-02-03T16:17:00Z" w16du:dateUtc="2026-02-03T19:17:00Z">
        <w:r w:rsidDel="0006198A">
          <w:delText>Por</w:delText>
        </w:r>
        <w:r w:rsidDel="0006198A">
          <w:rPr>
            <w:spacing w:val="-3"/>
          </w:rPr>
          <w:delText xml:space="preserve"> </w:delText>
        </w:r>
        <w:r w:rsidDel="0006198A">
          <w:delText>lo</w:delText>
        </w:r>
        <w:r w:rsidDel="0006198A">
          <w:rPr>
            <w:spacing w:val="-3"/>
          </w:rPr>
          <w:delText xml:space="preserve"> </w:delText>
        </w:r>
        <w:r w:rsidDel="0006198A">
          <w:delText>expuesto,</w:delText>
        </w:r>
        <w:r w:rsidDel="0006198A">
          <w:rPr>
            <w:spacing w:val="-1"/>
          </w:rPr>
          <w:delText xml:space="preserve"> </w:delText>
        </w:r>
        <w:r w:rsidDel="0006198A">
          <w:delText>a</w:delText>
        </w:r>
        <w:r w:rsidDel="0006198A">
          <w:rPr>
            <w:spacing w:val="-5"/>
          </w:rPr>
          <w:delText xml:space="preserve"> </w:delText>
        </w:r>
        <w:r w:rsidDel="0006198A">
          <w:delText>V.S.</w:delText>
        </w:r>
        <w:r w:rsidDel="0006198A">
          <w:rPr>
            <w:spacing w:val="-4"/>
          </w:rPr>
          <w:delText xml:space="preserve"> </w:delText>
        </w:r>
        <w:r w:rsidDel="0006198A">
          <w:rPr>
            <w:spacing w:val="-2"/>
          </w:rPr>
          <w:delText>solicito:</w:delText>
        </w:r>
      </w:del>
    </w:p>
    <w:p w14:paraId="745F092F" w14:textId="4493BDD9" w:rsidR="008B0511" w:rsidDel="0006198A" w:rsidRDefault="008B0511">
      <w:pPr>
        <w:pStyle w:val="Textoindependiente"/>
        <w:spacing w:before="113"/>
        <w:rPr>
          <w:del w:id="559" w:author="Camila Persichini" w:date="2026-02-03T16:17:00Z" w16du:dateUtc="2026-02-03T19:17:00Z"/>
        </w:rPr>
      </w:pPr>
    </w:p>
    <w:p w14:paraId="7CF04ACE" w14:textId="54E36DC5" w:rsidR="008B0511" w:rsidDel="0006198A" w:rsidRDefault="001C3BC6">
      <w:pPr>
        <w:pStyle w:val="Prrafodelista"/>
        <w:numPr>
          <w:ilvl w:val="1"/>
          <w:numId w:val="7"/>
        </w:numPr>
        <w:tabs>
          <w:tab w:val="left" w:pos="1286"/>
        </w:tabs>
        <w:ind w:left="1286" w:hanging="358"/>
        <w:rPr>
          <w:del w:id="560" w:author="Camila Persichini" w:date="2026-02-03T16:17:00Z" w16du:dateUtc="2026-02-03T19:17:00Z"/>
        </w:rPr>
      </w:pPr>
      <w:del w:id="561" w:author="Camila Persichini" w:date="2026-02-03T16:17:00Z" w16du:dateUtc="2026-02-03T19:17:00Z">
        <w:r w:rsidDel="0006198A">
          <w:delText>Me</w:delText>
        </w:r>
        <w:r w:rsidDel="0006198A">
          <w:rPr>
            <w:spacing w:val="-8"/>
          </w:rPr>
          <w:delText xml:space="preserve"> </w:delText>
        </w:r>
        <w:r w:rsidDel="0006198A">
          <w:delText>tenga</w:delText>
        </w:r>
        <w:r w:rsidDel="0006198A">
          <w:rPr>
            <w:spacing w:val="-5"/>
          </w:rPr>
          <w:delText xml:space="preserve"> </w:delText>
        </w:r>
        <w:r w:rsidDel="0006198A">
          <w:delText>por</w:delText>
        </w:r>
        <w:r w:rsidDel="0006198A">
          <w:rPr>
            <w:spacing w:val="-4"/>
          </w:rPr>
          <w:delText xml:space="preserve"> </w:delText>
        </w:r>
        <w:r w:rsidDel="0006198A">
          <w:delText>presentado,</w:delText>
        </w:r>
        <w:r w:rsidDel="0006198A">
          <w:rPr>
            <w:spacing w:val="-4"/>
          </w:rPr>
          <w:delText xml:space="preserve"> </w:delText>
        </w:r>
        <w:r w:rsidDel="0006198A">
          <w:delText>por</w:delText>
        </w:r>
        <w:r w:rsidDel="0006198A">
          <w:rPr>
            <w:spacing w:val="-5"/>
          </w:rPr>
          <w:delText xml:space="preserve"> </w:delText>
        </w:r>
        <w:r w:rsidDel="0006198A">
          <w:delText>parte</w:delText>
        </w:r>
        <w:r w:rsidDel="0006198A">
          <w:rPr>
            <w:spacing w:val="-7"/>
          </w:rPr>
          <w:delText xml:space="preserve"> </w:delText>
        </w:r>
        <w:r w:rsidDel="0006198A">
          <w:delText>y</w:delText>
        </w:r>
        <w:r w:rsidDel="0006198A">
          <w:rPr>
            <w:spacing w:val="-4"/>
          </w:rPr>
          <w:delText xml:space="preserve"> </w:delText>
        </w:r>
        <w:r w:rsidDel="0006198A">
          <w:delText>por</w:delText>
        </w:r>
        <w:r w:rsidDel="0006198A">
          <w:rPr>
            <w:spacing w:val="-4"/>
          </w:rPr>
          <w:delText xml:space="preserve"> </w:delText>
        </w:r>
        <w:r w:rsidDel="0006198A">
          <w:delText>acreditada</w:delText>
        </w:r>
        <w:r w:rsidDel="0006198A">
          <w:rPr>
            <w:spacing w:val="-5"/>
          </w:rPr>
          <w:delText xml:space="preserve"> </w:delText>
        </w:r>
        <w:r w:rsidDel="0006198A">
          <w:delText>la</w:delText>
        </w:r>
        <w:r w:rsidDel="0006198A">
          <w:rPr>
            <w:spacing w:val="-5"/>
          </w:rPr>
          <w:delText xml:space="preserve"> </w:delText>
        </w:r>
        <w:r w:rsidDel="0006198A">
          <w:delText>personería</w:delText>
        </w:r>
        <w:r w:rsidDel="0006198A">
          <w:rPr>
            <w:spacing w:val="-7"/>
          </w:rPr>
          <w:delText xml:space="preserve"> </w:delText>
        </w:r>
        <w:r w:rsidDel="0006198A">
          <w:rPr>
            <w:spacing w:val="-2"/>
          </w:rPr>
          <w:delText>invocada.</w:delText>
        </w:r>
      </w:del>
    </w:p>
    <w:p w14:paraId="2972AF0F" w14:textId="467D5B5A" w:rsidR="008B0511" w:rsidDel="0006198A" w:rsidRDefault="001C3BC6">
      <w:pPr>
        <w:pStyle w:val="Prrafodelista"/>
        <w:numPr>
          <w:ilvl w:val="1"/>
          <w:numId w:val="7"/>
        </w:numPr>
        <w:tabs>
          <w:tab w:val="left" w:pos="1286"/>
          <w:tab w:val="left" w:pos="1288"/>
        </w:tabs>
        <w:spacing w:before="126" w:line="360" w:lineRule="auto"/>
        <w:ind w:right="138"/>
        <w:rPr>
          <w:del w:id="562" w:author="Camila Persichini" w:date="2026-02-03T16:17:00Z" w16du:dateUtc="2026-02-03T19:17:00Z"/>
        </w:rPr>
      </w:pPr>
      <w:del w:id="563" w:author="Camila Persichini" w:date="2026-02-03T16:17:00Z" w16du:dateUtc="2026-02-03T19:17:00Z">
        <w:r w:rsidDel="0006198A">
          <w:delText>Se</w:delText>
        </w:r>
        <w:r w:rsidDel="0006198A">
          <w:rPr>
            <w:spacing w:val="-2"/>
          </w:rPr>
          <w:delText xml:space="preserve"> </w:delText>
        </w:r>
        <w:r w:rsidDel="0006198A">
          <w:delText>tenga</w:delText>
        </w:r>
        <w:r w:rsidDel="0006198A">
          <w:rPr>
            <w:spacing w:val="-2"/>
          </w:rPr>
          <w:delText xml:space="preserve"> </w:delText>
        </w:r>
        <w:r w:rsidDel="0006198A">
          <w:delText>por</w:delText>
        </w:r>
        <w:r w:rsidDel="0006198A">
          <w:rPr>
            <w:spacing w:val="-1"/>
          </w:rPr>
          <w:delText xml:space="preserve"> </w:delText>
        </w:r>
        <w:r w:rsidDel="0006198A">
          <w:delText>contestada</w:delText>
        </w:r>
        <w:r w:rsidDel="0006198A">
          <w:rPr>
            <w:spacing w:val="-4"/>
          </w:rPr>
          <w:delText xml:space="preserve"> </w:delText>
        </w:r>
        <w:r w:rsidDel="0006198A">
          <w:delText>la</w:delText>
        </w:r>
        <w:r w:rsidDel="0006198A">
          <w:rPr>
            <w:spacing w:val="-2"/>
          </w:rPr>
          <w:delText xml:space="preserve"> </w:delText>
        </w:r>
        <w:r w:rsidDel="0006198A">
          <w:delText>demanda</w:delText>
        </w:r>
        <w:r w:rsidDel="0006198A">
          <w:rPr>
            <w:spacing w:val="-2"/>
          </w:rPr>
          <w:delText xml:space="preserve"> </w:delText>
        </w:r>
        <w:r w:rsidDel="0006198A">
          <w:delText>en</w:delText>
        </w:r>
        <w:r w:rsidDel="0006198A">
          <w:rPr>
            <w:spacing w:val="-4"/>
          </w:rPr>
          <w:delText xml:space="preserve"> </w:delText>
        </w:r>
        <w:r w:rsidDel="0006198A">
          <w:delText>legal</w:delText>
        </w:r>
        <w:r w:rsidDel="0006198A">
          <w:rPr>
            <w:spacing w:val="-3"/>
          </w:rPr>
          <w:delText xml:space="preserve"> </w:delText>
        </w:r>
        <w:r w:rsidDel="0006198A">
          <w:delText>tiempo</w:delText>
        </w:r>
        <w:r w:rsidDel="0006198A">
          <w:rPr>
            <w:spacing w:val="-2"/>
          </w:rPr>
          <w:delText xml:space="preserve"> </w:delText>
        </w:r>
        <w:r w:rsidDel="0006198A">
          <w:delText>y</w:delText>
        </w:r>
        <w:r w:rsidDel="0006198A">
          <w:rPr>
            <w:spacing w:val="-4"/>
          </w:rPr>
          <w:delText xml:space="preserve"> </w:delText>
        </w:r>
        <w:r w:rsidDel="0006198A">
          <w:delText>forma, con</w:delText>
        </w:r>
        <w:r w:rsidDel="0006198A">
          <w:rPr>
            <w:spacing w:val="-2"/>
          </w:rPr>
          <w:delText xml:space="preserve"> </w:delText>
        </w:r>
        <w:r w:rsidDel="0006198A">
          <w:delText>las</w:delText>
        </w:r>
        <w:r w:rsidDel="0006198A">
          <w:rPr>
            <w:spacing w:val="-2"/>
          </w:rPr>
          <w:delText xml:space="preserve"> </w:delText>
        </w:r>
        <w:r w:rsidDel="0006198A">
          <w:delText xml:space="preserve">negativas </w:delText>
        </w:r>
        <w:r w:rsidDel="0006198A">
          <w:rPr>
            <w:spacing w:val="-2"/>
          </w:rPr>
          <w:delText>formuladas.</w:delText>
        </w:r>
      </w:del>
    </w:p>
    <w:p w14:paraId="2FB28D6B" w14:textId="3D2EC9CE" w:rsidR="008B0511" w:rsidDel="0006198A" w:rsidRDefault="001C3BC6">
      <w:pPr>
        <w:pStyle w:val="Prrafodelista"/>
        <w:numPr>
          <w:ilvl w:val="1"/>
          <w:numId w:val="7"/>
        </w:numPr>
        <w:tabs>
          <w:tab w:val="left" w:pos="1286"/>
          <w:tab w:val="left" w:pos="1288"/>
        </w:tabs>
        <w:spacing w:line="360" w:lineRule="auto"/>
        <w:ind w:right="137"/>
        <w:rPr>
          <w:del w:id="564" w:author="Camila Persichini" w:date="2026-02-03T16:17:00Z" w16du:dateUtc="2026-02-03T19:17:00Z"/>
        </w:rPr>
      </w:pPr>
      <w:del w:id="565" w:author="Camila Persichini" w:date="2026-02-03T16:17:00Z" w16du:dateUtc="2026-02-03T19:17:00Z">
        <w:r w:rsidDel="0006198A">
          <w:delText>Se</w:delText>
        </w:r>
        <w:r w:rsidDel="0006198A">
          <w:rPr>
            <w:spacing w:val="69"/>
          </w:rPr>
          <w:delText xml:space="preserve"> </w:delText>
        </w:r>
        <w:r w:rsidDel="0006198A">
          <w:delText>tenga</w:delText>
        </w:r>
        <w:r w:rsidDel="0006198A">
          <w:rPr>
            <w:spacing w:val="69"/>
          </w:rPr>
          <w:delText xml:space="preserve"> </w:delText>
        </w:r>
        <w:r w:rsidDel="0006198A">
          <w:delText>por</w:delText>
        </w:r>
        <w:r w:rsidDel="0006198A">
          <w:rPr>
            <w:spacing w:val="70"/>
          </w:rPr>
          <w:delText xml:space="preserve"> </w:delText>
        </w:r>
        <w:r w:rsidDel="0006198A">
          <w:delText>opuesta</w:delText>
        </w:r>
        <w:r w:rsidDel="0006198A">
          <w:rPr>
            <w:spacing w:val="40"/>
          </w:rPr>
          <w:delText xml:space="preserve"> </w:delText>
        </w:r>
        <w:r w:rsidDel="0006198A">
          <w:delText>la</w:delText>
        </w:r>
        <w:r w:rsidDel="0006198A">
          <w:rPr>
            <w:spacing w:val="71"/>
          </w:rPr>
          <w:delText xml:space="preserve"> </w:delText>
        </w:r>
        <w:r w:rsidDel="0006198A">
          <w:rPr>
            <w:rFonts w:ascii="Arial" w:hAnsi="Arial"/>
            <w:b/>
          </w:rPr>
          <w:delText>pluspetitio</w:delText>
        </w:r>
        <w:r w:rsidDel="0006198A">
          <w:delText>,</w:delText>
        </w:r>
        <w:r w:rsidDel="0006198A">
          <w:rPr>
            <w:spacing w:val="70"/>
          </w:rPr>
          <w:delText xml:space="preserve"> </w:delText>
        </w:r>
        <w:r w:rsidDel="0006198A">
          <w:delText>por</w:delText>
        </w:r>
        <w:r w:rsidDel="0006198A">
          <w:rPr>
            <w:spacing w:val="70"/>
          </w:rPr>
          <w:delText xml:space="preserve"> </w:delText>
        </w:r>
        <w:r w:rsidDel="0006198A">
          <w:delText>impugnada</w:delText>
        </w:r>
        <w:r w:rsidDel="0006198A">
          <w:rPr>
            <w:spacing w:val="69"/>
          </w:rPr>
          <w:delText xml:space="preserve"> </w:delText>
        </w:r>
        <w:r w:rsidDel="0006198A">
          <w:delText>la</w:delText>
        </w:r>
        <w:r w:rsidDel="0006198A">
          <w:rPr>
            <w:spacing w:val="69"/>
          </w:rPr>
          <w:delText xml:space="preserve"> </w:delText>
        </w:r>
        <w:r w:rsidDel="0006198A">
          <w:delText>liquidación</w:delText>
        </w:r>
        <w:r w:rsidDel="0006198A">
          <w:rPr>
            <w:spacing w:val="71"/>
          </w:rPr>
          <w:delText xml:space="preserve"> </w:delText>
        </w:r>
        <w:r w:rsidDel="0006198A">
          <w:delText>y</w:delText>
        </w:r>
        <w:r w:rsidDel="0006198A">
          <w:rPr>
            <w:spacing w:val="70"/>
          </w:rPr>
          <w:delText xml:space="preserve"> </w:delText>
        </w:r>
        <w:r w:rsidDel="0006198A">
          <w:delText>por rechazados los rubros reclamados.</w:delText>
        </w:r>
      </w:del>
    </w:p>
    <w:p w14:paraId="6FE819D6" w14:textId="0F5D4C0A" w:rsidR="008B0511" w:rsidDel="0006198A" w:rsidRDefault="001C3BC6">
      <w:pPr>
        <w:pStyle w:val="Prrafodelista"/>
        <w:numPr>
          <w:ilvl w:val="1"/>
          <w:numId w:val="7"/>
        </w:numPr>
        <w:tabs>
          <w:tab w:val="left" w:pos="1286"/>
          <w:tab w:val="left" w:pos="1288"/>
        </w:tabs>
        <w:spacing w:before="2" w:line="360" w:lineRule="auto"/>
        <w:ind w:right="136"/>
        <w:rPr>
          <w:del w:id="566" w:author="Camila Persichini" w:date="2026-02-03T16:17:00Z" w16du:dateUtc="2026-02-03T19:17:00Z"/>
        </w:rPr>
      </w:pPr>
      <w:del w:id="567" w:author="Camila Persichini" w:date="2026-02-03T16:17:00Z" w16du:dateUtc="2026-02-03T19:17:00Z">
        <w:r w:rsidDel="0006198A">
          <w:delText>Se</w:delText>
        </w:r>
        <w:r w:rsidDel="0006198A">
          <w:rPr>
            <w:spacing w:val="-6"/>
          </w:rPr>
          <w:delText xml:space="preserve"> </w:delText>
        </w:r>
        <w:r w:rsidDel="0006198A">
          <w:delText>tenga</w:delText>
        </w:r>
        <w:r w:rsidDel="0006198A">
          <w:rPr>
            <w:spacing w:val="-7"/>
          </w:rPr>
          <w:delText xml:space="preserve"> </w:delText>
        </w:r>
        <w:r w:rsidDel="0006198A">
          <w:delText>presente</w:delText>
        </w:r>
        <w:r w:rsidDel="0006198A">
          <w:rPr>
            <w:spacing w:val="-6"/>
          </w:rPr>
          <w:delText xml:space="preserve"> </w:delText>
        </w:r>
        <w:r w:rsidDel="0006198A">
          <w:delText>el</w:delText>
        </w:r>
        <w:r w:rsidDel="0006198A">
          <w:rPr>
            <w:spacing w:val="-7"/>
          </w:rPr>
          <w:delText xml:space="preserve"> </w:delText>
        </w:r>
        <w:r w:rsidDel="0006198A">
          <w:delText>encuadre</w:delText>
        </w:r>
        <w:r w:rsidDel="0006198A">
          <w:rPr>
            <w:spacing w:val="-6"/>
          </w:rPr>
          <w:delText xml:space="preserve"> </w:delText>
        </w:r>
        <w:r w:rsidDel="0006198A">
          <w:delText>de</w:delText>
        </w:r>
        <w:r w:rsidDel="0006198A">
          <w:rPr>
            <w:spacing w:val="-7"/>
          </w:rPr>
          <w:delText xml:space="preserve"> </w:delText>
        </w:r>
        <w:r w:rsidDel="0006198A">
          <w:delText>la</w:delText>
        </w:r>
        <w:r w:rsidDel="0006198A">
          <w:rPr>
            <w:spacing w:val="-6"/>
          </w:rPr>
          <w:delText xml:space="preserve"> </w:delText>
        </w:r>
        <w:r w:rsidDel="0006198A">
          <w:delText>citación</w:delText>
        </w:r>
        <w:r w:rsidDel="0006198A">
          <w:rPr>
            <w:spacing w:val="-7"/>
          </w:rPr>
          <w:delText xml:space="preserve"> </w:delText>
        </w:r>
        <w:r w:rsidDel="0006198A">
          <w:delText>en</w:delText>
        </w:r>
        <w:r w:rsidDel="0006198A">
          <w:rPr>
            <w:spacing w:val="-7"/>
          </w:rPr>
          <w:delText xml:space="preserve"> </w:delText>
        </w:r>
        <w:r w:rsidDel="0006198A">
          <w:delText>garantía</w:delText>
        </w:r>
        <w:r w:rsidDel="0006198A">
          <w:rPr>
            <w:spacing w:val="-6"/>
          </w:rPr>
          <w:delText xml:space="preserve"> </w:delText>
        </w:r>
        <w:r w:rsidDel="0006198A">
          <w:delText>y</w:delText>
        </w:r>
        <w:r w:rsidDel="0006198A">
          <w:rPr>
            <w:spacing w:val="-6"/>
          </w:rPr>
          <w:delText xml:space="preserve"> </w:delText>
        </w:r>
        <w:r w:rsidDel="0006198A">
          <w:delText>las</w:delText>
        </w:r>
        <w:r w:rsidDel="0006198A">
          <w:rPr>
            <w:spacing w:val="-6"/>
          </w:rPr>
          <w:delText xml:space="preserve"> </w:delText>
        </w:r>
        <w:r w:rsidDel="0006198A">
          <w:delText>reservas</w:delText>
        </w:r>
        <w:r w:rsidDel="0006198A">
          <w:rPr>
            <w:spacing w:val="-8"/>
          </w:rPr>
          <w:delText xml:space="preserve"> </w:delText>
        </w:r>
        <w:r w:rsidDel="0006198A">
          <w:delText>de</w:delText>
        </w:r>
        <w:r w:rsidDel="0006198A">
          <w:rPr>
            <w:spacing w:val="-9"/>
          </w:rPr>
          <w:delText xml:space="preserve"> </w:delText>
        </w:r>
        <w:r w:rsidDel="0006198A">
          <w:delText>límite y términos del seguro.</w:delText>
        </w:r>
      </w:del>
    </w:p>
    <w:p w14:paraId="36340A06" w14:textId="34A7281D" w:rsidR="008B0511" w:rsidDel="0006198A" w:rsidRDefault="001C3BC6">
      <w:pPr>
        <w:pStyle w:val="Prrafodelista"/>
        <w:numPr>
          <w:ilvl w:val="1"/>
          <w:numId w:val="7"/>
        </w:numPr>
        <w:tabs>
          <w:tab w:val="left" w:pos="1286"/>
        </w:tabs>
        <w:spacing w:line="252" w:lineRule="exact"/>
        <w:ind w:left="1286" w:hanging="358"/>
        <w:rPr>
          <w:del w:id="568" w:author="Camila Persichini" w:date="2026-02-03T16:17:00Z" w16du:dateUtc="2026-02-03T19:17:00Z"/>
        </w:rPr>
      </w:pPr>
      <w:del w:id="569" w:author="Camila Persichini" w:date="2026-02-03T16:17:00Z" w16du:dateUtc="2026-02-03T19:17:00Z">
        <w:r w:rsidDel="0006198A">
          <w:delText>Se</w:delText>
        </w:r>
        <w:r w:rsidDel="0006198A">
          <w:rPr>
            <w:spacing w:val="-3"/>
          </w:rPr>
          <w:delText xml:space="preserve"> </w:delText>
        </w:r>
        <w:r w:rsidDel="0006198A">
          <w:delText>tenga</w:delText>
        </w:r>
        <w:r w:rsidDel="0006198A">
          <w:rPr>
            <w:spacing w:val="-5"/>
          </w:rPr>
          <w:delText xml:space="preserve"> </w:delText>
        </w:r>
        <w:r w:rsidDel="0006198A">
          <w:delText>por</w:delText>
        </w:r>
        <w:r w:rsidDel="0006198A">
          <w:rPr>
            <w:spacing w:val="-4"/>
          </w:rPr>
          <w:delText xml:space="preserve"> </w:delText>
        </w:r>
        <w:r w:rsidDel="0006198A">
          <w:delText>ofrecida</w:delText>
        </w:r>
        <w:r w:rsidDel="0006198A">
          <w:rPr>
            <w:spacing w:val="-3"/>
          </w:rPr>
          <w:delText xml:space="preserve"> </w:delText>
        </w:r>
        <w:r w:rsidDel="0006198A">
          <w:delText>la</w:delText>
        </w:r>
        <w:r w:rsidDel="0006198A">
          <w:rPr>
            <w:spacing w:val="-4"/>
          </w:rPr>
          <w:delText xml:space="preserve"> </w:delText>
        </w:r>
        <w:r w:rsidDel="0006198A">
          <w:rPr>
            <w:spacing w:val="-2"/>
          </w:rPr>
          <w:delText>prueba.</w:delText>
        </w:r>
      </w:del>
    </w:p>
    <w:p w14:paraId="1E7EFF2D" w14:textId="6C80EF54" w:rsidR="00254006" w:rsidDel="0006198A" w:rsidRDefault="001C3BC6" w:rsidP="00254006">
      <w:pPr>
        <w:pStyle w:val="Prrafodelista"/>
        <w:numPr>
          <w:ilvl w:val="1"/>
          <w:numId w:val="7"/>
        </w:numPr>
        <w:tabs>
          <w:tab w:val="left" w:pos="1286"/>
          <w:tab w:val="left" w:pos="1288"/>
        </w:tabs>
        <w:spacing w:before="126" w:line="360" w:lineRule="auto"/>
        <w:ind w:right="138"/>
        <w:rPr>
          <w:del w:id="570" w:author="Camila Persichini" w:date="2026-02-03T16:17:00Z" w16du:dateUtc="2026-02-03T19:17:00Z"/>
        </w:rPr>
      </w:pPr>
      <w:del w:id="571" w:author="Camila Persichini" w:date="2026-02-03T16:17:00Z" w16du:dateUtc="2026-02-03T19:17:00Z">
        <w:r w:rsidDel="0006198A">
          <w:delText>Oportunamente,</w:delText>
        </w:r>
        <w:r w:rsidDel="0006198A">
          <w:rPr>
            <w:spacing w:val="40"/>
          </w:rPr>
          <w:delText xml:space="preserve"> </w:delText>
        </w:r>
        <w:r w:rsidDel="0006198A">
          <w:delText>se</w:delText>
        </w:r>
        <w:r w:rsidDel="0006198A">
          <w:rPr>
            <w:spacing w:val="40"/>
          </w:rPr>
          <w:delText xml:space="preserve"> </w:delText>
        </w:r>
        <w:r w:rsidDel="0006198A">
          <w:delText>dicte</w:delText>
        </w:r>
        <w:r w:rsidDel="0006198A">
          <w:rPr>
            <w:spacing w:val="40"/>
          </w:rPr>
          <w:delText xml:space="preserve"> </w:delText>
        </w:r>
        <w:r w:rsidDel="0006198A">
          <w:delText>sentencia</w:delText>
        </w:r>
        <w:r w:rsidDel="0006198A">
          <w:rPr>
            <w:spacing w:val="40"/>
          </w:rPr>
          <w:delText xml:space="preserve"> </w:delText>
        </w:r>
        <w:r w:rsidDel="0006198A">
          <w:delText>rechazando</w:delText>
        </w:r>
        <w:r w:rsidDel="0006198A">
          <w:rPr>
            <w:spacing w:val="40"/>
          </w:rPr>
          <w:delText xml:space="preserve"> </w:delText>
        </w:r>
        <w:r w:rsidDel="0006198A">
          <w:delText>la</w:delText>
        </w:r>
        <w:r w:rsidDel="0006198A">
          <w:rPr>
            <w:spacing w:val="40"/>
          </w:rPr>
          <w:delText xml:space="preserve"> </w:delText>
        </w:r>
        <w:r w:rsidDel="0006198A">
          <w:delText>demanda,</w:delText>
        </w:r>
        <w:r w:rsidDel="0006198A">
          <w:rPr>
            <w:spacing w:val="40"/>
          </w:rPr>
          <w:delText xml:space="preserve"> </w:delText>
        </w:r>
        <w:r w:rsidDel="0006198A">
          <w:delText>con</w:delText>
        </w:r>
        <w:r w:rsidDel="0006198A">
          <w:rPr>
            <w:spacing w:val="40"/>
          </w:rPr>
          <w:delText xml:space="preserve"> </w:delText>
        </w:r>
        <w:r w:rsidDel="0006198A">
          <w:delText>expresa</w:delText>
        </w:r>
        <w:r w:rsidDel="0006198A">
          <w:rPr>
            <w:spacing w:val="80"/>
          </w:rPr>
          <w:delText xml:space="preserve"> </w:delText>
        </w:r>
        <w:r w:rsidDel="0006198A">
          <w:delText>imposición de costas a la actora.</w:delText>
        </w:r>
      </w:del>
    </w:p>
    <w:p w14:paraId="131BB99A" w14:textId="296A4EE5" w:rsidR="00B56C59" w:rsidDel="0006198A" w:rsidRDefault="00B56C59" w:rsidP="00B56C59">
      <w:pPr>
        <w:pStyle w:val="Prrafodelista"/>
        <w:tabs>
          <w:tab w:val="left" w:pos="1286"/>
          <w:tab w:val="left" w:pos="1288"/>
        </w:tabs>
        <w:spacing w:before="126" w:line="360" w:lineRule="auto"/>
        <w:ind w:right="138" w:firstLine="0"/>
        <w:jc w:val="both"/>
        <w:rPr>
          <w:del w:id="572" w:author="Camila Persichini" w:date="2026-02-03T16:17:00Z" w16du:dateUtc="2026-02-03T19:17:00Z"/>
        </w:rPr>
      </w:pPr>
    </w:p>
    <w:p w14:paraId="3D3E5A13" w14:textId="2C41315B" w:rsidR="00B56C59" w:rsidRPr="00B56C59" w:rsidDel="0006198A" w:rsidRDefault="00B56C59" w:rsidP="00B56C59">
      <w:pPr>
        <w:pStyle w:val="Prrafodelista"/>
        <w:numPr>
          <w:ilvl w:val="0"/>
          <w:numId w:val="7"/>
        </w:numPr>
        <w:tabs>
          <w:tab w:val="left" w:pos="1286"/>
          <w:tab w:val="left" w:pos="1288"/>
        </w:tabs>
        <w:spacing w:before="126" w:line="360" w:lineRule="auto"/>
        <w:ind w:right="138"/>
        <w:jc w:val="both"/>
        <w:rPr>
          <w:del w:id="573" w:author="Camila Persichini" w:date="2026-02-03T16:17:00Z" w16du:dateUtc="2026-02-03T19:17:00Z"/>
          <w:lang w:val="es-AR"/>
        </w:rPr>
      </w:pPr>
      <w:del w:id="574" w:author="Camila Persichini" w:date="2026-02-03T16:17:00Z" w16du:dateUtc="2026-02-03T19:17:00Z">
        <w:r w:rsidRPr="00B56C59" w:rsidDel="0006198A">
          <w:rPr>
            <w:b/>
            <w:bCs/>
            <w:lang w:val="es-AR"/>
          </w:rPr>
          <w:delText>RESERVA DEL CASO FEDERAL</w:delText>
        </w:r>
      </w:del>
    </w:p>
    <w:p w14:paraId="31AFD2D2" w14:textId="35323B36" w:rsidR="00254006" w:rsidDel="0006198A" w:rsidRDefault="00B56C59" w:rsidP="00B56C59">
      <w:pPr>
        <w:pStyle w:val="Prrafodelista"/>
        <w:tabs>
          <w:tab w:val="left" w:pos="1286"/>
          <w:tab w:val="left" w:pos="1288"/>
        </w:tabs>
        <w:spacing w:before="126" w:line="360" w:lineRule="auto"/>
        <w:ind w:right="138"/>
        <w:jc w:val="both"/>
        <w:rPr>
          <w:del w:id="575" w:author="Camila Persichini" w:date="2026-02-03T16:17:00Z" w16du:dateUtc="2026-02-03T19:17:00Z"/>
          <w:lang w:val="es-AR"/>
        </w:rPr>
      </w:pPr>
      <w:del w:id="576" w:author="Camila Persichini" w:date="2026-02-03T16:17:00Z" w16du:dateUtc="2026-02-03T19:17:00Z">
        <w:r w:rsidDel="0006198A">
          <w:rPr>
            <w:lang w:val="es-AR"/>
          </w:rPr>
          <w:tab/>
        </w:r>
        <w:r w:rsidRPr="00B56C59" w:rsidDel="0006198A">
          <w:rPr>
            <w:lang w:val="es-AR"/>
          </w:rPr>
          <w:delText>Para el hipotético e improbable caso de que V.S. haga lugar al planteo realizado, dejo expresa reserva del caso federal previsto en el art. 14 de la Ley 48, por considerar vulnerados, en tal improbable supuesto, las garantías constitucionales de mis representados, plasmadas en los principios constitucionales de defensa en juicio, igualdad ante la ley, propiedad, y debido proceso. (Arts. 16, 17, 18)</w:delText>
        </w:r>
      </w:del>
    </w:p>
    <w:p w14:paraId="4F71E9A8" w14:textId="631666D3" w:rsidR="00B56C59" w:rsidRPr="00B56C59" w:rsidDel="0006198A" w:rsidRDefault="00B56C59" w:rsidP="00B56C59">
      <w:pPr>
        <w:pStyle w:val="Prrafodelista"/>
        <w:tabs>
          <w:tab w:val="left" w:pos="1286"/>
          <w:tab w:val="left" w:pos="1288"/>
        </w:tabs>
        <w:spacing w:before="126" w:line="360" w:lineRule="auto"/>
        <w:ind w:right="138"/>
        <w:jc w:val="both"/>
        <w:rPr>
          <w:del w:id="577" w:author="Camila Persichini" w:date="2026-02-03T16:17:00Z" w16du:dateUtc="2026-02-03T19:17:00Z"/>
          <w:lang w:val="es-AR"/>
        </w:rPr>
      </w:pPr>
    </w:p>
    <w:p w14:paraId="72E2DB5B" w14:textId="7AF56352" w:rsidR="00254006" w:rsidRPr="00254006" w:rsidDel="0006198A" w:rsidRDefault="00254006" w:rsidP="00254006">
      <w:pPr>
        <w:pStyle w:val="Prrafodelista"/>
        <w:tabs>
          <w:tab w:val="left" w:pos="1286"/>
          <w:tab w:val="left" w:pos="1288"/>
        </w:tabs>
        <w:spacing w:before="126" w:line="360" w:lineRule="auto"/>
        <w:ind w:right="138"/>
        <w:rPr>
          <w:del w:id="578" w:author="Camila Persichini" w:date="2026-02-03T16:17:00Z" w16du:dateUtc="2026-02-03T19:17:00Z"/>
          <w:lang w:val="es-AR"/>
        </w:rPr>
      </w:pPr>
      <w:del w:id="579" w:author="Camila Persichini" w:date="2026-02-03T16:17:00Z" w16du:dateUtc="2026-02-03T19:17:00Z">
        <w:r w:rsidRPr="00254006" w:rsidDel="0006198A">
          <w:rPr>
            <w:b/>
            <w:bCs/>
            <w:lang w:val="es-AR"/>
          </w:rPr>
          <w:delText>X</w:delText>
        </w:r>
        <w:r w:rsidR="00B56C59" w:rsidDel="0006198A">
          <w:rPr>
            <w:b/>
            <w:bCs/>
            <w:lang w:val="es-AR"/>
          </w:rPr>
          <w:delText>IV</w:delText>
        </w:r>
        <w:r w:rsidRPr="00254006" w:rsidDel="0006198A">
          <w:rPr>
            <w:b/>
            <w:bCs/>
            <w:lang w:val="es-AR"/>
          </w:rPr>
          <w:delText>. AUTORIZA</w:delText>
        </w:r>
      </w:del>
    </w:p>
    <w:p w14:paraId="040623E1" w14:textId="47A4A890" w:rsidR="00254006" w:rsidRPr="00254006" w:rsidDel="0006198A" w:rsidRDefault="00254006" w:rsidP="00254006">
      <w:pPr>
        <w:pStyle w:val="Prrafodelista"/>
        <w:tabs>
          <w:tab w:val="left" w:pos="1286"/>
          <w:tab w:val="left" w:pos="1288"/>
        </w:tabs>
        <w:spacing w:before="126" w:line="360" w:lineRule="auto"/>
        <w:ind w:right="138"/>
        <w:jc w:val="both"/>
        <w:rPr>
          <w:del w:id="580" w:author="Camila Persichini" w:date="2026-02-03T16:17:00Z" w16du:dateUtc="2026-02-03T19:17:00Z"/>
          <w:lang w:val="es-AR"/>
        </w:rPr>
      </w:pPr>
      <w:del w:id="581" w:author="Camila Persichini" w:date="2026-02-03T16:17:00Z" w16du:dateUtc="2026-02-03T19:17:00Z">
        <w:r w:rsidDel="0006198A">
          <w:rPr>
            <w:lang w:val="es-AR"/>
          </w:rPr>
          <w:lastRenderedPageBreak/>
          <w:tab/>
        </w:r>
        <w:r w:rsidRPr="00254006" w:rsidDel="0006198A">
          <w:rPr>
            <w:lang w:val="es-AR"/>
          </w:rPr>
          <w:delText>Solicito se autorice a Camila Aldana Persichini, Mariana Alejandra Diaz, Hernan</w:delText>
        </w:r>
        <w:r w:rsidDel="0006198A">
          <w:rPr>
            <w:lang w:val="es-AR"/>
          </w:rPr>
          <w:delText xml:space="preserve"> </w:delText>
        </w:r>
        <w:r w:rsidRPr="00254006" w:rsidDel="0006198A">
          <w:rPr>
            <w:lang w:val="es-AR"/>
          </w:rPr>
          <w:delText>Enrique Fernández, Hernan Báez, Julieta Anahí Rodriguez, Lorena Alejandra Iglesias, Florencia Agustina Cabrera, Agustina Castro, Michelle Cerini, Axel Accorinti, Claudio Sagot, a solicitar el expediente en mesa de entradas, presentar escritos, extraer fotocopias, retirar oficios, exhortos, testimonios, copias de escritos y/o pericias, hacer desgloses y cuanto más sea necesario a los efectos de controlar el estado del juicio (R.N.J. Art. 63, inc. A modificado por la Acordada de la C.S.J.N. 5.3.54). Para el caso de que los autorizados procediesen a retirar copias de escritos y/o pericias de los cuales se hubiera corrido vista o traslado, queda entendido que dicho retiro implica la notificación del suscripto de tal vista o traslado.</w:delText>
        </w:r>
      </w:del>
    </w:p>
    <w:p w14:paraId="4C880B75" w14:textId="12E371BC" w:rsidR="00254006" w:rsidRPr="00254006" w:rsidDel="0006198A" w:rsidRDefault="00254006" w:rsidP="00254006">
      <w:pPr>
        <w:pStyle w:val="Prrafodelista"/>
        <w:tabs>
          <w:tab w:val="left" w:pos="1286"/>
          <w:tab w:val="left" w:pos="1288"/>
        </w:tabs>
        <w:spacing w:before="126" w:line="360" w:lineRule="auto"/>
        <w:ind w:right="138" w:firstLine="0"/>
        <w:rPr>
          <w:del w:id="582" w:author="Camila Persichini" w:date="2026-02-03T16:17:00Z" w16du:dateUtc="2026-02-03T19:17:00Z"/>
          <w:lang w:val="es-AR"/>
        </w:rPr>
      </w:pPr>
    </w:p>
    <w:p w14:paraId="67ED00F4" w14:textId="3A8EEF78" w:rsidR="008B0511" w:rsidDel="0006198A" w:rsidRDefault="008B0511">
      <w:pPr>
        <w:pStyle w:val="Textoindependiente"/>
        <w:rPr>
          <w:del w:id="583" w:author="Camila Persichini" w:date="2026-02-03T16:17:00Z" w16du:dateUtc="2026-02-03T19:17:00Z"/>
        </w:rPr>
      </w:pPr>
    </w:p>
    <w:p w14:paraId="0A4A89F4" w14:textId="1885B4F3" w:rsidR="008B0511" w:rsidDel="0006198A" w:rsidRDefault="008B0511">
      <w:pPr>
        <w:pStyle w:val="Textoindependiente"/>
        <w:rPr>
          <w:del w:id="584" w:author="Camila Persichini" w:date="2026-02-03T16:17:00Z" w16du:dateUtc="2026-02-03T19:17:00Z"/>
        </w:rPr>
      </w:pPr>
    </w:p>
    <w:p w14:paraId="689B0C09" w14:textId="5C7B8666" w:rsidR="008B0511" w:rsidDel="0006198A" w:rsidRDefault="008B0511">
      <w:pPr>
        <w:pStyle w:val="Textoindependiente"/>
        <w:spacing w:before="100"/>
        <w:rPr>
          <w:del w:id="585" w:author="Camila Persichini" w:date="2026-02-03T16:17:00Z" w16du:dateUtc="2026-02-03T19:17:00Z"/>
        </w:rPr>
      </w:pPr>
    </w:p>
    <w:p w14:paraId="1F29B087" w14:textId="69EF04F4" w:rsidR="008B0511" w:rsidDel="0006198A" w:rsidRDefault="001C3BC6">
      <w:pPr>
        <w:pStyle w:val="Textoindependiente"/>
        <w:ind w:right="136"/>
        <w:jc w:val="right"/>
        <w:rPr>
          <w:del w:id="586" w:author="Camila Persichini" w:date="2026-02-03T16:17:00Z" w16du:dateUtc="2026-02-03T19:17:00Z"/>
        </w:rPr>
      </w:pPr>
      <w:del w:id="587" w:author="Camila Persichini" w:date="2026-02-03T16:17:00Z" w16du:dateUtc="2026-02-03T19:17:00Z">
        <w:r w:rsidDel="0006198A">
          <w:delText>Proveer</w:delText>
        </w:r>
        <w:r w:rsidDel="0006198A">
          <w:rPr>
            <w:spacing w:val="-4"/>
          </w:rPr>
          <w:delText xml:space="preserve"> </w:delText>
        </w:r>
        <w:r w:rsidDel="0006198A">
          <w:delText>de</w:delText>
        </w:r>
        <w:r w:rsidDel="0006198A">
          <w:rPr>
            <w:spacing w:val="-2"/>
          </w:rPr>
          <w:delText xml:space="preserve"> conformidad,</w:delText>
        </w:r>
      </w:del>
    </w:p>
    <w:p w14:paraId="1D65FD2B" w14:textId="72AEAC5C" w:rsidR="008B0511" w:rsidRDefault="001C3BC6">
      <w:pPr>
        <w:spacing w:before="126"/>
        <w:ind w:right="136"/>
        <w:jc w:val="right"/>
        <w:rPr>
          <w:rFonts w:ascii="Arial" w:hAnsi="Arial"/>
          <w:b/>
        </w:rPr>
      </w:pPr>
      <w:del w:id="588" w:author="Camila Persichini" w:date="2026-02-03T16:17:00Z" w16du:dateUtc="2026-02-03T19:17:00Z">
        <w:r w:rsidDel="0006198A">
          <w:rPr>
            <w:rFonts w:ascii="Arial" w:hAnsi="Arial"/>
            <w:b/>
          </w:rPr>
          <w:delText>SERÁ</w:delText>
        </w:r>
        <w:r w:rsidDel="0006198A">
          <w:rPr>
            <w:rFonts w:ascii="Arial" w:hAnsi="Arial"/>
            <w:b/>
            <w:spacing w:val="-2"/>
          </w:rPr>
          <w:delText xml:space="preserve"> JUSTICIA.</w:delText>
        </w:r>
      </w:del>
    </w:p>
    <w:sectPr w:rsidR="008B0511">
      <w:pgSz w:w="11910" w:h="16840"/>
      <w:pgMar w:top="1920" w:right="992"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72DC"/>
    <w:multiLevelType w:val="hybridMultilevel"/>
    <w:tmpl w:val="7D941968"/>
    <w:lvl w:ilvl="0" w:tplc="0504B1BA">
      <w:start w:val="1"/>
      <w:numFmt w:val="decimal"/>
      <w:lvlText w:val="%1)"/>
      <w:lvlJc w:val="left"/>
      <w:pPr>
        <w:ind w:left="686" w:hanging="260"/>
      </w:pPr>
      <w:rPr>
        <w:rFonts w:ascii="Arial" w:eastAsia="Arial" w:hAnsi="Arial" w:cs="Arial" w:hint="default"/>
        <w:b/>
        <w:bCs/>
        <w:i w:val="0"/>
        <w:iCs w:val="0"/>
        <w:spacing w:val="0"/>
        <w:w w:val="100"/>
        <w:sz w:val="22"/>
        <w:szCs w:val="22"/>
        <w:lang w:val="es-ES" w:eastAsia="en-US" w:bidi="ar-SA"/>
      </w:rPr>
    </w:lvl>
    <w:lvl w:ilvl="1" w:tplc="B8D45488">
      <w:numFmt w:val="bullet"/>
      <w:lvlText w:val="●"/>
      <w:lvlJc w:val="left"/>
      <w:pPr>
        <w:ind w:left="1288" w:hanging="360"/>
      </w:pPr>
      <w:rPr>
        <w:rFonts w:ascii="Arial MT" w:eastAsia="Arial MT" w:hAnsi="Arial MT" w:cs="Arial MT" w:hint="default"/>
        <w:b w:val="0"/>
        <w:bCs w:val="0"/>
        <w:i w:val="0"/>
        <w:iCs w:val="0"/>
        <w:spacing w:val="0"/>
        <w:w w:val="60"/>
        <w:sz w:val="22"/>
        <w:szCs w:val="22"/>
        <w:lang w:val="es-ES" w:eastAsia="en-US" w:bidi="ar-SA"/>
      </w:rPr>
    </w:lvl>
    <w:lvl w:ilvl="2" w:tplc="5FCA520E">
      <w:numFmt w:val="bullet"/>
      <w:lvlText w:val="•"/>
      <w:lvlJc w:val="left"/>
      <w:pPr>
        <w:ind w:left="2161" w:hanging="360"/>
      </w:pPr>
      <w:rPr>
        <w:rFonts w:hint="default"/>
        <w:lang w:val="es-ES" w:eastAsia="en-US" w:bidi="ar-SA"/>
      </w:rPr>
    </w:lvl>
    <w:lvl w:ilvl="3" w:tplc="55506D68">
      <w:numFmt w:val="bullet"/>
      <w:lvlText w:val="•"/>
      <w:lvlJc w:val="left"/>
      <w:pPr>
        <w:ind w:left="3043" w:hanging="360"/>
      </w:pPr>
      <w:rPr>
        <w:rFonts w:hint="default"/>
        <w:lang w:val="es-ES" w:eastAsia="en-US" w:bidi="ar-SA"/>
      </w:rPr>
    </w:lvl>
    <w:lvl w:ilvl="4" w:tplc="CC16E0F6">
      <w:numFmt w:val="bullet"/>
      <w:lvlText w:val="•"/>
      <w:lvlJc w:val="left"/>
      <w:pPr>
        <w:ind w:left="3924" w:hanging="360"/>
      </w:pPr>
      <w:rPr>
        <w:rFonts w:hint="default"/>
        <w:lang w:val="es-ES" w:eastAsia="en-US" w:bidi="ar-SA"/>
      </w:rPr>
    </w:lvl>
    <w:lvl w:ilvl="5" w:tplc="E3805C00">
      <w:numFmt w:val="bullet"/>
      <w:lvlText w:val="•"/>
      <w:lvlJc w:val="left"/>
      <w:pPr>
        <w:ind w:left="4806" w:hanging="360"/>
      </w:pPr>
      <w:rPr>
        <w:rFonts w:hint="default"/>
        <w:lang w:val="es-ES" w:eastAsia="en-US" w:bidi="ar-SA"/>
      </w:rPr>
    </w:lvl>
    <w:lvl w:ilvl="6" w:tplc="C4C41DB6">
      <w:numFmt w:val="bullet"/>
      <w:lvlText w:val="•"/>
      <w:lvlJc w:val="left"/>
      <w:pPr>
        <w:ind w:left="5688" w:hanging="360"/>
      </w:pPr>
      <w:rPr>
        <w:rFonts w:hint="default"/>
        <w:lang w:val="es-ES" w:eastAsia="en-US" w:bidi="ar-SA"/>
      </w:rPr>
    </w:lvl>
    <w:lvl w:ilvl="7" w:tplc="4FDAB368">
      <w:numFmt w:val="bullet"/>
      <w:lvlText w:val="•"/>
      <w:lvlJc w:val="left"/>
      <w:pPr>
        <w:ind w:left="6569" w:hanging="360"/>
      </w:pPr>
      <w:rPr>
        <w:rFonts w:hint="default"/>
        <w:lang w:val="es-ES" w:eastAsia="en-US" w:bidi="ar-SA"/>
      </w:rPr>
    </w:lvl>
    <w:lvl w:ilvl="8" w:tplc="0ADE34EC">
      <w:numFmt w:val="bullet"/>
      <w:lvlText w:val="•"/>
      <w:lvlJc w:val="left"/>
      <w:pPr>
        <w:ind w:left="7451" w:hanging="360"/>
      </w:pPr>
      <w:rPr>
        <w:rFonts w:hint="default"/>
        <w:lang w:val="es-ES" w:eastAsia="en-US" w:bidi="ar-SA"/>
      </w:rPr>
    </w:lvl>
  </w:abstractNum>
  <w:abstractNum w:abstractNumId="1" w15:restartNumberingAfterBreak="0">
    <w:nsid w:val="0F8A478E"/>
    <w:multiLevelType w:val="multilevel"/>
    <w:tmpl w:val="A0E86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F264F3"/>
    <w:multiLevelType w:val="multilevel"/>
    <w:tmpl w:val="FBB28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2101EE"/>
    <w:multiLevelType w:val="hybridMultilevel"/>
    <w:tmpl w:val="8210463E"/>
    <w:lvl w:ilvl="0" w:tplc="1D8842CC">
      <w:start w:val="1"/>
      <w:numFmt w:val="lowerLetter"/>
      <w:lvlText w:val="%1)"/>
      <w:lvlJc w:val="left"/>
      <w:pPr>
        <w:ind w:left="827" w:hanging="260"/>
      </w:pPr>
      <w:rPr>
        <w:rFonts w:ascii="Arial MT" w:eastAsia="Arial MT" w:hAnsi="Arial MT" w:cs="Arial MT" w:hint="default"/>
        <w:b w:val="0"/>
        <w:bCs w:val="0"/>
        <w:i w:val="0"/>
        <w:iCs w:val="0"/>
        <w:spacing w:val="-1"/>
        <w:w w:val="100"/>
        <w:sz w:val="22"/>
        <w:szCs w:val="22"/>
        <w:lang w:val="es-ES" w:eastAsia="en-US" w:bidi="ar-SA"/>
      </w:rPr>
    </w:lvl>
    <w:lvl w:ilvl="1" w:tplc="02B2D7BC">
      <w:numFmt w:val="bullet"/>
      <w:lvlText w:val="•"/>
      <w:lvlJc w:val="left"/>
      <w:pPr>
        <w:ind w:left="1659" w:hanging="260"/>
      </w:pPr>
      <w:rPr>
        <w:rFonts w:hint="default"/>
        <w:lang w:val="es-ES" w:eastAsia="en-US" w:bidi="ar-SA"/>
      </w:rPr>
    </w:lvl>
    <w:lvl w:ilvl="2" w:tplc="F3FCD110">
      <w:numFmt w:val="bullet"/>
      <w:lvlText w:val="•"/>
      <w:lvlJc w:val="left"/>
      <w:pPr>
        <w:ind w:left="2498" w:hanging="260"/>
      </w:pPr>
      <w:rPr>
        <w:rFonts w:hint="default"/>
        <w:lang w:val="es-ES" w:eastAsia="en-US" w:bidi="ar-SA"/>
      </w:rPr>
    </w:lvl>
    <w:lvl w:ilvl="3" w:tplc="CE0E87B6">
      <w:numFmt w:val="bullet"/>
      <w:lvlText w:val="•"/>
      <w:lvlJc w:val="left"/>
      <w:pPr>
        <w:ind w:left="3338" w:hanging="260"/>
      </w:pPr>
      <w:rPr>
        <w:rFonts w:hint="default"/>
        <w:lang w:val="es-ES" w:eastAsia="en-US" w:bidi="ar-SA"/>
      </w:rPr>
    </w:lvl>
    <w:lvl w:ilvl="4" w:tplc="DAACA810">
      <w:numFmt w:val="bullet"/>
      <w:lvlText w:val="•"/>
      <w:lvlJc w:val="left"/>
      <w:pPr>
        <w:ind w:left="4177" w:hanging="260"/>
      </w:pPr>
      <w:rPr>
        <w:rFonts w:hint="default"/>
        <w:lang w:val="es-ES" w:eastAsia="en-US" w:bidi="ar-SA"/>
      </w:rPr>
    </w:lvl>
    <w:lvl w:ilvl="5" w:tplc="07803C16">
      <w:numFmt w:val="bullet"/>
      <w:lvlText w:val="•"/>
      <w:lvlJc w:val="left"/>
      <w:pPr>
        <w:ind w:left="5017" w:hanging="260"/>
      </w:pPr>
      <w:rPr>
        <w:rFonts w:hint="default"/>
        <w:lang w:val="es-ES" w:eastAsia="en-US" w:bidi="ar-SA"/>
      </w:rPr>
    </w:lvl>
    <w:lvl w:ilvl="6" w:tplc="7E6C5DB2">
      <w:numFmt w:val="bullet"/>
      <w:lvlText w:val="•"/>
      <w:lvlJc w:val="left"/>
      <w:pPr>
        <w:ind w:left="5856" w:hanging="260"/>
      </w:pPr>
      <w:rPr>
        <w:rFonts w:hint="default"/>
        <w:lang w:val="es-ES" w:eastAsia="en-US" w:bidi="ar-SA"/>
      </w:rPr>
    </w:lvl>
    <w:lvl w:ilvl="7" w:tplc="0996FE24">
      <w:numFmt w:val="bullet"/>
      <w:lvlText w:val="•"/>
      <w:lvlJc w:val="left"/>
      <w:pPr>
        <w:ind w:left="6696" w:hanging="260"/>
      </w:pPr>
      <w:rPr>
        <w:rFonts w:hint="default"/>
        <w:lang w:val="es-ES" w:eastAsia="en-US" w:bidi="ar-SA"/>
      </w:rPr>
    </w:lvl>
    <w:lvl w:ilvl="8" w:tplc="4FDC2E70">
      <w:numFmt w:val="bullet"/>
      <w:lvlText w:val="•"/>
      <w:lvlJc w:val="left"/>
      <w:pPr>
        <w:ind w:left="7535" w:hanging="260"/>
      </w:pPr>
      <w:rPr>
        <w:rFonts w:hint="default"/>
        <w:lang w:val="es-ES" w:eastAsia="en-US" w:bidi="ar-SA"/>
      </w:rPr>
    </w:lvl>
  </w:abstractNum>
  <w:abstractNum w:abstractNumId="4" w15:restartNumberingAfterBreak="0">
    <w:nsid w:val="31CF1852"/>
    <w:multiLevelType w:val="hybridMultilevel"/>
    <w:tmpl w:val="562E774A"/>
    <w:lvl w:ilvl="0" w:tplc="F12EFF28">
      <w:numFmt w:val="bullet"/>
      <w:lvlText w:val=""/>
      <w:lvlJc w:val="left"/>
      <w:pPr>
        <w:ind w:left="1288" w:hanging="360"/>
      </w:pPr>
      <w:rPr>
        <w:rFonts w:ascii="Symbol" w:eastAsia="Symbol" w:hAnsi="Symbol" w:cs="Symbol" w:hint="default"/>
        <w:b w:val="0"/>
        <w:bCs w:val="0"/>
        <w:i w:val="0"/>
        <w:iCs w:val="0"/>
        <w:spacing w:val="0"/>
        <w:w w:val="99"/>
        <w:sz w:val="20"/>
        <w:szCs w:val="20"/>
        <w:lang w:val="es-ES" w:eastAsia="en-US" w:bidi="ar-SA"/>
      </w:rPr>
    </w:lvl>
    <w:lvl w:ilvl="1" w:tplc="5D946448">
      <w:numFmt w:val="bullet"/>
      <w:lvlText w:val="•"/>
      <w:lvlJc w:val="left"/>
      <w:pPr>
        <w:ind w:left="2073" w:hanging="360"/>
      </w:pPr>
      <w:rPr>
        <w:rFonts w:hint="default"/>
        <w:lang w:val="es-ES" w:eastAsia="en-US" w:bidi="ar-SA"/>
      </w:rPr>
    </w:lvl>
    <w:lvl w:ilvl="2" w:tplc="75000EAC">
      <w:numFmt w:val="bullet"/>
      <w:lvlText w:val="•"/>
      <w:lvlJc w:val="left"/>
      <w:pPr>
        <w:ind w:left="2866" w:hanging="360"/>
      </w:pPr>
      <w:rPr>
        <w:rFonts w:hint="default"/>
        <w:lang w:val="es-ES" w:eastAsia="en-US" w:bidi="ar-SA"/>
      </w:rPr>
    </w:lvl>
    <w:lvl w:ilvl="3" w:tplc="2F16D1B6">
      <w:numFmt w:val="bullet"/>
      <w:lvlText w:val="•"/>
      <w:lvlJc w:val="left"/>
      <w:pPr>
        <w:ind w:left="3660" w:hanging="360"/>
      </w:pPr>
      <w:rPr>
        <w:rFonts w:hint="default"/>
        <w:lang w:val="es-ES" w:eastAsia="en-US" w:bidi="ar-SA"/>
      </w:rPr>
    </w:lvl>
    <w:lvl w:ilvl="4" w:tplc="B1940FCC">
      <w:numFmt w:val="bullet"/>
      <w:lvlText w:val="•"/>
      <w:lvlJc w:val="left"/>
      <w:pPr>
        <w:ind w:left="4453" w:hanging="360"/>
      </w:pPr>
      <w:rPr>
        <w:rFonts w:hint="default"/>
        <w:lang w:val="es-ES" w:eastAsia="en-US" w:bidi="ar-SA"/>
      </w:rPr>
    </w:lvl>
    <w:lvl w:ilvl="5" w:tplc="494EA32E">
      <w:numFmt w:val="bullet"/>
      <w:lvlText w:val="•"/>
      <w:lvlJc w:val="left"/>
      <w:pPr>
        <w:ind w:left="5247" w:hanging="360"/>
      </w:pPr>
      <w:rPr>
        <w:rFonts w:hint="default"/>
        <w:lang w:val="es-ES" w:eastAsia="en-US" w:bidi="ar-SA"/>
      </w:rPr>
    </w:lvl>
    <w:lvl w:ilvl="6" w:tplc="B4A486E6">
      <w:numFmt w:val="bullet"/>
      <w:lvlText w:val="•"/>
      <w:lvlJc w:val="left"/>
      <w:pPr>
        <w:ind w:left="6040" w:hanging="360"/>
      </w:pPr>
      <w:rPr>
        <w:rFonts w:hint="default"/>
        <w:lang w:val="es-ES" w:eastAsia="en-US" w:bidi="ar-SA"/>
      </w:rPr>
    </w:lvl>
    <w:lvl w:ilvl="7" w:tplc="B31CD162">
      <w:numFmt w:val="bullet"/>
      <w:lvlText w:val="•"/>
      <w:lvlJc w:val="left"/>
      <w:pPr>
        <w:ind w:left="6834" w:hanging="360"/>
      </w:pPr>
      <w:rPr>
        <w:rFonts w:hint="default"/>
        <w:lang w:val="es-ES" w:eastAsia="en-US" w:bidi="ar-SA"/>
      </w:rPr>
    </w:lvl>
    <w:lvl w:ilvl="8" w:tplc="5820380A">
      <w:numFmt w:val="bullet"/>
      <w:lvlText w:val="•"/>
      <w:lvlJc w:val="left"/>
      <w:pPr>
        <w:ind w:left="7627" w:hanging="360"/>
      </w:pPr>
      <w:rPr>
        <w:rFonts w:hint="default"/>
        <w:lang w:val="es-ES" w:eastAsia="en-US" w:bidi="ar-SA"/>
      </w:rPr>
    </w:lvl>
  </w:abstractNum>
  <w:abstractNum w:abstractNumId="5" w15:restartNumberingAfterBreak="0">
    <w:nsid w:val="34B657DE"/>
    <w:multiLevelType w:val="hybridMultilevel"/>
    <w:tmpl w:val="6372A610"/>
    <w:lvl w:ilvl="0" w:tplc="407C20DE">
      <w:start w:val="1"/>
      <w:numFmt w:val="upperLetter"/>
      <w:lvlText w:val="%1."/>
      <w:lvlJc w:val="left"/>
      <w:pPr>
        <w:ind w:left="851" w:hanging="284"/>
      </w:pPr>
      <w:rPr>
        <w:rFonts w:ascii="Arial" w:eastAsia="Arial" w:hAnsi="Arial" w:cs="Arial" w:hint="default"/>
        <w:b/>
        <w:bCs/>
        <w:i w:val="0"/>
        <w:iCs w:val="0"/>
        <w:spacing w:val="0"/>
        <w:w w:val="100"/>
        <w:sz w:val="22"/>
        <w:szCs w:val="22"/>
        <w:lang w:val="es-ES" w:eastAsia="en-US" w:bidi="ar-SA"/>
      </w:rPr>
    </w:lvl>
    <w:lvl w:ilvl="1" w:tplc="2D8E1D7C">
      <w:start w:val="1"/>
      <w:numFmt w:val="decimal"/>
      <w:lvlText w:val="%2)"/>
      <w:lvlJc w:val="left"/>
      <w:pPr>
        <w:ind w:left="827" w:hanging="259"/>
      </w:pPr>
      <w:rPr>
        <w:rFonts w:ascii="Arial" w:eastAsia="Arial" w:hAnsi="Arial" w:cs="Arial" w:hint="default"/>
        <w:b/>
        <w:bCs/>
        <w:i w:val="0"/>
        <w:iCs w:val="0"/>
        <w:spacing w:val="-1"/>
        <w:w w:val="100"/>
        <w:sz w:val="22"/>
        <w:szCs w:val="22"/>
        <w:lang w:val="es-ES" w:eastAsia="en-US" w:bidi="ar-SA"/>
      </w:rPr>
    </w:lvl>
    <w:lvl w:ilvl="2" w:tplc="6188284C">
      <w:numFmt w:val="bullet"/>
      <w:lvlText w:val="•"/>
      <w:lvlJc w:val="left"/>
      <w:pPr>
        <w:ind w:left="1788" w:hanging="259"/>
      </w:pPr>
      <w:rPr>
        <w:rFonts w:hint="default"/>
        <w:lang w:val="es-ES" w:eastAsia="en-US" w:bidi="ar-SA"/>
      </w:rPr>
    </w:lvl>
    <w:lvl w:ilvl="3" w:tplc="45FEA3D8">
      <w:numFmt w:val="bullet"/>
      <w:lvlText w:val="•"/>
      <w:lvlJc w:val="left"/>
      <w:pPr>
        <w:ind w:left="2716" w:hanging="259"/>
      </w:pPr>
      <w:rPr>
        <w:rFonts w:hint="default"/>
        <w:lang w:val="es-ES" w:eastAsia="en-US" w:bidi="ar-SA"/>
      </w:rPr>
    </w:lvl>
    <w:lvl w:ilvl="4" w:tplc="3E48E564">
      <w:numFmt w:val="bullet"/>
      <w:lvlText w:val="•"/>
      <w:lvlJc w:val="left"/>
      <w:pPr>
        <w:ind w:left="3644" w:hanging="259"/>
      </w:pPr>
      <w:rPr>
        <w:rFonts w:hint="default"/>
        <w:lang w:val="es-ES" w:eastAsia="en-US" w:bidi="ar-SA"/>
      </w:rPr>
    </w:lvl>
    <w:lvl w:ilvl="5" w:tplc="DAFC9D10">
      <w:numFmt w:val="bullet"/>
      <w:lvlText w:val="•"/>
      <w:lvlJc w:val="left"/>
      <w:pPr>
        <w:ind w:left="4573" w:hanging="259"/>
      </w:pPr>
      <w:rPr>
        <w:rFonts w:hint="default"/>
        <w:lang w:val="es-ES" w:eastAsia="en-US" w:bidi="ar-SA"/>
      </w:rPr>
    </w:lvl>
    <w:lvl w:ilvl="6" w:tplc="E0CEE760">
      <w:numFmt w:val="bullet"/>
      <w:lvlText w:val="•"/>
      <w:lvlJc w:val="left"/>
      <w:pPr>
        <w:ind w:left="5501" w:hanging="259"/>
      </w:pPr>
      <w:rPr>
        <w:rFonts w:hint="default"/>
        <w:lang w:val="es-ES" w:eastAsia="en-US" w:bidi="ar-SA"/>
      </w:rPr>
    </w:lvl>
    <w:lvl w:ilvl="7" w:tplc="FB86D384">
      <w:numFmt w:val="bullet"/>
      <w:lvlText w:val="•"/>
      <w:lvlJc w:val="left"/>
      <w:pPr>
        <w:ind w:left="6429" w:hanging="259"/>
      </w:pPr>
      <w:rPr>
        <w:rFonts w:hint="default"/>
        <w:lang w:val="es-ES" w:eastAsia="en-US" w:bidi="ar-SA"/>
      </w:rPr>
    </w:lvl>
    <w:lvl w:ilvl="8" w:tplc="EB2ED9F6">
      <w:numFmt w:val="bullet"/>
      <w:lvlText w:val="•"/>
      <w:lvlJc w:val="left"/>
      <w:pPr>
        <w:ind w:left="7357" w:hanging="259"/>
      </w:pPr>
      <w:rPr>
        <w:rFonts w:hint="default"/>
        <w:lang w:val="es-ES" w:eastAsia="en-US" w:bidi="ar-SA"/>
      </w:rPr>
    </w:lvl>
  </w:abstractNum>
  <w:abstractNum w:abstractNumId="6" w15:restartNumberingAfterBreak="0">
    <w:nsid w:val="429808DF"/>
    <w:multiLevelType w:val="multilevel"/>
    <w:tmpl w:val="E8102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9E6EC5"/>
    <w:multiLevelType w:val="hybridMultilevel"/>
    <w:tmpl w:val="7D744904"/>
    <w:lvl w:ilvl="0" w:tplc="8C7291E2">
      <w:start w:val="1"/>
      <w:numFmt w:val="upperLetter"/>
      <w:lvlText w:val="%1)"/>
      <w:lvlJc w:val="left"/>
      <w:pPr>
        <w:ind w:left="1583" w:hanging="295"/>
      </w:pPr>
      <w:rPr>
        <w:rFonts w:ascii="Arial" w:eastAsia="Arial" w:hAnsi="Arial" w:cs="Arial" w:hint="default"/>
        <w:b/>
        <w:bCs/>
        <w:i w:val="0"/>
        <w:iCs w:val="0"/>
        <w:spacing w:val="0"/>
        <w:w w:val="100"/>
        <w:sz w:val="22"/>
        <w:szCs w:val="22"/>
        <w:lang w:val="es-ES" w:eastAsia="en-US" w:bidi="ar-SA"/>
      </w:rPr>
    </w:lvl>
    <w:lvl w:ilvl="1" w:tplc="0076F92E">
      <w:numFmt w:val="bullet"/>
      <w:lvlText w:val="•"/>
      <w:lvlJc w:val="left"/>
      <w:pPr>
        <w:ind w:left="2343" w:hanging="295"/>
      </w:pPr>
      <w:rPr>
        <w:rFonts w:hint="default"/>
        <w:lang w:val="es-ES" w:eastAsia="en-US" w:bidi="ar-SA"/>
      </w:rPr>
    </w:lvl>
    <w:lvl w:ilvl="2" w:tplc="21808304">
      <w:numFmt w:val="bullet"/>
      <w:lvlText w:val="•"/>
      <w:lvlJc w:val="left"/>
      <w:pPr>
        <w:ind w:left="3106" w:hanging="295"/>
      </w:pPr>
      <w:rPr>
        <w:rFonts w:hint="default"/>
        <w:lang w:val="es-ES" w:eastAsia="en-US" w:bidi="ar-SA"/>
      </w:rPr>
    </w:lvl>
    <w:lvl w:ilvl="3" w:tplc="D4623B0A">
      <w:numFmt w:val="bullet"/>
      <w:lvlText w:val="•"/>
      <w:lvlJc w:val="left"/>
      <w:pPr>
        <w:ind w:left="3870" w:hanging="295"/>
      </w:pPr>
      <w:rPr>
        <w:rFonts w:hint="default"/>
        <w:lang w:val="es-ES" w:eastAsia="en-US" w:bidi="ar-SA"/>
      </w:rPr>
    </w:lvl>
    <w:lvl w:ilvl="4" w:tplc="40D0BFE2">
      <w:numFmt w:val="bullet"/>
      <w:lvlText w:val="•"/>
      <w:lvlJc w:val="left"/>
      <w:pPr>
        <w:ind w:left="4633" w:hanging="295"/>
      </w:pPr>
      <w:rPr>
        <w:rFonts w:hint="default"/>
        <w:lang w:val="es-ES" w:eastAsia="en-US" w:bidi="ar-SA"/>
      </w:rPr>
    </w:lvl>
    <w:lvl w:ilvl="5" w:tplc="CA1E6B36">
      <w:numFmt w:val="bullet"/>
      <w:lvlText w:val="•"/>
      <w:lvlJc w:val="left"/>
      <w:pPr>
        <w:ind w:left="5397" w:hanging="295"/>
      </w:pPr>
      <w:rPr>
        <w:rFonts w:hint="default"/>
        <w:lang w:val="es-ES" w:eastAsia="en-US" w:bidi="ar-SA"/>
      </w:rPr>
    </w:lvl>
    <w:lvl w:ilvl="6" w:tplc="6E52B9AC">
      <w:numFmt w:val="bullet"/>
      <w:lvlText w:val="•"/>
      <w:lvlJc w:val="left"/>
      <w:pPr>
        <w:ind w:left="6160" w:hanging="295"/>
      </w:pPr>
      <w:rPr>
        <w:rFonts w:hint="default"/>
        <w:lang w:val="es-ES" w:eastAsia="en-US" w:bidi="ar-SA"/>
      </w:rPr>
    </w:lvl>
    <w:lvl w:ilvl="7" w:tplc="6D7459F4">
      <w:numFmt w:val="bullet"/>
      <w:lvlText w:val="•"/>
      <w:lvlJc w:val="left"/>
      <w:pPr>
        <w:ind w:left="6924" w:hanging="295"/>
      </w:pPr>
      <w:rPr>
        <w:rFonts w:hint="default"/>
        <w:lang w:val="es-ES" w:eastAsia="en-US" w:bidi="ar-SA"/>
      </w:rPr>
    </w:lvl>
    <w:lvl w:ilvl="8" w:tplc="69FC407E">
      <w:numFmt w:val="bullet"/>
      <w:lvlText w:val="•"/>
      <w:lvlJc w:val="left"/>
      <w:pPr>
        <w:ind w:left="7687" w:hanging="295"/>
      </w:pPr>
      <w:rPr>
        <w:rFonts w:hint="default"/>
        <w:lang w:val="es-ES" w:eastAsia="en-US" w:bidi="ar-SA"/>
      </w:rPr>
    </w:lvl>
  </w:abstractNum>
  <w:abstractNum w:abstractNumId="8" w15:restartNumberingAfterBreak="0">
    <w:nsid w:val="63BD0767"/>
    <w:multiLevelType w:val="multilevel"/>
    <w:tmpl w:val="4E48734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2B229B"/>
    <w:multiLevelType w:val="hybridMultilevel"/>
    <w:tmpl w:val="A02AE438"/>
    <w:lvl w:ilvl="0" w:tplc="B7049A22">
      <w:start w:val="1"/>
      <w:numFmt w:val="upperRoman"/>
      <w:lvlText w:val="%1."/>
      <w:lvlJc w:val="left"/>
      <w:pPr>
        <w:ind w:left="1288" w:hanging="483"/>
        <w:jc w:val="right"/>
      </w:pPr>
      <w:rPr>
        <w:rFonts w:ascii="Arial" w:eastAsia="Arial" w:hAnsi="Arial" w:cs="Arial" w:hint="default"/>
        <w:b/>
        <w:bCs/>
        <w:i w:val="0"/>
        <w:iCs w:val="0"/>
        <w:spacing w:val="0"/>
        <w:w w:val="100"/>
        <w:sz w:val="22"/>
        <w:szCs w:val="22"/>
        <w:lang w:val="es-ES" w:eastAsia="en-US" w:bidi="ar-SA"/>
      </w:rPr>
    </w:lvl>
    <w:lvl w:ilvl="1" w:tplc="A45E36B4">
      <w:start w:val="1"/>
      <w:numFmt w:val="decimal"/>
      <w:lvlText w:val="%2."/>
      <w:lvlJc w:val="left"/>
      <w:pPr>
        <w:ind w:left="1288" w:hanging="360"/>
      </w:pPr>
      <w:rPr>
        <w:rFonts w:ascii="Arial MT" w:eastAsia="Arial MT" w:hAnsi="Arial MT" w:cs="Arial MT" w:hint="default"/>
        <w:b w:val="0"/>
        <w:bCs w:val="0"/>
        <w:i w:val="0"/>
        <w:iCs w:val="0"/>
        <w:spacing w:val="-1"/>
        <w:w w:val="100"/>
        <w:sz w:val="22"/>
        <w:szCs w:val="22"/>
        <w:lang w:val="es-ES" w:eastAsia="en-US" w:bidi="ar-SA"/>
      </w:rPr>
    </w:lvl>
    <w:lvl w:ilvl="2" w:tplc="E3A613AC">
      <w:numFmt w:val="bullet"/>
      <w:lvlText w:val="•"/>
      <w:lvlJc w:val="left"/>
      <w:pPr>
        <w:ind w:left="1429" w:hanging="142"/>
      </w:pPr>
      <w:rPr>
        <w:rFonts w:ascii="Arial MT" w:eastAsia="Arial MT" w:hAnsi="Arial MT" w:cs="Arial MT" w:hint="default"/>
        <w:b w:val="0"/>
        <w:bCs w:val="0"/>
        <w:i w:val="0"/>
        <w:iCs w:val="0"/>
        <w:spacing w:val="0"/>
        <w:w w:val="100"/>
        <w:sz w:val="22"/>
        <w:szCs w:val="22"/>
        <w:lang w:val="es-ES" w:eastAsia="en-US" w:bidi="ar-SA"/>
      </w:rPr>
    </w:lvl>
    <w:lvl w:ilvl="3" w:tplc="208E46D0">
      <w:numFmt w:val="bullet"/>
      <w:lvlText w:val="•"/>
      <w:lvlJc w:val="left"/>
      <w:pPr>
        <w:ind w:left="2394" w:hanging="142"/>
      </w:pPr>
      <w:rPr>
        <w:rFonts w:hint="default"/>
        <w:lang w:val="es-ES" w:eastAsia="en-US" w:bidi="ar-SA"/>
      </w:rPr>
    </w:lvl>
    <w:lvl w:ilvl="4" w:tplc="0AC0EC0A">
      <w:numFmt w:val="bullet"/>
      <w:lvlText w:val="•"/>
      <w:lvlJc w:val="left"/>
      <w:pPr>
        <w:ind w:left="3368" w:hanging="142"/>
      </w:pPr>
      <w:rPr>
        <w:rFonts w:hint="default"/>
        <w:lang w:val="es-ES" w:eastAsia="en-US" w:bidi="ar-SA"/>
      </w:rPr>
    </w:lvl>
    <w:lvl w:ilvl="5" w:tplc="F06A9F10">
      <w:numFmt w:val="bullet"/>
      <w:lvlText w:val="•"/>
      <w:lvlJc w:val="left"/>
      <w:pPr>
        <w:ind w:left="4342" w:hanging="142"/>
      </w:pPr>
      <w:rPr>
        <w:rFonts w:hint="default"/>
        <w:lang w:val="es-ES" w:eastAsia="en-US" w:bidi="ar-SA"/>
      </w:rPr>
    </w:lvl>
    <w:lvl w:ilvl="6" w:tplc="A448DC40">
      <w:numFmt w:val="bullet"/>
      <w:lvlText w:val="•"/>
      <w:lvlJc w:val="left"/>
      <w:pPr>
        <w:ind w:left="5317" w:hanging="142"/>
      </w:pPr>
      <w:rPr>
        <w:rFonts w:hint="default"/>
        <w:lang w:val="es-ES" w:eastAsia="en-US" w:bidi="ar-SA"/>
      </w:rPr>
    </w:lvl>
    <w:lvl w:ilvl="7" w:tplc="101C5DD0">
      <w:numFmt w:val="bullet"/>
      <w:lvlText w:val="•"/>
      <w:lvlJc w:val="left"/>
      <w:pPr>
        <w:ind w:left="6291" w:hanging="142"/>
      </w:pPr>
      <w:rPr>
        <w:rFonts w:hint="default"/>
        <w:lang w:val="es-ES" w:eastAsia="en-US" w:bidi="ar-SA"/>
      </w:rPr>
    </w:lvl>
    <w:lvl w:ilvl="8" w:tplc="57FA7C8C">
      <w:numFmt w:val="bullet"/>
      <w:lvlText w:val="•"/>
      <w:lvlJc w:val="left"/>
      <w:pPr>
        <w:ind w:left="7265" w:hanging="142"/>
      </w:pPr>
      <w:rPr>
        <w:rFonts w:hint="default"/>
        <w:lang w:val="es-ES" w:eastAsia="en-US" w:bidi="ar-SA"/>
      </w:rPr>
    </w:lvl>
  </w:abstractNum>
  <w:abstractNum w:abstractNumId="10" w15:restartNumberingAfterBreak="0">
    <w:nsid w:val="76CF2BB6"/>
    <w:multiLevelType w:val="hybridMultilevel"/>
    <w:tmpl w:val="1FD6A93E"/>
    <w:lvl w:ilvl="0" w:tplc="42E6E464">
      <w:start w:val="1"/>
      <w:numFmt w:val="upperLetter"/>
      <w:lvlText w:val="%1."/>
      <w:lvlJc w:val="left"/>
      <w:pPr>
        <w:ind w:left="851" w:hanging="284"/>
      </w:pPr>
      <w:rPr>
        <w:rFonts w:ascii="Arial" w:eastAsia="Arial" w:hAnsi="Arial" w:cs="Arial" w:hint="default"/>
        <w:b/>
        <w:bCs/>
        <w:i w:val="0"/>
        <w:iCs w:val="0"/>
        <w:spacing w:val="0"/>
        <w:w w:val="100"/>
        <w:sz w:val="22"/>
        <w:szCs w:val="22"/>
        <w:lang w:val="es-ES" w:eastAsia="en-US" w:bidi="ar-SA"/>
      </w:rPr>
    </w:lvl>
    <w:lvl w:ilvl="1" w:tplc="9376B97C">
      <w:start w:val="1"/>
      <w:numFmt w:val="decimal"/>
      <w:lvlText w:val="%2."/>
      <w:lvlJc w:val="left"/>
      <w:pPr>
        <w:ind w:left="1288" w:hanging="360"/>
      </w:pPr>
      <w:rPr>
        <w:rFonts w:ascii="Arial MT" w:eastAsia="Arial MT" w:hAnsi="Arial MT" w:cs="Arial MT" w:hint="default"/>
        <w:b w:val="0"/>
        <w:bCs w:val="0"/>
        <w:i w:val="0"/>
        <w:iCs w:val="0"/>
        <w:spacing w:val="-1"/>
        <w:w w:val="100"/>
        <w:sz w:val="22"/>
        <w:szCs w:val="22"/>
        <w:lang w:val="es-ES" w:eastAsia="en-US" w:bidi="ar-SA"/>
      </w:rPr>
    </w:lvl>
    <w:lvl w:ilvl="2" w:tplc="71D8CBFA">
      <w:numFmt w:val="bullet"/>
      <w:lvlText w:val="•"/>
      <w:lvlJc w:val="left"/>
      <w:pPr>
        <w:ind w:left="2161" w:hanging="360"/>
      </w:pPr>
      <w:rPr>
        <w:rFonts w:hint="default"/>
        <w:lang w:val="es-ES" w:eastAsia="en-US" w:bidi="ar-SA"/>
      </w:rPr>
    </w:lvl>
    <w:lvl w:ilvl="3" w:tplc="D5526A26">
      <w:numFmt w:val="bullet"/>
      <w:lvlText w:val="•"/>
      <w:lvlJc w:val="left"/>
      <w:pPr>
        <w:ind w:left="3043" w:hanging="360"/>
      </w:pPr>
      <w:rPr>
        <w:rFonts w:hint="default"/>
        <w:lang w:val="es-ES" w:eastAsia="en-US" w:bidi="ar-SA"/>
      </w:rPr>
    </w:lvl>
    <w:lvl w:ilvl="4" w:tplc="B66A7A1E">
      <w:numFmt w:val="bullet"/>
      <w:lvlText w:val="•"/>
      <w:lvlJc w:val="left"/>
      <w:pPr>
        <w:ind w:left="3924" w:hanging="360"/>
      </w:pPr>
      <w:rPr>
        <w:rFonts w:hint="default"/>
        <w:lang w:val="es-ES" w:eastAsia="en-US" w:bidi="ar-SA"/>
      </w:rPr>
    </w:lvl>
    <w:lvl w:ilvl="5" w:tplc="57527948">
      <w:numFmt w:val="bullet"/>
      <w:lvlText w:val="•"/>
      <w:lvlJc w:val="left"/>
      <w:pPr>
        <w:ind w:left="4806" w:hanging="360"/>
      </w:pPr>
      <w:rPr>
        <w:rFonts w:hint="default"/>
        <w:lang w:val="es-ES" w:eastAsia="en-US" w:bidi="ar-SA"/>
      </w:rPr>
    </w:lvl>
    <w:lvl w:ilvl="6" w:tplc="3ACE793E">
      <w:numFmt w:val="bullet"/>
      <w:lvlText w:val="•"/>
      <w:lvlJc w:val="left"/>
      <w:pPr>
        <w:ind w:left="5688" w:hanging="360"/>
      </w:pPr>
      <w:rPr>
        <w:rFonts w:hint="default"/>
        <w:lang w:val="es-ES" w:eastAsia="en-US" w:bidi="ar-SA"/>
      </w:rPr>
    </w:lvl>
    <w:lvl w:ilvl="7" w:tplc="C82AA794">
      <w:numFmt w:val="bullet"/>
      <w:lvlText w:val="•"/>
      <w:lvlJc w:val="left"/>
      <w:pPr>
        <w:ind w:left="6569" w:hanging="360"/>
      </w:pPr>
      <w:rPr>
        <w:rFonts w:hint="default"/>
        <w:lang w:val="es-ES" w:eastAsia="en-US" w:bidi="ar-SA"/>
      </w:rPr>
    </w:lvl>
    <w:lvl w:ilvl="8" w:tplc="828CAAA6">
      <w:numFmt w:val="bullet"/>
      <w:lvlText w:val="•"/>
      <w:lvlJc w:val="left"/>
      <w:pPr>
        <w:ind w:left="7451" w:hanging="360"/>
      </w:pPr>
      <w:rPr>
        <w:rFonts w:hint="default"/>
        <w:lang w:val="es-ES" w:eastAsia="en-US" w:bidi="ar-SA"/>
      </w:rPr>
    </w:lvl>
  </w:abstractNum>
  <w:abstractNum w:abstractNumId="11" w15:restartNumberingAfterBreak="0">
    <w:nsid w:val="7C617B0A"/>
    <w:multiLevelType w:val="multilevel"/>
    <w:tmpl w:val="1868B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6236083">
    <w:abstractNumId w:val="3"/>
  </w:num>
  <w:num w:numId="2" w16cid:durableId="1198005749">
    <w:abstractNumId w:val="10"/>
  </w:num>
  <w:num w:numId="3" w16cid:durableId="238908472">
    <w:abstractNumId w:val="4"/>
  </w:num>
  <w:num w:numId="4" w16cid:durableId="1386223327">
    <w:abstractNumId w:val="5"/>
  </w:num>
  <w:num w:numId="5" w16cid:durableId="1637103518">
    <w:abstractNumId w:val="0"/>
  </w:num>
  <w:num w:numId="6" w16cid:durableId="627006843">
    <w:abstractNumId w:val="7"/>
  </w:num>
  <w:num w:numId="7" w16cid:durableId="398410391">
    <w:abstractNumId w:val="9"/>
  </w:num>
  <w:num w:numId="8" w16cid:durableId="466357972">
    <w:abstractNumId w:val="6"/>
  </w:num>
  <w:num w:numId="9" w16cid:durableId="1118989863">
    <w:abstractNumId w:val="11"/>
  </w:num>
  <w:num w:numId="10" w16cid:durableId="1046487478">
    <w:abstractNumId w:val="2"/>
  </w:num>
  <w:num w:numId="11" w16cid:durableId="43480770">
    <w:abstractNumId w:val="8"/>
  </w:num>
  <w:num w:numId="12" w16cid:durableId="207998273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mila Persichini">
    <w15:presenceInfo w15:providerId="AD" w15:userId="S::cpersichini@libraseguros.com.ar::20527f79-817d-428f-aeb3-267a5b8abd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511"/>
    <w:rsid w:val="0006198A"/>
    <w:rsid w:val="000B55B3"/>
    <w:rsid w:val="00110783"/>
    <w:rsid w:val="0019511F"/>
    <w:rsid w:val="001C3BC6"/>
    <w:rsid w:val="00254006"/>
    <w:rsid w:val="002C4B23"/>
    <w:rsid w:val="00325A85"/>
    <w:rsid w:val="003835AA"/>
    <w:rsid w:val="003B0BCB"/>
    <w:rsid w:val="003D4DC2"/>
    <w:rsid w:val="004E3645"/>
    <w:rsid w:val="005C22C1"/>
    <w:rsid w:val="0067478D"/>
    <w:rsid w:val="00792D53"/>
    <w:rsid w:val="007A626D"/>
    <w:rsid w:val="007D2072"/>
    <w:rsid w:val="00812377"/>
    <w:rsid w:val="0084304F"/>
    <w:rsid w:val="00870038"/>
    <w:rsid w:val="008B0511"/>
    <w:rsid w:val="0090745C"/>
    <w:rsid w:val="009A3A46"/>
    <w:rsid w:val="00A12249"/>
    <w:rsid w:val="00A7035D"/>
    <w:rsid w:val="00A75798"/>
    <w:rsid w:val="00A75DD7"/>
    <w:rsid w:val="00A81C84"/>
    <w:rsid w:val="00AD18AD"/>
    <w:rsid w:val="00B1200B"/>
    <w:rsid w:val="00B20627"/>
    <w:rsid w:val="00B26BA3"/>
    <w:rsid w:val="00B56C59"/>
    <w:rsid w:val="00B921A6"/>
    <w:rsid w:val="00BC2EE4"/>
    <w:rsid w:val="00C11B73"/>
    <w:rsid w:val="00D568AF"/>
    <w:rsid w:val="00DB08D0"/>
    <w:rsid w:val="00DB6868"/>
    <w:rsid w:val="00DE5BDC"/>
    <w:rsid w:val="00DE7DF1"/>
    <w:rsid w:val="00E966A7"/>
    <w:rsid w:val="00EE2D87"/>
    <w:rsid w:val="00EF3AA6"/>
    <w:rsid w:val="00F13EC8"/>
    <w:rsid w:val="00F178A5"/>
    <w:rsid w:val="00F866D4"/>
    <w:rsid w:val="00FA0E1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45204"/>
  <w15:docId w15:val="{94344751-F125-4C39-8BC7-D3C08A98B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1288"/>
      <w:outlineLvl w:val="0"/>
    </w:pPr>
    <w:rPr>
      <w:rFonts w:ascii="Arial" w:eastAsia="Arial" w:hAnsi="Arial" w:cs="Arial"/>
      <w:b/>
      <w:bCs/>
      <w:u w:val="single" w:color="000000"/>
    </w:rPr>
  </w:style>
  <w:style w:type="paragraph" w:styleId="Ttulo2">
    <w:name w:val="heading 2"/>
    <w:basedOn w:val="Normal"/>
    <w:uiPriority w:val="9"/>
    <w:unhideWhenUsed/>
    <w:qFormat/>
    <w:pPr>
      <w:ind w:left="826" w:hanging="258"/>
      <w:outlineLvl w:val="1"/>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1288"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FA0E13"/>
    <w:rPr>
      <w:rFonts w:ascii="Times New Roman" w:hAnsi="Times New Roman" w:cs="Times New Roman"/>
      <w:sz w:val="24"/>
      <w:szCs w:val="24"/>
    </w:rPr>
  </w:style>
  <w:style w:type="paragraph" w:styleId="Revisin">
    <w:name w:val="Revision"/>
    <w:hidden/>
    <w:uiPriority w:val="99"/>
    <w:semiHidden/>
    <w:rsid w:val="000B55B3"/>
    <w:pPr>
      <w:widowControl/>
      <w:autoSpaceDE/>
      <w:autoSpaceDN/>
    </w:pPr>
    <w:rPr>
      <w:rFonts w:ascii="Arial MT" w:eastAsia="Arial MT" w:hAnsi="Arial MT" w:cs="Arial MT"/>
      <w:lang w:val="es-ES"/>
    </w:rPr>
  </w:style>
  <w:style w:type="character" w:styleId="Refdecomentario">
    <w:name w:val="annotation reference"/>
    <w:basedOn w:val="Fuentedeprrafopredeter"/>
    <w:uiPriority w:val="99"/>
    <w:semiHidden/>
    <w:unhideWhenUsed/>
    <w:rsid w:val="00A12249"/>
    <w:rPr>
      <w:sz w:val="16"/>
      <w:szCs w:val="16"/>
    </w:rPr>
  </w:style>
  <w:style w:type="paragraph" w:styleId="Textocomentario">
    <w:name w:val="annotation text"/>
    <w:basedOn w:val="Normal"/>
    <w:link w:val="TextocomentarioCar"/>
    <w:uiPriority w:val="99"/>
    <w:unhideWhenUsed/>
    <w:rsid w:val="00A12249"/>
    <w:rPr>
      <w:sz w:val="20"/>
      <w:szCs w:val="20"/>
    </w:rPr>
  </w:style>
  <w:style w:type="character" w:customStyle="1" w:styleId="TextocomentarioCar">
    <w:name w:val="Texto comentario Car"/>
    <w:basedOn w:val="Fuentedeprrafopredeter"/>
    <w:link w:val="Textocomentario"/>
    <w:uiPriority w:val="99"/>
    <w:rsid w:val="00A12249"/>
    <w:rPr>
      <w:rFonts w:ascii="Arial MT" w:eastAsia="Arial MT" w:hAnsi="Arial MT" w:cs="Arial MT"/>
      <w:sz w:val="20"/>
      <w:szCs w:val="20"/>
      <w:lang w:val="es-ES"/>
    </w:rPr>
  </w:style>
  <w:style w:type="paragraph" w:styleId="Asuntodelcomentario">
    <w:name w:val="annotation subject"/>
    <w:basedOn w:val="Textocomentario"/>
    <w:next w:val="Textocomentario"/>
    <w:link w:val="AsuntodelcomentarioCar"/>
    <w:uiPriority w:val="99"/>
    <w:semiHidden/>
    <w:unhideWhenUsed/>
    <w:rsid w:val="00A12249"/>
    <w:rPr>
      <w:b/>
      <w:bCs/>
    </w:rPr>
  </w:style>
  <w:style w:type="character" w:customStyle="1" w:styleId="AsuntodelcomentarioCar">
    <w:name w:val="Asunto del comentario Car"/>
    <w:basedOn w:val="TextocomentarioCar"/>
    <w:link w:val="Asuntodelcomentario"/>
    <w:uiPriority w:val="99"/>
    <w:semiHidden/>
    <w:rsid w:val="00A12249"/>
    <w:rPr>
      <w:rFonts w:ascii="Arial MT" w:eastAsia="Arial MT" w:hAnsi="Arial MT" w:cs="Arial MT"/>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3D58D8-85EC-4EBE-8220-2E8219A9D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22</Pages>
  <Words>7458</Words>
  <Characters>41023</Characters>
  <Application>Microsoft Office Word</Application>
  <DocSecurity>0</DocSecurity>
  <Lines>341</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leandro prati</dc:creator>
  <cp:lastModifiedBy>Camila Persichini</cp:lastModifiedBy>
  <cp:revision>14</cp:revision>
  <cp:lastPrinted>2026-01-28T13:32:00Z</cp:lastPrinted>
  <dcterms:created xsi:type="dcterms:W3CDTF">2026-01-29T17:42:00Z</dcterms:created>
  <dcterms:modified xsi:type="dcterms:W3CDTF">2026-02-03T19:24:00Z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2026-01-22T00:00:00Z</vt:filetime>
  </property>
  <property fmtid="{D5CDD505-2E9C-101B-9397-08002B2CF9AE}" pid="3" name="Creator">
    <vt:lpwstr>Microsoft® Word para Microsoft 365</vt:lpwstr>
  </property>
  <property fmtid="{D5CDD505-2E9C-101B-9397-08002B2CF9AE}" pid="4" name="LastSaved">
    <vt:filetime>2026-01-23T00:00:00Z</vt:filetime>
  </property>
  <property fmtid="{D5CDD505-2E9C-101B-9397-08002B2CF9AE}" pid="5" name="Producer">
    <vt:lpwstr>Microsoft® Word para Microsoft 365</vt:lpwstr>
  </property>
</Properties>
</file>