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ED0E" w14:textId="77777777" w:rsidR="00F92090" w:rsidRPr="00D102E6" w:rsidRDefault="00F92090" w:rsidP="00D102E6">
      <w:pPr>
        <w:spacing w:line="360" w:lineRule="auto"/>
        <w:ind w:firstLine="709"/>
        <w:jc w:val="both"/>
        <w:rPr>
          <w:rFonts w:ascii="Arial" w:hAnsi="Arial" w:cs="Arial"/>
          <w:b/>
          <w:bCs/>
          <w:u w:val="single"/>
        </w:rPr>
      </w:pPr>
      <w:r w:rsidRPr="00D102E6">
        <w:rPr>
          <w:rFonts w:ascii="Arial" w:hAnsi="Arial" w:cs="Arial"/>
          <w:b/>
          <w:bCs/>
          <w:u w:val="single"/>
        </w:rPr>
        <w:t>CONTESTA DEMANDA CITADA EN GARANTÍA – OFRECE PRUEBA</w:t>
      </w:r>
    </w:p>
    <w:p w14:paraId="3ED7307E"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Señor Juez: </w:t>
      </w:r>
    </w:p>
    <w:p w14:paraId="606C15BB" w14:textId="5BE8FB98" w:rsidR="00F92090" w:rsidRPr="00D102E6" w:rsidRDefault="00F92090" w:rsidP="00D102E6">
      <w:pPr>
        <w:spacing w:line="360" w:lineRule="auto"/>
        <w:ind w:firstLine="709"/>
        <w:jc w:val="both"/>
        <w:rPr>
          <w:rFonts w:ascii="Arial" w:hAnsi="Arial" w:cs="Arial"/>
        </w:rPr>
      </w:pPr>
      <w:r w:rsidRPr="00D102E6">
        <w:rPr>
          <w:rFonts w:ascii="Arial" w:hAnsi="Arial" w:cs="Arial"/>
          <w:b/>
          <w:bCs/>
        </w:rPr>
        <w:t xml:space="preserve">DIAZ MARIANA ALEJANDRA (T 143 F 869 CPACF, CUIT 27356400874, </w:t>
      </w:r>
      <w:proofErr w:type="spellStart"/>
      <w:r w:rsidRPr="00D102E6">
        <w:rPr>
          <w:rFonts w:ascii="Arial" w:hAnsi="Arial" w:cs="Arial"/>
          <w:b/>
          <w:bCs/>
        </w:rPr>
        <w:t>Monotributista</w:t>
      </w:r>
      <w:proofErr w:type="spellEnd"/>
      <w:r w:rsidRPr="00D102E6">
        <w:rPr>
          <w:rFonts w:ascii="Arial" w:hAnsi="Arial" w:cs="Arial"/>
          <w:b/>
          <w:bCs/>
        </w:rPr>
        <w:t>)</w:t>
      </w:r>
      <w:r w:rsidRPr="00D102E6">
        <w:rPr>
          <w:rFonts w:ascii="Arial" w:hAnsi="Arial" w:cs="Arial"/>
        </w:rPr>
        <w:t xml:space="preserve">, letrada, mail: </w:t>
      </w:r>
      <w:ins w:id="0" w:author="Julieta A. Rodriguez" w:date="2026-02-02T10:09:00Z" w16du:dateUtc="2026-02-02T13:09:00Z">
        <w:r w:rsidRPr="00D102E6">
          <w:rPr>
            <w:rFonts w:ascii="Arial" w:hAnsi="Arial" w:cs="Arial"/>
          </w:rPr>
          <w:fldChar w:fldCharType="begin"/>
        </w:r>
        <w:r w:rsidRPr="00D102E6">
          <w:rPr>
            <w:rFonts w:ascii="Arial" w:hAnsi="Arial" w:cs="Arial"/>
          </w:rPr>
          <w:instrText>HYPERLINK "mailto:"</w:instrText>
        </w:r>
        <w:r w:rsidRPr="00D102E6">
          <w:rPr>
            <w:rFonts w:ascii="Arial" w:hAnsi="Arial" w:cs="Arial"/>
          </w:rPr>
        </w:r>
        <w:r w:rsidRPr="00D102E6">
          <w:rPr>
            <w:rFonts w:ascii="Arial" w:hAnsi="Arial" w:cs="Arial"/>
          </w:rPr>
          <w:fldChar w:fldCharType="end"/>
        </w:r>
      </w:ins>
      <w:r w:rsidRPr="00D102E6">
        <w:rPr>
          <w:rFonts w:ascii="Arial" w:hAnsi="Arial" w:cs="Arial"/>
          <w:b/>
          <w:bCs/>
        </w:rPr>
        <w:t>jrodriguez@libraseguros.com.ar</w:t>
      </w:r>
      <w:r w:rsidRPr="00D102E6">
        <w:rPr>
          <w:rFonts w:ascii="Arial" w:hAnsi="Arial" w:cs="Arial"/>
        </w:rPr>
        <w:t xml:space="preserve">, constituyendo domicilio legal en la calle Olazabal 1515 5to OF 505, CEL 1168973780 y con domicilio electrónico 27356400874, en los autos caratulados: " </w:t>
      </w:r>
      <w:r w:rsidRPr="00D102E6">
        <w:rPr>
          <w:rFonts w:ascii="Arial" w:hAnsi="Arial" w:cs="Arial"/>
          <w:b/>
          <w:bCs/>
        </w:rPr>
        <w:br/>
        <w:t>GONZALEZ, MAURO AGUSTIN C/ DEVESA RAMIREZ, CAMILA SOL Y OTROS S/DAÑOS Y PERJUICIOS (ACC.TRAN. C/LES. O MUERTE)"</w:t>
      </w:r>
      <w:r w:rsidRPr="00D102E6">
        <w:rPr>
          <w:rFonts w:ascii="Arial" w:hAnsi="Arial" w:cs="Arial"/>
        </w:rPr>
        <w:t xml:space="preserve"> </w:t>
      </w:r>
      <w:r w:rsidRPr="00D102E6">
        <w:rPr>
          <w:rFonts w:ascii="Arial" w:hAnsi="Arial" w:cs="Arial"/>
          <w:b/>
          <w:bCs/>
        </w:rPr>
        <w:t xml:space="preserve">(Expediente </w:t>
      </w:r>
      <w:proofErr w:type="spellStart"/>
      <w:r w:rsidRPr="00D102E6">
        <w:rPr>
          <w:rFonts w:ascii="Arial" w:hAnsi="Arial" w:cs="Arial"/>
          <w:b/>
          <w:bCs/>
        </w:rPr>
        <w:t>N°</w:t>
      </w:r>
      <w:proofErr w:type="spellEnd"/>
      <w:r w:rsidRPr="00D102E6">
        <w:rPr>
          <w:rFonts w:ascii="Arial" w:hAnsi="Arial" w:cs="Arial"/>
          <w:b/>
          <w:bCs/>
        </w:rPr>
        <w:t xml:space="preserve"> 80022/2025)</w:t>
      </w:r>
      <w:r w:rsidRPr="00D102E6">
        <w:rPr>
          <w:rFonts w:ascii="Arial" w:hAnsi="Arial" w:cs="Arial"/>
        </w:rPr>
        <w:t>, a V.S. me presento y digo:</w:t>
      </w:r>
      <w:ins w:id="1" w:author="Julieta Rodriguez" w:date="2026-02-02T10:09:00Z" w16du:dateUtc="2026-02-02T13:09:00Z">
        <w:r w:rsidRPr="00D102E6">
          <w:rPr>
            <w:rFonts w:ascii="Arial" w:hAnsi="Arial" w:cs="Arial"/>
          </w:rPr>
          <w:t xml:space="preserve">     </w:t>
        </w:r>
      </w:ins>
    </w:p>
    <w:p w14:paraId="26FB170D" w14:textId="77777777" w:rsidR="00F92090" w:rsidRPr="00D102E6" w:rsidRDefault="00F92090" w:rsidP="00D102E6">
      <w:pPr>
        <w:numPr>
          <w:ilvl w:val="0"/>
          <w:numId w:val="1"/>
        </w:numPr>
        <w:spacing w:line="360" w:lineRule="auto"/>
        <w:ind w:firstLine="709"/>
        <w:jc w:val="both"/>
        <w:rPr>
          <w:rFonts w:ascii="Arial" w:hAnsi="Arial" w:cs="Arial"/>
          <w:b/>
          <w:bCs/>
        </w:rPr>
      </w:pPr>
      <w:r w:rsidRPr="00D102E6">
        <w:rPr>
          <w:rFonts w:ascii="Arial" w:hAnsi="Arial" w:cs="Arial"/>
          <w:b/>
          <w:bCs/>
          <w:u w:val="single"/>
        </w:rPr>
        <w:t>PERSONERIA</w:t>
      </w:r>
    </w:p>
    <w:p w14:paraId="09B00972"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Que tal como surge de la copia de poder general que acompaño, que declaro bajo juramento es fiel a su original que se encuentra vigente, soy mandataria de </w:t>
      </w:r>
      <w:r w:rsidRPr="00D102E6">
        <w:rPr>
          <w:rFonts w:ascii="Arial" w:hAnsi="Arial" w:cs="Arial"/>
          <w:b/>
          <w:bCs/>
        </w:rPr>
        <w:t xml:space="preserve">LIBRA COMPAÑIA ARGENTINA DE SEGUROS S.A., </w:t>
      </w:r>
      <w:r w:rsidRPr="00D102E6">
        <w:rPr>
          <w:rFonts w:ascii="Arial" w:hAnsi="Arial" w:cs="Arial"/>
        </w:rPr>
        <w:t xml:space="preserve">con domicilio real en Olazábal 1515, piso 5 </w:t>
      </w:r>
      <w:proofErr w:type="spellStart"/>
      <w:r w:rsidRPr="00D102E6">
        <w:rPr>
          <w:rFonts w:ascii="Arial" w:hAnsi="Arial" w:cs="Arial"/>
        </w:rPr>
        <w:t>of</w:t>
      </w:r>
      <w:proofErr w:type="spellEnd"/>
      <w:r w:rsidRPr="00D102E6">
        <w:rPr>
          <w:rFonts w:ascii="Arial" w:hAnsi="Arial" w:cs="Arial"/>
        </w:rPr>
        <w:t xml:space="preserve">. 505, de la Ciudad de Buenos Aires. </w:t>
      </w:r>
    </w:p>
    <w:p w14:paraId="416704F9"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En el carácter invocado, vengo a contestar la citación en garantía que se le ha cursado a mi </w:t>
      </w:r>
      <w:proofErr w:type="spellStart"/>
      <w:r w:rsidRPr="00D102E6">
        <w:rPr>
          <w:rFonts w:ascii="Arial" w:hAnsi="Arial" w:cs="Arial"/>
        </w:rPr>
        <w:t>conferente</w:t>
      </w:r>
      <w:proofErr w:type="spellEnd"/>
      <w:r w:rsidRPr="00D102E6">
        <w:rPr>
          <w:rFonts w:ascii="Arial" w:hAnsi="Arial" w:cs="Arial"/>
        </w:rPr>
        <w:t>, solicitando su total rechazo con costas. </w:t>
      </w:r>
    </w:p>
    <w:p w14:paraId="2836A4E4" w14:textId="77777777" w:rsidR="00F92090" w:rsidRPr="00D102E6" w:rsidRDefault="00F92090" w:rsidP="00D102E6">
      <w:pPr>
        <w:pStyle w:val="Prrafodelista"/>
        <w:numPr>
          <w:ilvl w:val="0"/>
          <w:numId w:val="1"/>
        </w:numPr>
        <w:spacing w:line="360" w:lineRule="auto"/>
        <w:ind w:firstLine="709"/>
        <w:jc w:val="both"/>
        <w:rPr>
          <w:rFonts w:ascii="Arial" w:hAnsi="Arial" w:cs="Arial"/>
          <w:b/>
          <w:bCs/>
        </w:rPr>
      </w:pPr>
      <w:r w:rsidRPr="00D102E6">
        <w:rPr>
          <w:rFonts w:ascii="Arial" w:hAnsi="Arial" w:cs="Arial"/>
          <w:b/>
          <w:bCs/>
          <w:u w:val="single"/>
        </w:rPr>
        <w:t>OBJETO</w:t>
      </w:r>
    </w:p>
    <w:p w14:paraId="53608FE6" w14:textId="259D3AF0"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Que, en el carácter invocado, vengo por el presente a contestar, en legal tiempo y forma, la citación en garantía cursada en estas actuaciones, </w:t>
      </w:r>
      <w:r w:rsidRPr="00D102E6">
        <w:rPr>
          <w:rFonts w:ascii="Arial" w:hAnsi="Arial" w:cs="Arial"/>
          <w:u w:val="single"/>
        </w:rPr>
        <w:t>notificada por cédula el 25 de febrero de 202</w:t>
      </w:r>
      <w:r w:rsidR="00776BAA" w:rsidRPr="00D102E6">
        <w:rPr>
          <w:rFonts w:ascii="Arial" w:hAnsi="Arial" w:cs="Arial"/>
          <w:u w:val="single"/>
        </w:rPr>
        <w:t>6</w:t>
      </w:r>
      <w:r w:rsidRPr="00D102E6">
        <w:rPr>
          <w:rFonts w:ascii="Arial" w:hAnsi="Arial" w:cs="Arial"/>
          <w:u w:val="single"/>
        </w:rPr>
        <w:t>, cuyo vencimiento opera el 18 de marzo de 2026. </w:t>
      </w:r>
    </w:p>
    <w:p w14:paraId="3A7D58ED" w14:textId="77777777" w:rsidR="00F92090" w:rsidRPr="00D102E6" w:rsidRDefault="00F920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PÓLIZA </w:t>
      </w:r>
    </w:p>
    <w:p w14:paraId="75C944ED" w14:textId="1DC1C959"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Mi mandante emitió la póliza </w:t>
      </w:r>
      <w:r w:rsidR="00D9634D" w:rsidRPr="00D102E6">
        <w:rPr>
          <w:rFonts w:ascii="Arial" w:hAnsi="Arial" w:cs="Arial"/>
        </w:rPr>
        <w:t xml:space="preserve">944743 </w:t>
      </w:r>
      <w:r w:rsidRPr="00D102E6">
        <w:rPr>
          <w:rFonts w:ascii="Arial" w:hAnsi="Arial" w:cs="Arial"/>
        </w:rPr>
        <w:t xml:space="preserve">que amparaba -entre otros riesgos- por el de responsabilidad civil hacia terceros, al vehículo </w:t>
      </w:r>
      <w:r w:rsidR="00B753D1" w:rsidRPr="00D102E6">
        <w:rPr>
          <w:rFonts w:ascii="Arial" w:hAnsi="Arial" w:cs="Arial"/>
        </w:rPr>
        <w:t>marca PEUGEOT modelo 405 2.0 SR dominio TFZ744</w:t>
      </w:r>
      <w:r w:rsidRPr="00D102E6">
        <w:rPr>
          <w:rFonts w:ascii="Arial" w:hAnsi="Arial" w:cs="Arial"/>
        </w:rPr>
        <w:t xml:space="preserve">, a nombre de </w:t>
      </w:r>
      <w:r w:rsidR="00D9634D" w:rsidRPr="00D102E6">
        <w:rPr>
          <w:rFonts w:ascii="Arial" w:hAnsi="Arial" w:cs="Arial"/>
        </w:rPr>
        <w:t>DEVESA CAMILA SOL</w:t>
      </w:r>
      <w:r w:rsidRPr="00D102E6">
        <w:rPr>
          <w:rFonts w:ascii="Arial" w:hAnsi="Arial" w:cs="Arial"/>
        </w:rPr>
        <w:t xml:space="preserve">, con una vigencia desde el </w:t>
      </w:r>
      <w:r w:rsidR="00D9634D" w:rsidRPr="00D102E6">
        <w:rPr>
          <w:rFonts w:ascii="Arial" w:hAnsi="Arial" w:cs="Arial"/>
        </w:rPr>
        <w:t>15/12/2023</w:t>
      </w:r>
      <w:r w:rsidRPr="00D102E6">
        <w:rPr>
          <w:rFonts w:ascii="Arial" w:hAnsi="Arial" w:cs="Arial"/>
        </w:rPr>
        <w:t xml:space="preserve"> al </w:t>
      </w:r>
      <w:r w:rsidR="00D9634D" w:rsidRPr="00D102E6">
        <w:rPr>
          <w:rFonts w:ascii="Arial" w:hAnsi="Arial" w:cs="Arial"/>
        </w:rPr>
        <w:t>15/03/2024</w:t>
      </w:r>
      <w:r w:rsidRPr="00D102E6">
        <w:rPr>
          <w:rFonts w:ascii="Arial" w:hAnsi="Arial" w:cs="Arial"/>
        </w:rPr>
        <w:t xml:space="preserve"> y con el límite de responsabilidad por acontecimiento establecido en las condiciones particulares (</w:t>
      </w:r>
      <w:r w:rsidR="00D9634D" w:rsidRPr="00D102E6">
        <w:rPr>
          <w:rFonts w:ascii="Arial" w:hAnsi="Arial" w:cs="Arial"/>
        </w:rPr>
        <w:t>$39.000.000</w:t>
      </w:r>
      <w:r w:rsidRPr="00D102E6">
        <w:rPr>
          <w:rFonts w:ascii="Arial" w:hAnsi="Arial" w:cs="Arial"/>
        </w:rPr>
        <w:t xml:space="preserve">). </w:t>
      </w:r>
    </w:p>
    <w:p w14:paraId="45662737"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Adjunto a la presente copia de la póliza.</w:t>
      </w:r>
    </w:p>
    <w:p w14:paraId="7AFB5134"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Cabe destacar que el actor carece de acción directa y autónoma contra mi representada por lo cual la responsabilidad </w:t>
      </w:r>
      <w:proofErr w:type="spellStart"/>
      <w:r w:rsidRPr="00D102E6">
        <w:rPr>
          <w:rFonts w:ascii="Arial" w:hAnsi="Arial" w:cs="Arial"/>
        </w:rPr>
        <w:t>asegurativa</w:t>
      </w:r>
      <w:proofErr w:type="spellEnd"/>
      <w:r w:rsidRPr="00D102E6">
        <w:rPr>
          <w:rFonts w:ascii="Arial" w:hAnsi="Arial" w:cs="Arial"/>
        </w:rPr>
        <w:t xml:space="preserve"> de mi mandante únicamente </w:t>
      </w:r>
      <w:r w:rsidRPr="00D102E6">
        <w:rPr>
          <w:rFonts w:ascii="Arial" w:hAnsi="Arial" w:cs="Arial"/>
        </w:rPr>
        <w:lastRenderedPageBreak/>
        <w:t>podrá hacerse efectiva en caso de condena respecto de su asegurado y en la medida del seguro (art. 118 LS).</w:t>
      </w:r>
    </w:p>
    <w:p w14:paraId="16672B22" w14:textId="77777777" w:rsidR="00F92090" w:rsidRPr="00D102E6" w:rsidRDefault="00F920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ASUME COBERTURA - DENUNCIA LÍMITE - FORMULA RESERVA</w:t>
      </w:r>
    </w:p>
    <w:p w14:paraId="0EEE78EB" w14:textId="3A1C951E"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A la fecha de ocurrencia del hecho motivo de esta litis el vehículo </w:t>
      </w:r>
      <w:r w:rsidR="00F838AB" w:rsidRPr="00D102E6">
        <w:rPr>
          <w:rFonts w:ascii="Arial" w:hAnsi="Arial" w:cs="Arial"/>
        </w:rPr>
        <w:t>marca PEUGEOT modelo 405 2.0 SR dominio TFZ744</w:t>
      </w:r>
      <w:r w:rsidRPr="00D102E6">
        <w:rPr>
          <w:rFonts w:ascii="Arial" w:hAnsi="Arial" w:cs="Arial"/>
        </w:rPr>
        <w:t xml:space="preserve">, se hallaba asegurado por mi representada, bajo la póliza </w:t>
      </w:r>
      <w:r w:rsidR="00F838AB" w:rsidRPr="00D102E6">
        <w:rPr>
          <w:rFonts w:ascii="Arial" w:hAnsi="Arial" w:cs="Arial"/>
        </w:rPr>
        <w:t>944743</w:t>
      </w:r>
      <w:r w:rsidRPr="00D102E6">
        <w:rPr>
          <w:rFonts w:ascii="Arial" w:hAnsi="Arial" w:cs="Arial"/>
        </w:rPr>
        <w:t xml:space="preserve">, por riesgo de "Responsabilidad Civil con límite" (hasta </w:t>
      </w:r>
      <w:r w:rsidR="00F838AB" w:rsidRPr="00D102E6">
        <w:rPr>
          <w:rFonts w:ascii="Arial" w:hAnsi="Arial" w:cs="Arial"/>
        </w:rPr>
        <w:t>$39.000.000</w:t>
      </w:r>
      <w:r w:rsidRPr="00D102E6">
        <w:rPr>
          <w:rFonts w:ascii="Arial" w:hAnsi="Arial" w:cs="Arial"/>
        </w:rPr>
        <w:t xml:space="preserve">.-), ello conforme la cláusula: “CG-RC 01.1 - Responsabilidad Civil - Riesgo Cubierto CG-RC 1.1 Riesgo Cubierto </w:t>
      </w:r>
      <w:ins w:id="2" w:author="Julieta Rodriguez" w:date="2026-02-02T10:11:00Z" w16du:dateUtc="2026-02-02T13:11:00Z">
        <w:r w:rsidRPr="00D102E6">
          <w:rPr>
            <w:rFonts w:ascii="Arial" w:hAnsi="Arial" w:cs="Arial"/>
            <w:i/>
            <w:iCs/>
          </w:rPr>
          <w:t>“</w:t>
        </w:r>
      </w:ins>
      <w:r w:rsidRPr="00D102E6">
        <w:rPr>
          <w:rFonts w:ascii="Arial" w:hAnsi="Arial" w:cs="Arial"/>
          <w:i/>
          <w:iCs/>
        </w:rPr>
        <w:t>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w:t>
      </w:r>
      <w:r w:rsidRPr="00D102E6">
        <w:rPr>
          <w:rFonts w:ascii="Arial" w:hAnsi="Arial" w:cs="Arial"/>
        </w:rPr>
        <w:t xml:space="preserve"> En consecuencia, la eventual responsabilidad de mi mandante se encuentra estricta y taxativamente limitada a los alcances, condiciones y montos máximos pactados contractualmente, los cuales resultan plenamente oponibles tanto al asegurado como a los terceros reclamantes, no pudiendo extenderse por fuera del límite de cobertura convenido ni por vía interpretativa ni judicial.</w:t>
      </w:r>
    </w:p>
    <w:p w14:paraId="6DA1805F"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Manifiesto que mi mandante subordina la asunción de la responsabilidad derivada de la póliza contratada, así como de su posterior actuación en este juicio, a la efectiva traba de la litis con respecto a la asegurada, toda vez que el actor carece de acción en “forma autónoma” con relación a mi mandante para promover esta demanda, conforme jurisprudencia plenaria del fuero y legislación vigente.</w:t>
      </w:r>
    </w:p>
    <w:p w14:paraId="67C6B4C5"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Asimismo, mi representada formula expresa reserva de invocar alguna de las causas de “exclusión de cobertura” previstas en la póliza y la Ley 17.418 con sus </w:t>
      </w:r>
      <w:r w:rsidRPr="00D102E6">
        <w:rPr>
          <w:rFonts w:ascii="Arial" w:hAnsi="Arial" w:cs="Arial"/>
        </w:rPr>
        <w:lastRenderedPageBreak/>
        <w:t>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14:paraId="4D11D7EF" w14:textId="77777777" w:rsidR="00F92090" w:rsidRPr="00D102E6" w:rsidRDefault="00F920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LÍMITE DE COBERTURA </w:t>
      </w:r>
    </w:p>
    <w:p w14:paraId="4095DB05" w14:textId="3FD2FA3F"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Tal como indicara ut supra, el alcance de la cobertura debida por mi representada en virtud del contrato de seguro que amparaba al vehículo dominio </w:t>
      </w:r>
      <w:r w:rsidR="00F838AB" w:rsidRPr="00D102E6">
        <w:rPr>
          <w:rFonts w:ascii="Arial" w:hAnsi="Arial" w:cs="Arial"/>
        </w:rPr>
        <w:t>TFZ744</w:t>
      </w:r>
      <w:r w:rsidRPr="00D102E6">
        <w:rPr>
          <w:rFonts w:ascii="Arial" w:hAnsi="Arial" w:cs="Arial"/>
        </w:rPr>
        <w:t>, el riesgo "responsabilidad civil hacia terceros" se limita a la suma de</w:t>
      </w:r>
      <w:r w:rsidR="007F7AAC" w:rsidRPr="00D102E6">
        <w:rPr>
          <w:rFonts w:ascii="Arial" w:hAnsi="Arial" w:cs="Arial"/>
        </w:rPr>
        <w:t xml:space="preserve"> </w:t>
      </w:r>
      <w:r w:rsidR="00F838AB" w:rsidRPr="00D102E6">
        <w:rPr>
          <w:rFonts w:ascii="Arial" w:hAnsi="Arial" w:cs="Arial"/>
        </w:rPr>
        <w:t>$39.000.000</w:t>
      </w:r>
      <w:r w:rsidRPr="00D102E6">
        <w:rPr>
          <w:rFonts w:ascii="Arial" w:hAnsi="Arial" w:cs="Arial"/>
        </w:rPr>
        <w:t>.</w:t>
      </w:r>
    </w:p>
    <w:p w14:paraId="50001792"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La suma denunciada como límite de cobertura resulta aplicable para el seguro de responsabilidad civil automotor, al haber sido establecida por la Superintendencia de Seguros de la Nación, en su carácter de Organismo de Contralor del mercado asegurador siendo ley entre las partes contratantes y resultando oponible a todo tercero damnificado.</w:t>
      </w:r>
    </w:p>
    <w:p w14:paraId="2E952431"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De modo tal que, en caso de resultar condenado el asegurado, la condena solo podrá ser extendida en la medida del seguro y hasta el límite de cobertura contratado. Como se ha señalado “</w:t>
      </w:r>
      <w:r w:rsidRPr="00D102E6">
        <w:rPr>
          <w:rFonts w:ascii="Arial" w:hAnsi="Arial" w:cs="Arial"/>
          <w:i/>
          <w:iCs/>
        </w:rPr>
        <w:t xml:space="preserve">habrá de tenerse presente que ello resulta de la previsión contenida en el art. 118.3 Ley de Seguros, ya que la sentencia de condena contra el responsable civil será ejecutable contra el asegurador “en la medida del seguro”, debiendo ello entenderse como entidad cuantitativa referida a los límites económicos de garantía </w:t>
      </w:r>
      <w:proofErr w:type="spellStart"/>
      <w:r w:rsidRPr="00D102E6">
        <w:rPr>
          <w:rFonts w:ascii="Arial" w:hAnsi="Arial" w:cs="Arial"/>
          <w:i/>
          <w:iCs/>
        </w:rPr>
        <w:t>asegurativa</w:t>
      </w:r>
      <w:proofErr w:type="spellEnd"/>
      <w:r w:rsidRPr="00D102E6">
        <w:rPr>
          <w:rFonts w:ascii="Arial" w:hAnsi="Arial" w:cs="Arial"/>
          <w:i/>
          <w:iCs/>
        </w:rPr>
        <w:t>, como así también a la delimitación subjetiva y objetiva del riesgo”</w:t>
      </w:r>
      <w:r w:rsidRPr="00D102E6">
        <w:rPr>
          <w:rFonts w:ascii="Arial" w:hAnsi="Arial" w:cs="Arial"/>
        </w:rPr>
        <w:t xml:space="preserve"> (Stiglitz, Ruben S., Jurisprudencia anotada SJA 2/3/2005 JA 2005-I-786 Comentario al fallo de la C. </w:t>
      </w:r>
      <w:proofErr w:type="spellStart"/>
      <w:r w:rsidRPr="00D102E6">
        <w:rPr>
          <w:rFonts w:ascii="Arial" w:hAnsi="Arial" w:cs="Arial"/>
        </w:rPr>
        <w:t>Nac</w:t>
      </w:r>
      <w:proofErr w:type="spellEnd"/>
      <w:r w:rsidRPr="00D102E6">
        <w:rPr>
          <w:rFonts w:ascii="Arial" w:hAnsi="Arial" w:cs="Arial"/>
        </w:rPr>
        <w:t xml:space="preserve">. </w:t>
      </w:r>
      <w:proofErr w:type="spellStart"/>
      <w:r w:rsidRPr="00D102E6">
        <w:rPr>
          <w:rFonts w:ascii="Arial" w:hAnsi="Arial" w:cs="Arial"/>
        </w:rPr>
        <w:t>Civ</w:t>
      </w:r>
      <w:proofErr w:type="spellEnd"/>
      <w:r w:rsidRPr="00D102E6">
        <w:rPr>
          <w:rFonts w:ascii="Arial" w:hAnsi="Arial" w:cs="Arial"/>
        </w:rPr>
        <w:t xml:space="preserve">, Sala G, 6/7/2004 – Diaz, Elvira C v. Empresa </w:t>
      </w:r>
      <w:proofErr w:type="spellStart"/>
      <w:r w:rsidRPr="00D102E6">
        <w:rPr>
          <w:rFonts w:ascii="Arial" w:hAnsi="Arial" w:cs="Arial"/>
        </w:rPr>
        <w:t>Gutierrez</w:t>
      </w:r>
      <w:proofErr w:type="spellEnd"/>
      <w:r w:rsidRPr="00D102E6">
        <w:rPr>
          <w:rFonts w:ascii="Arial" w:hAnsi="Arial" w:cs="Arial"/>
        </w:rPr>
        <w:t xml:space="preserve"> SRL y otro).</w:t>
      </w:r>
    </w:p>
    <w:p w14:paraId="2A9A31B6"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En este sentido, reiteradamente la Corte Suprema de Justicia de la Nación ha sostenido que deben ser respetados los límites establecidos en los contratos de seguro y que las cláusulas contractuales del seguro son oponibles a la víctima de un accidente de tránsito. (Fallos:329:3054 y 3488;330:3483 y 331:379 y causas CSJ166/2007 (43-0) / CS1"Obarrio,MaríaPía c/ </w:t>
      </w:r>
      <w:proofErr w:type="spellStart"/>
      <w:r w:rsidRPr="00D102E6">
        <w:rPr>
          <w:rFonts w:ascii="Arial" w:hAnsi="Arial" w:cs="Arial"/>
        </w:rPr>
        <w:t>Microómnibus</w:t>
      </w:r>
      <w:proofErr w:type="spellEnd"/>
      <w:r w:rsidRPr="00D102E6">
        <w:rPr>
          <w:rFonts w:ascii="Arial" w:hAnsi="Arial" w:cs="Arial"/>
        </w:rPr>
        <w:t xml:space="preserve"> Norte </w:t>
      </w:r>
      <w:proofErr w:type="spellStart"/>
      <w:r w:rsidRPr="00D102E6">
        <w:rPr>
          <w:rFonts w:ascii="Arial" w:hAnsi="Arial" w:cs="Arial"/>
        </w:rPr>
        <w:t>S.A.y</w:t>
      </w:r>
      <w:proofErr w:type="spellEnd"/>
      <w:r w:rsidRPr="00D102E6">
        <w:rPr>
          <w:rFonts w:ascii="Arial" w:hAnsi="Arial" w:cs="Arial"/>
        </w:rPr>
        <w:t xml:space="preserve"> otros" y CSJ327/2007(43-G)/CS1 "Gauna, Agustín y su acumulado c/ La Economía Comercial </w:t>
      </w:r>
      <w:proofErr w:type="spellStart"/>
      <w:r w:rsidRPr="00D102E6">
        <w:rPr>
          <w:rFonts w:ascii="Arial" w:hAnsi="Arial" w:cs="Arial"/>
        </w:rPr>
        <w:t>S.A.de</w:t>
      </w:r>
      <w:proofErr w:type="spellEnd"/>
      <w:r w:rsidRPr="00D102E6">
        <w:rPr>
          <w:rFonts w:ascii="Arial" w:hAnsi="Arial" w:cs="Arial"/>
        </w:rPr>
        <w:t xml:space="preserve"> Seguros Generales y </w:t>
      </w:r>
      <w:proofErr w:type="spellStart"/>
      <w:r w:rsidRPr="00D102E6">
        <w:rPr>
          <w:rFonts w:ascii="Arial" w:hAnsi="Arial" w:cs="Arial"/>
        </w:rPr>
        <w:t>otro",sentencias</w:t>
      </w:r>
      <w:proofErr w:type="spellEnd"/>
      <w:r w:rsidRPr="00D102E6">
        <w:rPr>
          <w:rFonts w:ascii="Arial" w:hAnsi="Arial" w:cs="Arial"/>
        </w:rPr>
        <w:t xml:space="preserve"> de l4 de </w:t>
      </w:r>
      <w:proofErr w:type="spellStart"/>
      <w:r w:rsidRPr="00D102E6">
        <w:rPr>
          <w:rFonts w:ascii="Arial" w:hAnsi="Arial" w:cs="Arial"/>
        </w:rPr>
        <w:t>marzode</w:t>
      </w:r>
      <w:proofErr w:type="spellEnd"/>
      <w:r w:rsidRPr="00D102E6">
        <w:rPr>
          <w:rFonts w:ascii="Arial" w:hAnsi="Arial" w:cs="Arial"/>
        </w:rPr>
        <w:t xml:space="preserve"> 2008).</w:t>
      </w:r>
    </w:p>
    <w:p w14:paraId="7871D8A6"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lastRenderedPageBreak/>
        <w:t>En igual sentido, ha dicho la CSJN que la función social que cumple el contrato de seguros no genera la implicancia del deber de reparar la integralidad de daños sufridos por la víctima de un accidente de tránsito, sin consideración alguna de las condiciones contractuales establecidas en el contrato de seguros. Y si bien la reparación integral constituye un principio constitucional que debe ser tutelado, ello no obsta a que el contrato de seguro rija exclusivamente la relación jurídica existente entre los otorgantes, en tanto por no participar de tal relación jurídica, los damnificados revisten la condición de terceros frente a los contratantes (causa "</w:t>
      </w:r>
      <w:proofErr w:type="spellStart"/>
      <w:r w:rsidRPr="00D102E6">
        <w:rPr>
          <w:rFonts w:ascii="Arial" w:hAnsi="Arial" w:cs="Arial"/>
        </w:rPr>
        <w:t>Buffoni</w:t>
      </w:r>
      <w:proofErr w:type="spellEnd"/>
      <w:r w:rsidRPr="00D102E6">
        <w:rPr>
          <w:rFonts w:ascii="Arial" w:hAnsi="Arial" w:cs="Arial"/>
        </w:rPr>
        <w:t>" - Fallos: 337:329).</w:t>
      </w:r>
    </w:p>
    <w:p w14:paraId="429147B9"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Cabe señalar que, con relación a la fuente de la obligación, las obligaciones del demandado civilmente responsable y de la aseguradora citada en garantía poseen distintos sujetos y tienen distinta causa. En cuanto a los sujetos, no son los mismos deudores y acreedores en una y otra obligación, ya que en una la causa es la ley y en la otra el contrato.</w:t>
      </w:r>
    </w:p>
    <w:p w14:paraId="5A7961F1" w14:textId="5988EB7F" w:rsidR="00F92090" w:rsidRPr="00D102E6" w:rsidRDefault="00F92090" w:rsidP="00D102E6">
      <w:pPr>
        <w:spacing w:line="360" w:lineRule="auto"/>
        <w:ind w:firstLine="709"/>
        <w:jc w:val="both"/>
        <w:rPr>
          <w:rFonts w:ascii="Arial" w:hAnsi="Arial" w:cs="Arial"/>
        </w:rPr>
      </w:pPr>
      <w:r w:rsidRPr="00D102E6">
        <w:rPr>
          <w:rFonts w:ascii="Arial" w:hAnsi="Arial" w:cs="Arial"/>
        </w:rPr>
        <w:t>En lo relativo al daño ocasionado el asegurado es en quien recae la obligación de reparar el daño ocasionado y el asegurado</w:t>
      </w:r>
      <w:r w:rsidR="0084145D" w:rsidRPr="00D102E6">
        <w:rPr>
          <w:rFonts w:ascii="Arial" w:hAnsi="Arial" w:cs="Arial"/>
        </w:rPr>
        <w:t>r</w:t>
      </w:r>
      <w:r w:rsidRPr="00D102E6">
        <w:rPr>
          <w:rFonts w:ascii="Arial" w:hAnsi="Arial" w:cs="Arial"/>
        </w:rPr>
        <w:t xml:space="preserve"> debe garantizar la indemnidad del asegurado en la medida del seguro. Es decir que el origen de la obligación en cabeza de la aseguradora no es el daño sino el “contrato de seguro”.</w:t>
      </w:r>
    </w:p>
    <w:p w14:paraId="7DAF3D4E"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Así, del Art. 68 de la Ley de Tránsito no surge que la cobertura deba 3 ser integral, irrestricta o limitada, en tanto la norma si bien establece la obligatoriedad del seguro de responsabilidad civil no determina la extensión de responsabilidad de la aseguradora.</w:t>
      </w:r>
    </w:p>
    <w:p w14:paraId="46CFC29C"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Por tal motivo, la CSJN ha reiterado que, si bien la finalidad social del seguro de responsabilidad civil es tanto proteger a las víctimas de los accidentes de tránsito como permitir un fácil acceso de la comunidad al seguro, no autoriza per se a los jueces a declarar inoponible al actor el límite de la cobertura pactada entre la aseguradora y el asegurado. Si las pólizas emitidas no tuvieran límites de cobertura, ello implicaría que los seguros no solo serían más costosos para los asegurados, sino también, serán más costosos que lo necesario para cubrir los riesgos en que puede incurrir el universo de asegurados.</w:t>
      </w:r>
    </w:p>
    <w:p w14:paraId="2B69BC74"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Los límites de cobertura, sea en seguros obligatorios o voluntarios, constituyen un elemento esencial en la estructura técnica del seguro y su falta de </w:t>
      </w:r>
      <w:r w:rsidRPr="00D102E6">
        <w:rPr>
          <w:rFonts w:ascii="Arial" w:hAnsi="Arial" w:cs="Arial"/>
        </w:rPr>
        <w:lastRenderedPageBreak/>
        <w:t>consideración puede perjudicar la solvencia de las aseguradoras, la relación de estas con su reaseguro, el respaldo hacia los asegurados y, por consiguiente, al mercado asegurador en general.</w:t>
      </w:r>
    </w:p>
    <w:p w14:paraId="126F898E"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El principio de compensación integral no es absoluto pues en materia responsabilidad civil el legislador puede optar por diversos sistemas de reparación, siempre que estos se mantengan dentro del límite general impuesto por el artículo 28 de la Constitución Nacional. Es decir, el principio de la reparación integral no es incompatible con sistemas que establezcan una indemnización —limitada o tasada—, en la medida que el sistema en cuestión sea razonable.</w:t>
      </w:r>
    </w:p>
    <w:p w14:paraId="5BFCD723"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La regla de derecho según la cual los contratos no pueden perjudicar ni oponerse a terceros no es un fundamento válido para concluir que el límite de cobertura pactado en la póliza, de acuerdo con las condiciones fijadas por la Superintendencia, no es oponible a la víctima. El contrato, entonces, no puede perjudicar a la víctima, pero tampoco podría beneficiarla más allá de sus términos y de lo dispuesto en las normas aplicables.</w:t>
      </w:r>
    </w:p>
    <w:p w14:paraId="0DD64FA8"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Tampoco sirve que como fundamento invocar la Ley de Defensa del Consumidor (texto, según la ley 26.361), ya que la misma no condiciona en modo alguno lo expuesto en los anteriores </w:t>
      </w:r>
      <w:proofErr w:type="spellStart"/>
      <w:r w:rsidRPr="00D102E6">
        <w:rPr>
          <w:rFonts w:ascii="Arial" w:hAnsi="Arial" w:cs="Arial"/>
        </w:rPr>
        <w:t>parrafos</w:t>
      </w:r>
      <w:proofErr w:type="spellEnd"/>
      <w:r w:rsidRPr="00D102E6">
        <w:rPr>
          <w:rFonts w:ascii="Arial" w:hAnsi="Arial" w:cs="Arial"/>
        </w:rPr>
        <w:t xml:space="preserve">, puesto que se trata de una ley general posterior que no deroga ni modifica una ley especial anterior, cuando dicha ley regula un régimen singular tal 4 como ocurre en el caso de los contratos de seguro. Y si bien prevé que “Las relaciones de consumo se rigen por el régimen establecido en esta ley y sus reglamentaciones sin perjuicio de que el proveedor, por la actividad que desarrolle, esté alcanzado asimismo por otra normativa específica” (artículo 3), esa disposición no puede ser interpretada con un alcance tal que deje sin efecto las estipulaciones contractuales de terceros ajustadas a normas regulatorias de la actividad aseguradora de acuerdo con la Ley Nacional de Tránsito, régimen que compatibiliza los distintos intereses en juego. (CSJ 1319/2008 (44-M) /CS1 "Martínez de Costa, María Esther c/ Vallejos, Hugo Manuel y otros s/ daños y perjuicios", fallada el 9 de </w:t>
      </w:r>
      <w:proofErr w:type="spellStart"/>
      <w:r w:rsidRPr="00D102E6">
        <w:rPr>
          <w:rFonts w:ascii="Arial" w:hAnsi="Arial" w:cs="Arial"/>
        </w:rPr>
        <w:t>diciembrede</w:t>
      </w:r>
      <w:proofErr w:type="spellEnd"/>
      <w:r w:rsidRPr="00D102E6">
        <w:rPr>
          <w:rFonts w:ascii="Arial" w:hAnsi="Arial" w:cs="Arial"/>
        </w:rPr>
        <w:t xml:space="preserve"> 2009 y "</w:t>
      </w:r>
      <w:proofErr w:type="spellStart"/>
      <w:r w:rsidRPr="00D102E6">
        <w:rPr>
          <w:rFonts w:ascii="Arial" w:hAnsi="Arial" w:cs="Arial"/>
        </w:rPr>
        <w:t>Buffoni</w:t>
      </w:r>
      <w:proofErr w:type="spellEnd"/>
      <w:r w:rsidRPr="00D102E6">
        <w:rPr>
          <w:rFonts w:ascii="Arial" w:hAnsi="Arial" w:cs="Arial"/>
        </w:rPr>
        <w:t>"(Fa-llos:337:329).</w:t>
      </w:r>
    </w:p>
    <w:p w14:paraId="71BA8FC2"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Tal como se pronunciara la CJSN los límites del contrato de seguro son plenamente válidos y oponible a las víctimas: “La obligación del asegurador de reparar el daño tiene naturaleza meramente "contractual", y si su finalidad es </w:t>
      </w:r>
      <w:r w:rsidRPr="00D102E6">
        <w:rPr>
          <w:rFonts w:ascii="Arial" w:hAnsi="Arial" w:cs="Arial"/>
        </w:rPr>
        <w:lastRenderedPageBreak/>
        <w:t xml:space="preserve">indemnizar al asegurado de los perjuicios sufridos por la producción del riesgo asegurado, su origen no es el daño sino el contrato de seguro. De tal manera la pretensión de que la aseguradora se haga cargo del pago de la indemnización más allá de las limitaciones cuantitativas establecidas en el contrato carece de fuente jurídica que la justifique y, por tanto, no puede ser el objeto de una obligación civil” (CSJ 678/2013 (49-F)/CS1 “Flores, Lorena Romina c/ </w:t>
      </w:r>
      <w:proofErr w:type="spellStart"/>
      <w:r w:rsidRPr="00D102E6">
        <w:rPr>
          <w:rFonts w:ascii="Arial" w:hAnsi="Arial" w:cs="Arial"/>
        </w:rPr>
        <w:t>Gimenez</w:t>
      </w:r>
      <w:proofErr w:type="spellEnd"/>
      <w:r w:rsidRPr="00D102E6">
        <w:rPr>
          <w:rFonts w:ascii="Arial" w:hAnsi="Arial" w:cs="Arial"/>
        </w:rPr>
        <w:t xml:space="preserve">, Marcelino Osvaldo y </w:t>
      </w:r>
      <w:proofErr w:type="spellStart"/>
      <w:r w:rsidRPr="00D102E6">
        <w:rPr>
          <w:rFonts w:ascii="Arial" w:hAnsi="Arial" w:cs="Arial"/>
        </w:rPr>
        <w:t>otro s</w:t>
      </w:r>
      <w:proofErr w:type="spellEnd"/>
      <w:r w:rsidRPr="00D102E6">
        <w:rPr>
          <w:rFonts w:ascii="Arial" w:hAnsi="Arial" w:cs="Arial"/>
        </w:rPr>
        <w:t xml:space="preserve">/ Daños y perjuicios – </w:t>
      </w:r>
      <w:proofErr w:type="spellStart"/>
      <w:r w:rsidRPr="00D102E6">
        <w:rPr>
          <w:rFonts w:ascii="Arial" w:hAnsi="Arial" w:cs="Arial"/>
        </w:rPr>
        <w:t>acc</w:t>
      </w:r>
      <w:proofErr w:type="spellEnd"/>
      <w:r w:rsidRPr="00D102E6">
        <w:rPr>
          <w:rFonts w:ascii="Arial" w:hAnsi="Arial" w:cs="Arial"/>
        </w:rPr>
        <w:t xml:space="preserve">. Tran. c/ les. O muerte). Ratificado el 24/04/2018 mediante causa 31171/2012 “Aimar, </w:t>
      </w:r>
      <w:proofErr w:type="spellStart"/>
      <w:r w:rsidRPr="00D102E6">
        <w:rPr>
          <w:rFonts w:ascii="Arial" w:hAnsi="Arial" w:cs="Arial"/>
        </w:rPr>
        <w:t>Maria</w:t>
      </w:r>
      <w:proofErr w:type="spellEnd"/>
      <w:r w:rsidRPr="00D102E6">
        <w:rPr>
          <w:rFonts w:ascii="Arial" w:hAnsi="Arial" w:cs="Arial"/>
        </w:rPr>
        <w:t xml:space="preserve"> Cristina y otro c/ Molina, </w:t>
      </w:r>
      <w:proofErr w:type="spellStart"/>
      <w:r w:rsidRPr="00D102E6">
        <w:rPr>
          <w:rFonts w:ascii="Arial" w:hAnsi="Arial" w:cs="Arial"/>
        </w:rPr>
        <w:t>Jose</w:t>
      </w:r>
      <w:proofErr w:type="spellEnd"/>
      <w:r w:rsidRPr="00D102E6">
        <w:rPr>
          <w:rFonts w:ascii="Arial" w:hAnsi="Arial" w:cs="Arial"/>
        </w:rPr>
        <w:t xml:space="preserve"> Alfredo y otros s/ Daños y Perjuicios”.</w:t>
      </w:r>
    </w:p>
    <w:p w14:paraId="1D29FA5E"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En fecha el 14/12/2023 en los autos CIV 1728/2017/CS1 "Álvarez, Martín Lucero c/ Moscatelli, Emanuel Guillermo y </w:t>
      </w:r>
      <w:proofErr w:type="spellStart"/>
      <w:r w:rsidRPr="00D102E6">
        <w:rPr>
          <w:rFonts w:ascii="Arial" w:hAnsi="Arial" w:cs="Arial"/>
        </w:rPr>
        <w:t>otro s</w:t>
      </w:r>
      <w:proofErr w:type="spellEnd"/>
      <w:r w:rsidRPr="00D102E6">
        <w:rPr>
          <w:rFonts w:ascii="Arial" w:hAnsi="Arial" w:cs="Arial"/>
        </w:rPr>
        <w:t>/ Daños y Perjuicios", la CSJN ha ratificado su doctrina, despejando nuevamente toda opinión en contrario.</w:t>
      </w:r>
    </w:p>
    <w:p w14:paraId="6E76A969"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En consecuencia, para el supuesto caso de prosperar la demanda entablada por la parte actora, solicito que la sentencia se haga extensiva a mi representada sólo hasta el límite de cobertura invocado.</w:t>
      </w:r>
    </w:p>
    <w:p w14:paraId="594E0300" w14:textId="77777777" w:rsidR="00F92090" w:rsidRPr="00D102E6" w:rsidRDefault="00F920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DEFENSA EN JUICIO DEL ASEGURADO</w:t>
      </w:r>
    </w:p>
    <w:p w14:paraId="20D5F988"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estos.</w:t>
      </w:r>
    </w:p>
    <w:p w14:paraId="4BD2AAC6" w14:textId="77777777" w:rsidR="00F92090" w:rsidRPr="00D102E6" w:rsidRDefault="00F920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NEGATIVA </w:t>
      </w:r>
    </w:p>
    <w:p w14:paraId="6BEE5BFF" w14:textId="77777777" w:rsidR="00F92090" w:rsidRPr="00D102E6" w:rsidRDefault="00F92090" w:rsidP="00D102E6">
      <w:pPr>
        <w:spacing w:line="360" w:lineRule="auto"/>
        <w:ind w:firstLine="709"/>
        <w:jc w:val="both"/>
        <w:rPr>
          <w:rFonts w:ascii="Arial" w:hAnsi="Arial" w:cs="Arial"/>
        </w:rPr>
      </w:pPr>
      <w:r w:rsidRPr="00D102E6">
        <w:rPr>
          <w:rFonts w:ascii="Arial" w:hAnsi="Arial" w:cs="Arial"/>
        </w:rPr>
        <w:t xml:space="preserve">Niego todos y cada uno de los hechos que no sean materia de expreso reconocimiento en este responde. </w:t>
      </w:r>
    </w:p>
    <w:p w14:paraId="3CF3AA6C" w14:textId="77777777" w:rsidR="002A4990" w:rsidRPr="00D102E6" w:rsidRDefault="00F92090" w:rsidP="00D102E6">
      <w:pPr>
        <w:spacing w:line="360" w:lineRule="auto"/>
        <w:ind w:firstLine="709"/>
        <w:jc w:val="both"/>
        <w:rPr>
          <w:rFonts w:ascii="Arial" w:hAnsi="Arial" w:cs="Arial"/>
        </w:rPr>
      </w:pPr>
      <w:r w:rsidRPr="00D102E6">
        <w:rPr>
          <w:rFonts w:ascii="Arial" w:hAnsi="Arial" w:cs="Arial"/>
        </w:rPr>
        <w:t xml:space="preserve"> Niego la autenticidad de toda documentación acompañada a la demanda que no fuera expresamente reconocida por mi parte. En particular, niego y desconozco:</w:t>
      </w:r>
      <w:r w:rsidR="00F838AB" w:rsidRPr="00D102E6">
        <w:rPr>
          <w:rFonts w:ascii="Arial" w:hAnsi="Arial" w:cs="Arial"/>
        </w:rPr>
        <w:t xml:space="preserve"> </w:t>
      </w:r>
      <w:r w:rsidR="00AE7AD9" w:rsidRPr="00D102E6">
        <w:rPr>
          <w:rFonts w:ascii="Arial" w:hAnsi="Arial" w:cs="Arial"/>
        </w:rPr>
        <w:t>Copia de DNI del actor</w:t>
      </w:r>
      <w:r w:rsidR="002A4990" w:rsidRPr="00D102E6">
        <w:rPr>
          <w:rFonts w:ascii="Arial" w:hAnsi="Arial" w:cs="Arial"/>
        </w:rPr>
        <w:t>, c</w:t>
      </w:r>
      <w:r w:rsidR="00AE7AD9" w:rsidRPr="00D102E6">
        <w:rPr>
          <w:rFonts w:ascii="Arial" w:hAnsi="Arial" w:cs="Arial"/>
        </w:rPr>
        <w:t>opia de carnet de conducir</w:t>
      </w:r>
      <w:r w:rsidR="002A4990" w:rsidRPr="00D102E6">
        <w:rPr>
          <w:rFonts w:ascii="Arial" w:hAnsi="Arial" w:cs="Arial"/>
        </w:rPr>
        <w:t>, c</w:t>
      </w:r>
      <w:r w:rsidR="00AE7AD9" w:rsidRPr="00D102E6">
        <w:rPr>
          <w:rFonts w:ascii="Arial" w:hAnsi="Arial" w:cs="Arial"/>
        </w:rPr>
        <w:t>opia de cedula verde de la motocicleta</w:t>
      </w:r>
      <w:r w:rsidR="002A4990" w:rsidRPr="00D102E6">
        <w:rPr>
          <w:rFonts w:ascii="Arial" w:hAnsi="Arial" w:cs="Arial"/>
        </w:rPr>
        <w:t>, c</w:t>
      </w:r>
      <w:r w:rsidR="00AE7AD9" w:rsidRPr="00D102E6">
        <w:rPr>
          <w:rFonts w:ascii="Arial" w:hAnsi="Arial" w:cs="Arial"/>
        </w:rPr>
        <w:t xml:space="preserve">opia de la póliza de seguro del </w:t>
      </w:r>
      <w:proofErr w:type="spellStart"/>
      <w:r w:rsidR="00AE7AD9" w:rsidRPr="00D102E6">
        <w:rPr>
          <w:rFonts w:ascii="Arial" w:hAnsi="Arial" w:cs="Arial"/>
        </w:rPr>
        <w:t>motoveh</w:t>
      </w:r>
      <w:r w:rsidR="002A4990" w:rsidRPr="00D102E6">
        <w:rPr>
          <w:rFonts w:ascii="Arial" w:hAnsi="Arial" w:cs="Arial"/>
        </w:rPr>
        <w:t>í</w:t>
      </w:r>
      <w:r w:rsidR="00AE7AD9" w:rsidRPr="00D102E6">
        <w:rPr>
          <w:rFonts w:ascii="Arial" w:hAnsi="Arial" w:cs="Arial"/>
        </w:rPr>
        <w:t>culo</w:t>
      </w:r>
      <w:proofErr w:type="spellEnd"/>
      <w:r w:rsidR="002A4990" w:rsidRPr="00D102E6">
        <w:rPr>
          <w:rFonts w:ascii="Arial" w:hAnsi="Arial" w:cs="Arial"/>
        </w:rPr>
        <w:t>, c</w:t>
      </w:r>
      <w:r w:rsidR="00AE7AD9" w:rsidRPr="00D102E6">
        <w:rPr>
          <w:rFonts w:ascii="Arial" w:hAnsi="Arial" w:cs="Arial"/>
        </w:rPr>
        <w:t>onstancias de atención médica</w:t>
      </w:r>
      <w:r w:rsidR="002A4990" w:rsidRPr="00D102E6">
        <w:rPr>
          <w:rFonts w:ascii="Arial" w:hAnsi="Arial" w:cs="Arial"/>
        </w:rPr>
        <w:t>, f</w:t>
      </w:r>
      <w:r w:rsidR="00AE7AD9" w:rsidRPr="00D102E6">
        <w:rPr>
          <w:rFonts w:ascii="Arial" w:hAnsi="Arial" w:cs="Arial"/>
        </w:rPr>
        <w:t>otografías.</w:t>
      </w:r>
    </w:p>
    <w:p w14:paraId="324C3F52" w14:textId="0751E094" w:rsidR="00F92090" w:rsidRPr="00D102E6" w:rsidRDefault="002A4990" w:rsidP="00D102E6">
      <w:pPr>
        <w:spacing w:line="360" w:lineRule="auto"/>
        <w:ind w:firstLine="709"/>
        <w:jc w:val="both"/>
        <w:rPr>
          <w:rFonts w:ascii="Arial" w:hAnsi="Arial" w:cs="Arial"/>
        </w:rPr>
      </w:pPr>
      <w:r w:rsidRPr="00D102E6">
        <w:rPr>
          <w:rFonts w:ascii="Arial" w:hAnsi="Arial" w:cs="Arial"/>
        </w:rPr>
        <w:t>En particular niego:</w:t>
      </w:r>
      <w:r w:rsidR="00AE7AD9" w:rsidRPr="00D102E6">
        <w:rPr>
          <w:rFonts w:ascii="Arial" w:hAnsi="Arial" w:cs="Arial"/>
        </w:rPr>
        <w:t xml:space="preserve"> </w:t>
      </w:r>
      <w:r w:rsidR="00F92090" w:rsidRPr="00D102E6">
        <w:rPr>
          <w:rFonts w:ascii="Arial" w:hAnsi="Arial" w:cs="Arial"/>
        </w:rPr>
        <w:t xml:space="preserve"> </w:t>
      </w:r>
    </w:p>
    <w:p w14:paraId="35F6A983" w14:textId="77777777" w:rsidR="00F92090" w:rsidRPr="00D102E6" w:rsidRDefault="00F92090" w:rsidP="00D102E6">
      <w:pPr>
        <w:spacing w:line="360" w:lineRule="auto"/>
        <w:ind w:firstLine="709"/>
        <w:jc w:val="both"/>
        <w:rPr>
          <w:rFonts w:ascii="Arial" w:hAnsi="Arial" w:cs="Arial"/>
          <w:b/>
          <w:bCs/>
        </w:rPr>
      </w:pPr>
    </w:p>
    <w:p w14:paraId="65AC34F0"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día 11 de febrero del año 2024, siendo aproximadamente a las 04:30 AM, el actor se encontrara conduciendo la moto en las circunstancias invocadas.</w:t>
      </w:r>
    </w:p>
    <w:p w14:paraId="1A77BA20" w14:textId="77777777" w:rsidR="002A4990" w:rsidRPr="00D102E6" w:rsidRDefault="002A4990" w:rsidP="00D102E6">
      <w:pPr>
        <w:pStyle w:val="Prrafodelista"/>
        <w:spacing w:line="360" w:lineRule="auto"/>
        <w:ind w:firstLine="709"/>
        <w:jc w:val="both"/>
        <w:rPr>
          <w:rFonts w:ascii="Arial" w:hAnsi="Arial" w:cs="Arial"/>
        </w:rPr>
      </w:pPr>
    </w:p>
    <w:p w14:paraId="7E2C166B"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condujera la moto YAMAHA YBR 125 dominio 251 FCL en la forma que relata.</w:t>
      </w:r>
    </w:p>
    <w:p w14:paraId="7C64FAEF" w14:textId="77777777" w:rsidR="002A4990" w:rsidRPr="00D102E6" w:rsidRDefault="002A4990" w:rsidP="00D102E6">
      <w:pPr>
        <w:pStyle w:val="Prrafodelista"/>
        <w:spacing w:line="360" w:lineRule="auto"/>
        <w:ind w:firstLine="709"/>
        <w:jc w:val="both"/>
        <w:rPr>
          <w:rFonts w:ascii="Arial" w:hAnsi="Arial" w:cs="Arial"/>
        </w:rPr>
      </w:pPr>
    </w:p>
    <w:p w14:paraId="48FB8A9A"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circulara por calle Camino General Belgrano de sur a norte como afirma en su demanda.</w:t>
      </w:r>
    </w:p>
    <w:p w14:paraId="7500FF72" w14:textId="77777777" w:rsidR="002A4990" w:rsidRPr="00D102E6" w:rsidRDefault="002A4990" w:rsidP="00D102E6">
      <w:pPr>
        <w:pStyle w:val="Prrafodelista"/>
        <w:spacing w:line="360" w:lineRule="auto"/>
        <w:ind w:firstLine="709"/>
        <w:jc w:val="both"/>
        <w:rPr>
          <w:rFonts w:ascii="Arial" w:hAnsi="Arial" w:cs="Arial"/>
        </w:rPr>
      </w:pPr>
    </w:p>
    <w:p w14:paraId="4254BFE2"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lo hiciera con luz de semáforo habilitante.</w:t>
      </w:r>
    </w:p>
    <w:p w14:paraId="48522A87" w14:textId="77777777" w:rsidR="002A4990" w:rsidRPr="00D102E6" w:rsidRDefault="002A4990" w:rsidP="00D102E6">
      <w:pPr>
        <w:pStyle w:val="Prrafodelista"/>
        <w:spacing w:line="360" w:lineRule="auto"/>
        <w:ind w:firstLine="709"/>
        <w:jc w:val="both"/>
        <w:rPr>
          <w:rFonts w:ascii="Arial" w:hAnsi="Arial" w:cs="Arial"/>
        </w:rPr>
      </w:pPr>
    </w:p>
    <w:p w14:paraId="13364653"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al arribar a la intersección con calle San Lorenzo de la localidad de Villa Dominico lo hiciera con prioridad de paso.</w:t>
      </w:r>
    </w:p>
    <w:p w14:paraId="2434AA5B" w14:textId="77777777" w:rsidR="002A4990" w:rsidRPr="00D102E6" w:rsidRDefault="002A4990" w:rsidP="00D102E6">
      <w:pPr>
        <w:pStyle w:val="Prrafodelista"/>
        <w:spacing w:line="360" w:lineRule="auto"/>
        <w:ind w:firstLine="709"/>
        <w:jc w:val="both"/>
        <w:rPr>
          <w:rFonts w:ascii="Arial" w:hAnsi="Arial" w:cs="Arial"/>
        </w:rPr>
      </w:pPr>
    </w:p>
    <w:p w14:paraId="1378347C"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vehículo Peugeot 405 dominio TFZ744 se encontrara realizando la maniobra en las condiciones que describe el actor.</w:t>
      </w:r>
    </w:p>
    <w:p w14:paraId="05824135" w14:textId="77777777" w:rsidR="002A4990" w:rsidRPr="00D102E6" w:rsidRDefault="002A4990" w:rsidP="00D102E6">
      <w:pPr>
        <w:pStyle w:val="Prrafodelista"/>
        <w:spacing w:line="360" w:lineRule="auto"/>
        <w:ind w:firstLine="709"/>
        <w:jc w:val="both"/>
        <w:rPr>
          <w:rFonts w:ascii="Arial" w:hAnsi="Arial" w:cs="Arial"/>
        </w:rPr>
      </w:pPr>
    </w:p>
    <w:p w14:paraId="710C3EA8" w14:textId="3BB3361F"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conductor realizara un inesperado e imprudente giro a la izquierda.</w:t>
      </w:r>
    </w:p>
    <w:p w14:paraId="7DCC99E8" w14:textId="77777777" w:rsidR="002A4990" w:rsidRPr="00D102E6" w:rsidRDefault="002A4990" w:rsidP="00D102E6">
      <w:pPr>
        <w:pStyle w:val="Prrafodelista"/>
        <w:spacing w:line="360" w:lineRule="auto"/>
        <w:ind w:firstLine="709"/>
        <w:jc w:val="both"/>
        <w:rPr>
          <w:rFonts w:ascii="Arial" w:hAnsi="Arial" w:cs="Arial"/>
        </w:rPr>
      </w:pPr>
    </w:p>
    <w:p w14:paraId="2D394242"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conductor del Peugeot 405 realizara dicha maniobra con la intención de incorporarse en la calle San Lorenzo en la forma indicada.</w:t>
      </w:r>
    </w:p>
    <w:p w14:paraId="08AFA3E3" w14:textId="77777777" w:rsidR="002A4990" w:rsidRPr="00D102E6" w:rsidRDefault="002A4990" w:rsidP="00D102E6">
      <w:pPr>
        <w:pStyle w:val="Prrafodelista"/>
        <w:spacing w:line="360" w:lineRule="auto"/>
        <w:ind w:firstLine="709"/>
        <w:jc w:val="both"/>
        <w:rPr>
          <w:rFonts w:ascii="Arial" w:hAnsi="Arial" w:cs="Arial"/>
        </w:rPr>
      </w:pPr>
    </w:p>
    <w:p w14:paraId="552F00FF"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dicha maniobra haya sido antirreglamentaria.</w:t>
      </w:r>
    </w:p>
    <w:p w14:paraId="0746260F" w14:textId="77777777" w:rsidR="002A4990" w:rsidRPr="00D102E6" w:rsidRDefault="002A4990" w:rsidP="00D102E6">
      <w:pPr>
        <w:pStyle w:val="Prrafodelista"/>
        <w:spacing w:line="360" w:lineRule="auto"/>
        <w:ind w:firstLine="709"/>
        <w:jc w:val="both"/>
        <w:rPr>
          <w:rFonts w:ascii="Arial" w:hAnsi="Arial" w:cs="Arial"/>
        </w:rPr>
      </w:pPr>
    </w:p>
    <w:p w14:paraId="292EC4BF"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vehículo Peugeot 405 se haya interpuesto en el carril por el que se desplazaba el actor.</w:t>
      </w:r>
    </w:p>
    <w:p w14:paraId="023EAF2E" w14:textId="77777777" w:rsidR="002A4990" w:rsidRPr="00D102E6" w:rsidRDefault="002A4990" w:rsidP="00D102E6">
      <w:pPr>
        <w:pStyle w:val="Prrafodelista"/>
        <w:spacing w:line="360" w:lineRule="auto"/>
        <w:ind w:firstLine="709"/>
        <w:jc w:val="both"/>
        <w:rPr>
          <w:rFonts w:ascii="Arial" w:hAnsi="Arial" w:cs="Arial"/>
        </w:rPr>
      </w:pPr>
    </w:p>
    <w:p w14:paraId="39D31861"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vehículo del demandado se haya constituido en una barrera infranqueable e imposible de sortear.</w:t>
      </w:r>
    </w:p>
    <w:p w14:paraId="725B2292" w14:textId="77777777" w:rsidR="002A4990" w:rsidRPr="00D102E6" w:rsidRDefault="002A4990" w:rsidP="00D102E6">
      <w:pPr>
        <w:pStyle w:val="Prrafodelista"/>
        <w:spacing w:line="360" w:lineRule="auto"/>
        <w:ind w:firstLine="709"/>
        <w:jc w:val="both"/>
        <w:rPr>
          <w:rFonts w:ascii="Arial" w:hAnsi="Arial" w:cs="Arial"/>
        </w:rPr>
      </w:pPr>
    </w:p>
    <w:p w14:paraId="2D4A2A02"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impactado con la parte frontal del motociclo contra el lateral derecho del vehículo demandado.</w:t>
      </w:r>
    </w:p>
    <w:p w14:paraId="113A6905" w14:textId="77777777" w:rsidR="002A4990" w:rsidRPr="00D102E6" w:rsidRDefault="002A4990" w:rsidP="00D102E6">
      <w:pPr>
        <w:pStyle w:val="Prrafodelista"/>
        <w:spacing w:line="360" w:lineRule="auto"/>
        <w:ind w:firstLine="709"/>
        <w:jc w:val="both"/>
        <w:rPr>
          <w:rFonts w:ascii="Arial" w:hAnsi="Arial" w:cs="Arial"/>
        </w:rPr>
      </w:pPr>
    </w:p>
    <w:p w14:paraId="08DB9393"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como consecuencia de la colisión el actor haya salido despedido.</w:t>
      </w:r>
    </w:p>
    <w:p w14:paraId="6AB92F10" w14:textId="77777777" w:rsidR="002A4990" w:rsidRPr="00D102E6" w:rsidRDefault="002A4990" w:rsidP="00D102E6">
      <w:pPr>
        <w:pStyle w:val="Prrafodelista"/>
        <w:spacing w:line="360" w:lineRule="auto"/>
        <w:ind w:firstLine="709"/>
        <w:jc w:val="both"/>
        <w:rPr>
          <w:rFonts w:ascii="Arial" w:hAnsi="Arial" w:cs="Arial"/>
        </w:rPr>
      </w:pPr>
    </w:p>
    <w:p w14:paraId="5D4F6FA6"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culminado su recorrido impactando contra el asfalto en las condiciones relatadas.</w:t>
      </w:r>
    </w:p>
    <w:p w14:paraId="4B7B104A" w14:textId="77777777" w:rsidR="002A4990" w:rsidRPr="00D102E6" w:rsidRDefault="002A4990" w:rsidP="00D102E6">
      <w:pPr>
        <w:pStyle w:val="Prrafodelista"/>
        <w:spacing w:line="360" w:lineRule="auto"/>
        <w:ind w:firstLine="709"/>
        <w:jc w:val="both"/>
        <w:rPr>
          <w:rFonts w:ascii="Arial" w:hAnsi="Arial" w:cs="Arial"/>
        </w:rPr>
      </w:pPr>
    </w:p>
    <w:p w14:paraId="4B2CD0AE"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gravísimas lesiones como afirma en su demanda.</w:t>
      </w:r>
    </w:p>
    <w:p w14:paraId="114E8F56" w14:textId="77777777" w:rsidR="002A4990" w:rsidRPr="00D102E6" w:rsidRDefault="002A4990" w:rsidP="00D102E6">
      <w:pPr>
        <w:pStyle w:val="Prrafodelista"/>
        <w:spacing w:line="360" w:lineRule="auto"/>
        <w:ind w:firstLine="709"/>
        <w:jc w:val="both"/>
        <w:rPr>
          <w:rFonts w:ascii="Arial" w:hAnsi="Arial" w:cs="Arial"/>
        </w:rPr>
      </w:pPr>
    </w:p>
    <w:p w14:paraId="0DDD8DD8"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 xml:space="preserve">Niego que el actor haya sido trasladado en ambulancia del SAME </w:t>
      </w:r>
      <w:proofErr w:type="spellStart"/>
      <w:r w:rsidRPr="00D102E6">
        <w:rPr>
          <w:rFonts w:ascii="Arial" w:hAnsi="Arial" w:cs="Arial"/>
        </w:rPr>
        <w:t>N°</w:t>
      </w:r>
      <w:proofErr w:type="spellEnd"/>
      <w:r w:rsidRPr="00D102E6">
        <w:rPr>
          <w:rFonts w:ascii="Arial" w:hAnsi="Arial" w:cs="Arial"/>
        </w:rPr>
        <w:t xml:space="preserve"> 2 en la forma invocada.</w:t>
      </w:r>
    </w:p>
    <w:p w14:paraId="07974268" w14:textId="77777777" w:rsidR="002A4990" w:rsidRPr="00D102E6" w:rsidRDefault="002A4990" w:rsidP="00D102E6">
      <w:pPr>
        <w:pStyle w:val="Prrafodelista"/>
        <w:spacing w:line="360" w:lineRule="auto"/>
        <w:ind w:firstLine="709"/>
        <w:jc w:val="both"/>
        <w:rPr>
          <w:rFonts w:ascii="Arial" w:hAnsi="Arial" w:cs="Arial"/>
        </w:rPr>
      </w:pPr>
    </w:p>
    <w:p w14:paraId="50DB4654"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la ambulancia del SAME se encontrara a cargo del Dr. Carrión Alejandro MP 231.513 en las circunstancias que refiere.</w:t>
      </w:r>
    </w:p>
    <w:p w14:paraId="0725E75A" w14:textId="77777777" w:rsidR="002A4990" w:rsidRPr="00D102E6" w:rsidRDefault="002A4990" w:rsidP="00D102E6">
      <w:pPr>
        <w:pStyle w:val="Prrafodelista"/>
        <w:spacing w:line="360" w:lineRule="auto"/>
        <w:ind w:firstLine="709"/>
        <w:jc w:val="both"/>
        <w:rPr>
          <w:rFonts w:ascii="Arial" w:hAnsi="Arial" w:cs="Arial"/>
        </w:rPr>
      </w:pPr>
    </w:p>
    <w:p w14:paraId="54290B36"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sido trasladado al Hospital Presidente Perón de Avellaneda como consecuencia de una conducta atribuible al conductor demandado.</w:t>
      </w:r>
    </w:p>
    <w:p w14:paraId="459FF434" w14:textId="77777777" w:rsidR="002A4990" w:rsidRPr="00D102E6" w:rsidRDefault="002A4990" w:rsidP="00D102E6">
      <w:pPr>
        <w:pStyle w:val="Prrafodelista"/>
        <w:spacing w:line="360" w:lineRule="auto"/>
        <w:ind w:firstLine="709"/>
        <w:jc w:val="both"/>
        <w:rPr>
          <w:rFonts w:ascii="Arial" w:hAnsi="Arial" w:cs="Arial"/>
        </w:rPr>
      </w:pPr>
    </w:p>
    <w:p w14:paraId="246843B6"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como consecuencia del accidente se le hayan diagnosticado politraumatismos en la magnitud que invoca.</w:t>
      </w:r>
    </w:p>
    <w:p w14:paraId="4EFA6845" w14:textId="77777777" w:rsidR="002A4990" w:rsidRPr="00D102E6" w:rsidRDefault="002A4990" w:rsidP="00D102E6">
      <w:pPr>
        <w:pStyle w:val="Prrafodelista"/>
        <w:spacing w:line="360" w:lineRule="auto"/>
        <w:ind w:firstLine="709"/>
        <w:jc w:val="both"/>
        <w:rPr>
          <w:rFonts w:ascii="Arial" w:hAnsi="Arial" w:cs="Arial"/>
        </w:rPr>
      </w:pPr>
    </w:p>
    <w:p w14:paraId="777F0005"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fractura de mentón como consecuencia del hecho que se ventila en autos.</w:t>
      </w:r>
    </w:p>
    <w:p w14:paraId="5E30C1AA" w14:textId="77777777" w:rsidR="002A4990" w:rsidRPr="00D102E6" w:rsidRDefault="002A4990" w:rsidP="00D102E6">
      <w:pPr>
        <w:pStyle w:val="Prrafodelista"/>
        <w:spacing w:line="360" w:lineRule="auto"/>
        <w:ind w:firstLine="709"/>
        <w:jc w:val="both"/>
        <w:rPr>
          <w:rFonts w:ascii="Arial" w:hAnsi="Arial" w:cs="Arial"/>
        </w:rPr>
      </w:pPr>
    </w:p>
    <w:p w14:paraId="0F828EB9"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traumatismo de cráneo sin pérdida de conocimiento con herida cortante en mentón.</w:t>
      </w:r>
    </w:p>
    <w:p w14:paraId="1EA9FB44" w14:textId="77777777" w:rsidR="002A4990" w:rsidRPr="00D102E6" w:rsidRDefault="002A4990" w:rsidP="00D102E6">
      <w:pPr>
        <w:pStyle w:val="Prrafodelista"/>
        <w:spacing w:line="360" w:lineRule="auto"/>
        <w:ind w:firstLine="709"/>
        <w:jc w:val="both"/>
        <w:rPr>
          <w:rFonts w:ascii="Arial" w:hAnsi="Arial" w:cs="Arial"/>
        </w:rPr>
      </w:pPr>
    </w:p>
    <w:p w14:paraId="7A19320C"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traumatismo de columna cervical y dorsal como consecuencia del hecho denunciado.</w:t>
      </w:r>
    </w:p>
    <w:p w14:paraId="33A1E81A" w14:textId="77777777" w:rsidR="002A4990" w:rsidRPr="00D102E6" w:rsidRDefault="002A4990" w:rsidP="00D102E6">
      <w:pPr>
        <w:pStyle w:val="Prrafodelista"/>
        <w:spacing w:line="360" w:lineRule="auto"/>
        <w:ind w:firstLine="709"/>
        <w:jc w:val="both"/>
        <w:rPr>
          <w:rFonts w:ascii="Arial" w:hAnsi="Arial" w:cs="Arial"/>
        </w:rPr>
      </w:pPr>
    </w:p>
    <w:p w14:paraId="6551FD18"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rectificación de la lordosis fisiológica cervical (síndrome de latigazo).</w:t>
      </w:r>
    </w:p>
    <w:p w14:paraId="15675EC8" w14:textId="77777777" w:rsidR="002A4990" w:rsidRPr="00D102E6" w:rsidRDefault="002A4990" w:rsidP="00D102E6">
      <w:pPr>
        <w:pStyle w:val="Prrafodelista"/>
        <w:spacing w:line="360" w:lineRule="auto"/>
        <w:ind w:firstLine="709"/>
        <w:jc w:val="both"/>
        <w:rPr>
          <w:rFonts w:ascii="Arial" w:hAnsi="Arial" w:cs="Arial"/>
        </w:rPr>
      </w:pPr>
    </w:p>
    <w:p w14:paraId="39ABE910"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padezca cervicalgias, vértigo y cefaleas como consecuencia del accidente.</w:t>
      </w:r>
    </w:p>
    <w:p w14:paraId="1318CC74" w14:textId="77777777" w:rsidR="002A4990" w:rsidRPr="00D102E6" w:rsidRDefault="002A4990" w:rsidP="00D102E6">
      <w:pPr>
        <w:pStyle w:val="Prrafodelista"/>
        <w:spacing w:line="360" w:lineRule="auto"/>
        <w:ind w:firstLine="709"/>
        <w:jc w:val="both"/>
        <w:rPr>
          <w:rFonts w:ascii="Arial" w:hAnsi="Arial" w:cs="Arial"/>
        </w:rPr>
      </w:pPr>
    </w:p>
    <w:p w14:paraId="3968361D"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debido utilizar cuello blando a causa del hecho denunciado.</w:t>
      </w:r>
    </w:p>
    <w:p w14:paraId="6DF0C44F" w14:textId="77777777" w:rsidR="002A4990" w:rsidRPr="00D102E6" w:rsidRDefault="002A4990" w:rsidP="00D102E6">
      <w:pPr>
        <w:pStyle w:val="Prrafodelista"/>
        <w:spacing w:line="360" w:lineRule="auto"/>
        <w:ind w:firstLine="709"/>
        <w:jc w:val="both"/>
        <w:rPr>
          <w:rFonts w:ascii="Arial" w:hAnsi="Arial" w:cs="Arial"/>
        </w:rPr>
      </w:pPr>
    </w:p>
    <w:p w14:paraId="48A7F95E"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contracturas musculares en región lumbar con pérdida de movilidad e intensos dolores como consecuencia del hecho.</w:t>
      </w:r>
    </w:p>
    <w:p w14:paraId="6F166FED" w14:textId="77777777" w:rsidR="002A4990" w:rsidRPr="00D102E6" w:rsidRDefault="002A4990" w:rsidP="00D102E6">
      <w:pPr>
        <w:pStyle w:val="Prrafodelista"/>
        <w:spacing w:line="360" w:lineRule="auto"/>
        <w:ind w:firstLine="709"/>
        <w:jc w:val="both"/>
        <w:rPr>
          <w:rFonts w:ascii="Arial" w:hAnsi="Arial" w:cs="Arial"/>
        </w:rPr>
      </w:pPr>
    </w:p>
    <w:p w14:paraId="4AD0BCB3"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grave traumatismo en miembros inferiores y superiores con lesión en partes blandas como consecuencia del accidente.</w:t>
      </w:r>
    </w:p>
    <w:p w14:paraId="44E4048E" w14:textId="77777777" w:rsidR="002A4990" w:rsidRPr="00D102E6" w:rsidRDefault="002A4990" w:rsidP="00D102E6">
      <w:pPr>
        <w:pStyle w:val="Prrafodelista"/>
        <w:spacing w:line="360" w:lineRule="auto"/>
        <w:ind w:firstLine="709"/>
        <w:jc w:val="both"/>
        <w:rPr>
          <w:rFonts w:ascii="Arial" w:hAnsi="Arial" w:cs="Arial"/>
        </w:rPr>
      </w:pPr>
    </w:p>
    <w:p w14:paraId="7A8F9A24"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grave traumatismo en mentón con pérdida de piezas dentarias a causa del hecho denunciado.</w:t>
      </w:r>
    </w:p>
    <w:p w14:paraId="7219601F" w14:textId="77777777" w:rsidR="002A4990" w:rsidRPr="00D102E6" w:rsidRDefault="002A4990" w:rsidP="00D102E6">
      <w:pPr>
        <w:pStyle w:val="Prrafodelista"/>
        <w:spacing w:line="360" w:lineRule="auto"/>
        <w:ind w:firstLine="709"/>
        <w:jc w:val="both"/>
        <w:rPr>
          <w:rFonts w:ascii="Arial" w:hAnsi="Arial" w:cs="Arial"/>
        </w:rPr>
      </w:pPr>
    </w:p>
    <w:p w14:paraId="528967A4"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pérdida de piezas dentarias en la forma que invoca.</w:t>
      </w:r>
    </w:p>
    <w:p w14:paraId="7C59EB72" w14:textId="77777777" w:rsidR="002A4990" w:rsidRPr="00D102E6" w:rsidRDefault="002A4990" w:rsidP="00D102E6">
      <w:pPr>
        <w:pStyle w:val="Prrafodelista"/>
        <w:spacing w:line="360" w:lineRule="auto"/>
        <w:ind w:firstLine="709"/>
        <w:jc w:val="both"/>
        <w:rPr>
          <w:rFonts w:ascii="Arial" w:hAnsi="Arial" w:cs="Arial"/>
        </w:rPr>
      </w:pPr>
    </w:p>
    <w:p w14:paraId="20AA71B2"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continúe tratamiento ante el Hospital de Odontología de la Ciudad de Buenos Aires como consecuencia del accidente.</w:t>
      </w:r>
    </w:p>
    <w:p w14:paraId="45D8881D" w14:textId="77777777" w:rsidR="002A4990" w:rsidRPr="00D102E6" w:rsidRDefault="002A4990" w:rsidP="00D102E6">
      <w:pPr>
        <w:pStyle w:val="Prrafodelista"/>
        <w:spacing w:line="360" w:lineRule="auto"/>
        <w:ind w:firstLine="709"/>
        <w:jc w:val="both"/>
        <w:rPr>
          <w:rFonts w:ascii="Arial" w:hAnsi="Arial" w:cs="Arial"/>
        </w:rPr>
      </w:pPr>
    </w:p>
    <w:p w14:paraId="1EEAA132"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 xml:space="preserve">Niego que se haya labrado causa por lesiones culposas con intervención de la </w:t>
      </w:r>
      <w:proofErr w:type="spellStart"/>
      <w:r w:rsidRPr="00D102E6">
        <w:rPr>
          <w:rFonts w:ascii="Arial" w:hAnsi="Arial" w:cs="Arial"/>
        </w:rPr>
        <w:t>UFIyJ</w:t>
      </w:r>
      <w:proofErr w:type="spellEnd"/>
      <w:r w:rsidRPr="00D102E6">
        <w:rPr>
          <w:rFonts w:ascii="Arial" w:hAnsi="Arial" w:cs="Arial"/>
        </w:rPr>
        <w:t xml:space="preserve"> </w:t>
      </w:r>
      <w:proofErr w:type="spellStart"/>
      <w:r w:rsidRPr="00D102E6">
        <w:rPr>
          <w:rFonts w:ascii="Arial" w:hAnsi="Arial" w:cs="Arial"/>
        </w:rPr>
        <w:t>N°</w:t>
      </w:r>
      <w:proofErr w:type="spellEnd"/>
      <w:r w:rsidRPr="00D102E6">
        <w:rPr>
          <w:rFonts w:ascii="Arial" w:hAnsi="Arial" w:cs="Arial"/>
        </w:rPr>
        <w:t xml:space="preserve"> 3 del Departamento Judicial Avellaneda en los términos invocados por el actor.</w:t>
      </w:r>
    </w:p>
    <w:p w14:paraId="2A36BAC8" w14:textId="77777777" w:rsidR="002A4990" w:rsidRPr="00D102E6" w:rsidRDefault="002A4990" w:rsidP="00D102E6">
      <w:pPr>
        <w:pStyle w:val="Prrafodelista"/>
        <w:spacing w:line="360" w:lineRule="auto"/>
        <w:ind w:firstLine="709"/>
        <w:jc w:val="both"/>
        <w:rPr>
          <w:rFonts w:ascii="Arial" w:hAnsi="Arial" w:cs="Arial"/>
        </w:rPr>
      </w:pPr>
    </w:p>
    <w:p w14:paraId="10A8464D"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conductor demandado haya realizado una de las maniobras más peligrosas que existe en la conducción de un vehículo.</w:t>
      </w:r>
    </w:p>
    <w:p w14:paraId="229DC1EE" w14:textId="77777777" w:rsidR="002A4990" w:rsidRPr="00D102E6" w:rsidRDefault="002A4990" w:rsidP="00D102E6">
      <w:pPr>
        <w:pStyle w:val="Prrafodelista"/>
        <w:spacing w:line="360" w:lineRule="auto"/>
        <w:ind w:firstLine="709"/>
        <w:jc w:val="both"/>
        <w:rPr>
          <w:rFonts w:ascii="Arial" w:hAnsi="Arial" w:cs="Arial"/>
        </w:rPr>
      </w:pPr>
    </w:p>
    <w:p w14:paraId="192585A7"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lastRenderedPageBreak/>
        <w:t>Niego que el conductor haya realizado el giro sin asegurarse previamente de que la vía se encontraba expedita para realizar el giro.</w:t>
      </w:r>
    </w:p>
    <w:p w14:paraId="4F85285D" w14:textId="77777777" w:rsidR="002A4990" w:rsidRPr="00D102E6" w:rsidRDefault="002A4990" w:rsidP="00D102E6">
      <w:pPr>
        <w:pStyle w:val="Prrafodelista"/>
        <w:spacing w:line="360" w:lineRule="auto"/>
        <w:ind w:firstLine="709"/>
        <w:jc w:val="both"/>
        <w:rPr>
          <w:rFonts w:ascii="Arial" w:hAnsi="Arial" w:cs="Arial"/>
        </w:rPr>
      </w:pPr>
    </w:p>
    <w:p w14:paraId="426A69AD"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giro a la izquierda realizado por el demandado haya resultado peligroso para el resto del tránsito de la mano que invadía.</w:t>
      </w:r>
    </w:p>
    <w:p w14:paraId="0764EF49" w14:textId="77777777" w:rsidR="002A4990" w:rsidRPr="00D102E6" w:rsidRDefault="002A4990" w:rsidP="00D102E6">
      <w:pPr>
        <w:pStyle w:val="Prrafodelista"/>
        <w:spacing w:line="360" w:lineRule="auto"/>
        <w:ind w:firstLine="709"/>
        <w:jc w:val="both"/>
        <w:rPr>
          <w:rFonts w:ascii="Arial" w:hAnsi="Arial" w:cs="Arial"/>
        </w:rPr>
      </w:pPr>
    </w:p>
    <w:p w14:paraId="463C8A67"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la conducta del conductor del Peugeot 405 acredite que resulta ser exclusivo responsable por el siniestro de autos.</w:t>
      </w:r>
    </w:p>
    <w:p w14:paraId="1B9664D1" w14:textId="77777777" w:rsidR="002A4990" w:rsidRPr="00D102E6" w:rsidRDefault="002A4990" w:rsidP="00D102E6">
      <w:pPr>
        <w:pStyle w:val="Prrafodelista"/>
        <w:spacing w:line="360" w:lineRule="auto"/>
        <w:ind w:firstLine="709"/>
        <w:jc w:val="both"/>
        <w:rPr>
          <w:rFonts w:ascii="Arial" w:hAnsi="Arial" w:cs="Arial"/>
        </w:rPr>
      </w:pPr>
    </w:p>
    <w:p w14:paraId="73A65FC5"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quedado con incapacidad definitiva residual que afecte en un 40% su posibilidad de obtener un pleno ingreso y un pleno empleo.</w:t>
      </w:r>
    </w:p>
    <w:p w14:paraId="50B4EB19" w14:textId="77777777" w:rsidR="002A4990" w:rsidRPr="00D102E6" w:rsidRDefault="002A4990" w:rsidP="00D102E6">
      <w:pPr>
        <w:pStyle w:val="Prrafodelista"/>
        <w:spacing w:line="360" w:lineRule="auto"/>
        <w:ind w:firstLine="709"/>
        <w:jc w:val="both"/>
        <w:rPr>
          <w:rFonts w:ascii="Arial" w:hAnsi="Arial" w:cs="Arial"/>
        </w:rPr>
      </w:pPr>
    </w:p>
    <w:p w14:paraId="47ABF287"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incapacidad definitiva residual derivada del hecho denunciado.</w:t>
      </w:r>
    </w:p>
    <w:p w14:paraId="2A83F3B8" w14:textId="77777777" w:rsidR="002A4990" w:rsidRPr="00D102E6" w:rsidRDefault="002A4990" w:rsidP="00D102E6">
      <w:pPr>
        <w:pStyle w:val="Prrafodelista"/>
        <w:spacing w:line="360" w:lineRule="auto"/>
        <w:ind w:firstLine="709"/>
        <w:jc w:val="both"/>
        <w:rPr>
          <w:rFonts w:ascii="Arial" w:hAnsi="Arial" w:cs="Arial"/>
        </w:rPr>
      </w:pPr>
    </w:p>
    <w:p w14:paraId="2329A90C"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sufrido síndrome postraumático con cefaleas, insomnio, vértigo e incapacidad para la concentración como consecuencia del accidente.</w:t>
      </w:r>
    </w:p>
    <w:p w14:paraId="1046E49D" w14:textId="77777777" w:rsidR="002A4990" w:rsidRPr="00D102E6" w:rsidRDefault="002A4990" w:rsidP="00D102E6">
      <w:pPr>
        <w:pStyle w:val="Prrafodelista"/>
        <w:spacing w:line="360" w:lineRule="auto"/>
        <w:ind w:firstLine="709"/>
        <w:jc w:val="both"/>
        <w:rPr>
          <w:rFonts w:ascii="Arial" w:hAnsi="Arial" w:cs="Arial"/>
        </w:rPr>
      </w:pPr>
    </w:p>
    <w:p w14:paraId="0ABD17CE"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quedado totalmente incapacitado a causa del accidente sufrido.</w:t>
      </w:r>
    </w:p>
    <w:p w14:paraId="1346F93A" w14:textId="77777777" w:rsidR="002A4990" w:rsidRPr="00D102E6" w:rsidRDefault="002A4990" w:rsidP="00D102E6">
      <w:pPr>
        <w:pStyle w:val="Prrafodelista"/>
        <w:spacing w:line="360" w:lineRule="auto"/>
        <w:ind w:firstLine="709"/>
        <w:jc w:val="both"/>
        <w:rPr>
          <w:rFonts w:ascii="Arial" w:hAnsi="Arial" w:cs="Arial"/>
        </w:rPr>
      </w:pPr>
    </w:p>
    <w:p w14:paraId="24D3F32C"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haya quedado con cicatrices extensas, profundas, adheridas a planos profundos y deformantes en el mentón.</w:t>
      </w:r>
    </w:p>
    <w:p w14:paraId="7224B54D" w14:textId="77777777" w:rsidR="002A4990" w:rsidRPr="00D102E6" w:rsidRDefault="002A4990" w:rsidP="00D102E6">
      <w:pPr>
        <w:pStyle w:val="Prrafodelista"/>
        <w:spacing w:line="360" w:lineRule="auto"/>
        <w:ind w:firstLine="709"/>
        <w:jc w:val="both"/>
        <w:rPr>
          <w:rFonts w:ascii="Arial" w:hAnsi="Arial" w:cs="Arial"/>
        </w:rPr>
      </w:pPr>
    </w:p>
    <w:p w14:paraId="054C2E68"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exista daño estético con incapacidad estimada en el orden del 15%.</w:t>
      </w:r>
    </w:p>
    <w:p w14:paraId="569D00C1" w14:textId="77777777" w:rsidR="002A4990" w:rsidRPr="00D102E6" w:rsidRDefault="002A4990" w:rsidP="00D102E6">
      <w:pPr>
        <w:pStyle w:val="Prrafodelista"/>
        <w:spacing w:line="360" w:lineRule="auto"/>
        <w:ind w:firstLine="709"/>
        <w:jc w:val="both"/>
        <w:rPr>
          <w:rFonts w:ascii="Arial" w:hAnsi="Arial" w:cs="Arial"/>
        </w:rPr>
      </w:pPr>
    </w:p>
    <w:p w14:paraId="6032D60F"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$15.000.000 por incapacidad definitiva daño emergente.</w:t>
      </w:r>
    </w:p>
    <w:p w14:paraId="194AF783" w14:textId="77777777" w:rsidR="002A4990" w:rsidRPr="00D102E6" w:rsidRDefault="002A4990" w:rsidP="00D102E6">
      <w:pPr>
        <w:pStyle w:val="Prrafodelista"/>
        <w:spacing w:line="360" w:lineRule="auto"/>
        <w:ind w:firstLine="709"/>
        <w:jc w:val="both"/>
        <w:rPr>
          <w:rFonts w:ascii="Arial" w:hAnsi="Arial" w:cs="Arial"/>
        </w:rPr>
      </w:pPr>
    </w:p>
    <w:p w14:paraId="6C060BF1"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$1.500.000 por gastos de farmacia y asistencia médico-sanatorial.</w:t>
      </w:r>
    </w:p>
    <w:p w14:paraId="3F0514F6" w14:textId="77777777" w:rsidR="002A4990" w:rsidRPr="00D102E6" w:rsidRDefault="002A4990" w:rsidP="00D102E6">
      <w:pPr>
        <w:pStyle w:val="Prrafodelista"/>
        <w:spacing w:line="360" w:lineRule="auto"/>
        <w:ind w:firstLine="709"/>
        <w:jc w:val="both"/>
        <w:rPr>
          <w:rFonts w:ascii="Arial" w:hAnsi="Arial" w:cs="Arial"/>
        </w:rPr>
      </w:pPr>
    </w:p>
    <w:p w14:paraId="4101F74F"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$2.000.000 por gastos médico-sanatoriales futuros.</w:t>
      </w:r>
    </w:p>
    <w:p w14:paraId="037978A8" w14:textId="77777777" w:rsidR="002A4990" w:rsidRPr="00D102E6" w:rsidRDefault="002A4990" w:rsidP="00D102E6">
      <w:pPr>
        <w:pStyle w:val="Prrafodelista"/>
        <w:spacing w:line="360" w:lineRule="auto"/>
        <w:ind w:firstLine="709"/>
        <w:jc w:val="both"/>
        <w:rPr>
          <w:rFonts w:ascii="Arial" w:hAnsi="Arial" w:cs="Arial"/>
        </w:rPr>
      </w:pPr>
    </w:p>
    <w:p w14:paraId="6616682C"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$10.000.000 por tratamiento y daño psicológico.</w:t>
      </w:r>
    </w:p>
    <w:p w14:paraId="04A74118" w14:textId="77777777" w:rsidR="002A4990" w:rsidRPr="00D102E6" w:rsidRDefault="002A4990" w:rsidP="00D102E6">
      <w:pPr>
        <w:pStyle w:val="Prrafodelista"/>
        <w:spacing w:line="360" w:lineRule="auto"/>
        <w:ind w:firstLine="709"/>
        <w:jc w:val="both"/>
        <w:rPr>
          <w:rFonts w:ascii="Arial" w:hAnsi="Arial" w:cs="Arial"/>
        </w:rPr>
      </w:pPr>
    </w:p>
    <w:p w14:paraId="1F78F8C8"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$8.000.000 por consecuencias no patrimoniales.</w:t>
      </w:r>
    </w:p>
    <w:p w14:paraId="7EECD9EF" w14:textId="77777777" w:rsidR="002A4990" w:rsidRPr="00D102E6" w:rsidRDefault="002A4990" w:rsidP="00D102E6">
      <w:pPr>
        <w:pStyle w:val="Prrafodelista"/>
        <w:spacing w:line="360" w:lineRule="auto"/>
        <w:ind w:firstLine="709"/>
        <w:jc w:val="both"/>
        <w:rPr>
          <w:rFonts w:ascii="Arial" w:hAnsi="Arial" w:cs="Arial"/>
        </w:rPr>
      </w:pPr>
    </w:p>
    <w:p w14:paraId="5F719863" w14:textId="77777777" w:rsidR="002A4990" w:rsidRPr="00D102E6" w:rsidRDefault="002A4990" w:rsidP="00D102E6">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$6.000.000 por daño estético.</w:t>
      </w:r>
    </w:p>
    <w:p w14:paraId="23F003D4" w14:textId="77777777" w:rsidR="002A4990" w:rsidRPr="00D102E6" w:rsidRDefault="002A4990" w:rsidP="00D102E6">
      <w:pPr>
        <w:pStyle w:val="Prrafodelista"/>
        <w:spacing w:line="360" w:lineRule="auto"/>
        <w:ind w:firstLine="709"/>
        <w:jc w:val="both"/>
        <w:rPr>
          <w:rFonts w:ascii="Arial" w:hAnsi="Arial" w:cs="Arial"/>
        </w:rPr>
      </w:pPr>
    </w:p>
    <w:p w14:paraId="78AAA414" w14:textId="0714B783" w:rsidR="002A4990" w:rsidRPr="00AD25EA" w:rsidRDefault="002A4990" w:rsidP="00AD25EA">
      <w:pPr>
        <w:pStyle w:val="Prrafodelista"/>
        <w:numPr>
          <w:ilvl w:val="0"/>
          <w:numId w:val="2"/>
        </w:numPr>
        <w:spacing w:line="360" w:lineRule="auto"/>
        <w:ind w:firstLine="709"/>
        <w:jc w:val="both"/>
        <w:rPr>
          <w:rFonts w:ascii="Arial" w:hAnsi="Arial" w:cs="Arial"/>
        </w:rPr>
      </w:pPr>
      <w:r w:rsidRPr="00D102E6">
        <w:rPr>
          <w:rFonts w:ascii="Arial" w:hAnsi="Arial" w:cs="Arial"/>
        </w:rPr>
        <w:t>Niego que el actor tenga derecho a percibir la suma total de $42.500.000 reclamada en la demanda.</w:t>
      </w:r>
    </w:p>
    <w:p w14:paraId="4BB81863" w14:textId="77777777" w:rsidR="002A4990" w:rsidRPr="00D102E6" w:rsidRDefault="002A4990"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LA REALIDAD DE LOS HECHOS</w:t>
      </w:r>
    </w:p>
    <w:p w14:paraId="3C7F9551" w14:textId="296EE198" w:rsidR="00392795" w:rsidRPr="00D102E6" w:rsidRDefault="00392795" w:rsidP="00D102E6">
      <w:pPr>
        <w:spacing w:line="360" w:lineRule="auto"/>
        <w:ind w:firstLine="709"/>
        <w:jc w:val="both"/>
        <w:rPr>
          <w:rFonts w:ascii="Arial" w:hAnsi="Arial" w:cs="Arial"/>
        </w:rPr>
      </w:pPr>
      <w:r w:rsidRPr="00D102E6">
        <w:rPr>
          <w:rFonts w:ascii="Arial" w:hAnsi="Arial" w:cs="Arial"/>
        </w:rPr>
        <w:t>Conforme surge de la denuncia administrativa de siniestro acompañada, el accidente ocurrió el día 11 de febrero de 2024 a las 04:40 horas, en la intersección de las calles General Belgrano y San Lorenzo, en la localidad de Villa Domínico, partido de Avellaneda, Provincia de Buenos Aires.</w:t>
      </w:r>
    </w:p>
    <w:p w14:paraId="03731910" w14:textId="26F7A842" w:rsidR="00392795" w:rsidRPr="00D102E6" w:rsidRDefault="00392795" w:rsidP="00D102E6">
      <w:pPr>
        <w:spacing w:line="360" w:lineRule="auto"/>
        <w:ind w:firstLine="709"/>
        <w:jc w:val="both"/>
        <w:rPr>
          <w:rFonts w:ascii="Arial" w:hAnsi="Arial" w:cs="Arial"/>
        </w:rPr>
      </w:pPr>
      <w:r w:rsidRPr="00D102E6">
        <w:rPr>
          <w:rFonts w:ascii="Arial" w:hAnsi="Arial" w:cs="Arial"/>
        </w:rPr>
        <w:t>De acuerdo con dicha denuncia, el conductor del vehículo asegurado circulaba por la calle General Belgrano cuando</w:t>
      </w:r>
      <w:r w:rsidR="009B1B1F" w:rsidRPr="00D102E6">
        <w:rPr>
          <w:rFonts w:ascii="Arial" w:hAnsi="Arial" w:cs="Arial"/>
        </w:rPr>
        <w:t xml:space="preserve"> </w:t>
      </w:r>
      <w:r w:rsidRPr="00D102E6">
        <w:rPr>
          <w:rFonts w:ascii="Arial" w:hAnsi="Arial" w:cs="Arial"/>
        </w:rPr>
        <w:t>al doblar hacia la calle San Lorenzo</w:t>
      </w:r>
      <w:r w:rsidR="009B1B1F" w:rsidRPr="00D102E6">
        <w:rPr>
          <w:rFonts w:ascii="Arial" w:hAnsi="Arial" w:cs="Arial"/>
        </w:rPr>
        <w:t xml:space="preserve"> es embestido por la motocicleta del actor.</w:t>
      </w:r>
    </w:p>
    <w:p w14:paraId="7195285E" w14:textId="77777777" w:rsidR="00392795" w:rsidRPr="00D102E6" w:rsidRDefault="00392795" w:rsidP="00D102E6">
      <w:pPr>
        <w:spacing w:line="360" w:lineRule="auto"/>
        <w:ind w:firstLine="709"/>
        <w:jc w:val="both"/>
        <w:rPr>
          <w:rFonts w:ascii="Arial" w:hAnsi="Arial" w:cs="Arial"/>
        </w:rPr>
      </w:pPr>
      <w:r w:rsidRPr="00D102E6">
        <w:rPr>
          <w:rFonts w:ascii="Arial" w:hAnsi="Arial" w:cs="Arial"/>
        </w:rPr>
        <w:t>Asimismo, de la propia manifestación efectuada por el asegurado surge que la motocicleta impactó contra el vehículo en la parte trasera derecha, circunstancia que resulta relevante para analizar la mecánica del hecho.</w:t>
      </w:r>
    </w:p>
    <w:p w14:paraId="34B512E7" w14:textId="5D89DB08" w:rsidR="00392795" w:rsidRPr="00D102E6" w:rsidRDefault="00392795" w:rsidP="00D102E6">
      <w:pPr>
        <w:spacing w:line="360" w:lineRule="auto"/>
        <w:ind w:firstLine="709"/>
        <w:jc w:val="both"/>
        <w:rPr>
          <w:rFonts w:ascii="Arial" w:hAnsi="Arial" w:cs="Arial"/>
        </w:rPr>
      </w:pPr>
      <w:r w:rsidRPr="00D102E6">
        <w:rPr>
          <w:rFonts w:ascii="Arial" w:hAnsi="Arial" w:cs="Arial"/>
        </w:rPr>
        <w:t xml:space="preserve">La ubicación del punto de contacto permite inferir que el automóvil ya había iniciado e incluso </w:t>
      </w:r>
      <w:r w:rsidR="00F434B4" w:rsidRPr="00D102E6">
        <w:rPr>
          <w:rFonts w:ascii="Arial" w:hAnsi="Arial" w:cs="Arial"/>
        </w:rPr>
        <w:t>casi finalizado</w:t>
      </w:r>
      <w:r w:rsidRPr="00D102E6">
        <w:rPr>
          <w:rFonts w:ascii="Arial" w:hAnsi="Arial" w:cs="Arial"/>
        </w:rPr>
        <w:t xml:space="preserve"> la maniobra de giro hacia la calle San Lorenzo al momento de producirse el impacto.</w:t>
      </w:r>
    </w:p>
    <w:p w14:paraId="01F24A68" w14:textId="4EF96F43" w:rsidR="00392795" w:rsidRPr="00D102E6" w:rsidRDefault="00392795" w:rsidP="00D102E6">
      <w:pPr>
        <w:spacing w:line="360" w:lineRule="auto"/>
        <w:ind w:firstLine="709"/>
        <w:jc w:val="both"/>
        <w:rPr>
          <w:rFonts w:ascii="Arial" w:hAnsi="Arial" w:cs="Arial"/>
        </w:rPr>
      </w:pPr>
      <w:r w:rsidRPr="00D102E6">
        <w:rPr>
          <w:rFonts w:ascii="Arial" w:hAnsi="Arial" w:cs="Arial"/>
        </w:rPr>
        <w:t xml:space="preserve">En tales condiciones, si el actor terminó impactando con su motocicleta contra el sector posterior derecho del vehículo, ello evidencia que no logró advertir con la </w:t>
      </w:r>
      <w:r w:rsidRPr="00D102E6">
        <w:rPr>
          <w:rFonts w:ascii="Arial" w:hAnsi="Arial" w:cs="Arial"/>
        </w:rPr>
        <w:lastRenderedPageBreak/>
        <w:t>debida anticipación la presencia del rodado ni detener su marcha para evitar la colisión.</w:t>
      </w:r>
    </w:p>
    <w:p w14:paraId="4689E3B5" w14:textId="1990D5CD" w:rsidR="00392795" w:rsidRPr="00D102E6" w:rsidRDefault="00392795" w:rsidP="00D102E6">
      <w:pPr>
        <w:spacing w:line="360" w:lineRule="auto"/>
        <w:ind w:firstLine="709"/>
        <w:jc w:val="both"/>
        <w:rPr>
          <w:rFonts w:ascii="Arial" w:hAnsi="Arial" w:cs="Arial"/>
        </w:rPr>
      </w:pPr>
      <w:r w:rsidRPr="00D102E6">
        <w:rPr>
          <w:rFonts w:ascii="Arial" w:hAnsi="Arial" w:cs="Arial"/>
        </w:rPr>
        <w:t>Tal circunstancia revela, cuanto menos, una falta de dominio del vehículo por parte del conductor de la motocicleta, quien debía circular con la prudencia y atención necesarias para evitar este tipo de contingencias propias del tránsito urbano.</w:t>
      </w:r>
    </w:p>
    <w:p w14:paraId="767026BF" w14:textId="4B4E654B" w:rsidR="00392795" w:rsidRPr="00D102E6" w:rsidRDefault="00392795" w:rsidP="00D102E6">
      <w:pPr>
        <w:spacing w:line="360" w:lineRule="auto"/>
        <w:ind w:firstLine="709"/>
        <w:jc w:val="both"/>
        <w:rPr>
          <w:rFonts w:ascii="Arial" w:hAnsi="Arial" w:cs="Arial"/>
        </w:rPr>
      </w:pPr>
      <w:r w:rsidRPr="00D102E6">
        <w:rPr>
          <w:rFonts w:ascii="Arial" w:hAnsi="Arial" w:cs="Arial"/>
        </w:rPr>
        <w:t>Por lo expuesto, la dinámica real del siniestro dista de la reconstrucción unilateral formulada por la parte actora, debiendo analizarse la incidencia causal de la conducta del propio motociclista en la producción del hecho.</w:t>
      </w:r>
    </w:p>
    <w:p w14:paraId="622320B5" w14:textId="478B5F5A" w:rsidR="002A4990" w:rsidRPr="00D102E6" w:rsidRDefault="00392795" w:rsidP="00D102E6">
      <w:pPr>
        <w:spacing w:line="360" w:lineRule="auto"/>
        <w:ind w:firstLine="709"/>
        <w:jc w:val="both"/>
        <w:rPr>
          <w:rFonts w:ascii="Arial" w:hAnsi="Arial" w:cs="Arial"/>
        </w:rPr>
      </w:pPr>
      <w:r w:rsidRPr="00D102E6">
        <w:rPr>
          <w:rFonts w:ascii="Arial" w:hAnsi="Arial" w:cs="Arial"/>
        </w:rPr>
        <w:t>En consecuencia, no puede atribuirse responsabilidad exclusiva al conductor del vehículo asegurado, debiendo determinarse la verdadera mecánica del accidente mediante la prueba pericial mecánica que oportunamente se produzca en autos.</w:t>
      </w:r>
    </w:p>
    <w:p w14:paraId="774F9CFB" w14:textId="77777777" w:rsidR="00FE7C85" w:rsidRPr="00D102E6" w:rsidRDefault="00FE7C85"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 xml:space="preserve">FALTA DE USO DE CASCO </w:t>
      </w:r>
    </w:p>
    <w:p w14:paraId="3F713C3F" w14:textId="48BFDF0A" w:rsidR="00FE7C85" w:rsidRPr="00D102E6" w:rsidRDefault="00FE7C85" w:rsidP="00D102E6">
      <w:pPr>
        <w:spacing w:line="360" w:lineRule="auto"/>
        <w:ind w:left="360" w:firstLine="709"/>
        <w:jc w:val="both"/>
        <w:rPr>
          <w:rFonts w:ascii="Arial" w:hAnsi="Arial" w:cs="Arial"/>
        </w:rPr>
      </w:pPr>
      <w:r w:rsidRPr="00D102E6">
        <w:rPr>
          <w:rFonts w:ascii="Arial" w:hAnsi="Arial" w:cs="Arial"/>
        </w:rPr>
        <w:t>Eventualmente, es dable destacar que no se ha acreditado en autos el uso de cas</w:t>
      </w:r>
      <w:r w:rsidR="00A845CC" w:rsidRPr="00D102E6">
        <w:rPr>
          <w:rFonts w:ascii="Arial" w:hAnsi="Arial" w:cs="Arial"/>
        </w:rPr>
        <w:t>c</w:t>
      </w:r>
      <w:r w:rsidRPr="00D102E6">
        <w:rPr>
          <w:rFonts w:ascii="Arial" w:hAnsi="Arial" w:cs="Arial"/>
        </w:rPr>
        <w:t xml:space="preserve">o al momento del hecho. En consecuencia, las lesiones que hubieran sido consecuencia de la falta de uso de dicho elemento protector exceden el límite de las consecuencias resarcibles (inmediatas y mediatas previsibles). </w:t>
      </w:r>
    </w:p>
    <w:p w14:paraId="6CE7E0F5" w14:textId="77777777" w:rsidR="00FE7C85" w:rsidRPr="00D102E6" w:rsidRDefault="00FE7C85" w:rsidP="00D102E6">
      <w:pPr>
        <w:spacing w:line="360" w:lineRule="auto"/>
        <w:ind w:left="360" w:firstLine="709"/>
        <w:jc w:val="both"/>
        <w:rPr>
          <w:rFonts w:ascii="Arial" w:hAnsi="Arial" w:cs="Arial"/>
        </w:rPr>
      </w:pPr>
      <w:r w:rsidRPr="00D102E6">
        <w:rPr>
          <w:rFonts w:ascii="Arial" w:hAnsi="Arial" w:cs="Arial"/>
        </w:rPr>
        <w:t>Así lo ha establecido la jurisprudencia:</w:t>
      </w:r>
      <w:r w:rsidRPr="00D102E6">
        <w:rPr>
          <w:rFonts w:ascii="Arial" w:hAnsi="Arial" w:cs="Arial"/>
          <w:i/>
          <w:iCs/>
        </w:rPr>
        <w:t xml:space="preserve"> "...la no colocación del casco protector durante la circulación... constituye una causa mediata previsible del daño que se atribuye al hecho. En otras palabras si como es sabido, la denominada causalidad adecuada se vincula estrechamente a la previsión del autor (art 902 y 904 del Cod. Civil)el hecho - o la culpa - de la víctima determina la ruptura total o parcial de la relación causal, porque a su vez, ese hecho o esa culpa, siendo previsible, ha participado causalmente en la producción del daño resarcible. No es la causa inmediata, porque éste se agota en el accidente como tal, pero es causa mediata porque resulta de la conexión del accidente con un hecho distinto, en el caso, no llevar colocado el casco protector"</w:t>
      </w:r>
      <w:r w:rsidRPr="00D102E6">
        <w:rPr>
          <w:rFonts w:ascii="Arial" w:hAnsi="Arial" w:cs="Arial"/>
        </w:rPr>
        <w:t xml:space="preserve"> (Sala F CNCN, "Folla Sabrina c/Alto Palermo s/daños y perjuicios-18/12/2012) </w:t>
      </w:r>
    </w:p>
    <w:p w14:paraId="091E7FF4" w14:textId="4C05BFAA" w:rsidR="00743767" w:rsidRPr="00D102E6" w:rsidRDefault="00FE7C85" w:rsidP="00D102E6">
      <w:pPr>
        <w:spacing w:line="360" w:lineRule="auto"/>
        <w:ind w:left="360" w:firstLine="709"/>
        <w:jc w:val="both"/>
        <w:rPr>
          <w:rFonts w:ascii="Arial" w:hAnsi="Arial" w:cs="Arial"/>
        </w:rPr>
      </w:pPr>
      <w:r w:rsidRPr="00D102E6">
        <w:rPr>
          <w:rFonts w:ascii="Arial" w:hAnsi="Arial" w:cs="Arial"/>
        </w:rPr>
        <w:t>En otro fallo se dijo que</w:t>
      </w:r>
      <w:r w:rsidRPr="00D102E6">
        <w:rPr>
          <w:rFonts w:ascii="Arial" w:hAnsi="Arial" w:cs="Arial"/>
          <w:i/>
          <w:iCs/>
        </w:rPr>
        <w:t xml:space="preserve"> "...es evidente que el uso del casco protector podría haber aminorado las consecuencias del golpe sufrido a consecuencia del accidente. Las normas municipales, provinciales y nacionales que prescriben la obligatoriedad el uso del casco se encuentran destinadas a esos fines, por lo que </w:t>
      </w:r>
      <w:r w:rsidRPr="00D102E6">
        <w:rPr>
          <w:rFonts w:ascii="Arial" w:hAnsi="Arial" w:cs="Arial"/>
          <w:i/>
          <w:iCs/>
        </w:rPr>
        <w:lastRenderedPageBreak/>
        <w:t>su incumplimiento, sumado a la presencia de una patología neurológica como la que presenta el actor, son elementos de juicio razonables como para inferir que su conducta tuvo entidad para interrumpir parcialmente el nexo causal aludido. En este orden, no es afirmación dogmática sostener que se admite una relación entre la patología neurológica y el no uso del casco protector, situación que se deduce de un ejercicio razonado y ponderado de las probanzas conforme a las reglas de la sana crítica nacional fundadas en criterios lógicos y máximas de la experiencia... la culpa de la víctima surge evidente no por el mero incumplimiento de las normas reglamentarias, sino por la circunstancia de denunciar una patología presentada en la cabeza, órgano al que específicamente el caso está destinado a proteger..."</w:t>
      </w:r>
      <w:r w:rsidRPr="00D102E6">
        <w:rPr>
          <w:rFonts w:ascii="Arial" w:hAnsi="Arial" w:cs="Arial"/>
        </w:rPr>
        <w:t xml:space="preserve"> (C6ta. </w:t>
      </w:r>
      <w:proofErr w:type="spellStart"/>
      <w:r w:rsidRPr="00D102E6">
        <w:rPr>
          <w:rFonts w:ascii="Arial" w:hAnsi="Arial" w:cs="Arial"/>
        </w:rPr>
        <w:t>Civ</w:t>
      </w:r>
      <w:proofErr w:type="spellEnd"/>
      <w:r w:rsidRPr="00D102E6">
        <w:rPr>
          <w:rFonts w:ascii="Arial" w:hAnsi="Arial" w:cs="Arial"/>
        </w:rPr>
        <w:t xml:space="preserve"> y </w:t>
      </w:r>
      <w:proofErr w:type="spellStart"/>
      <w:r w:rsidRPr="00D102E6">
        <w:rPr>
          <w:rFonts w:ascii="Arial" w:hAnsi="Arial" w:cs="Arial"/>
        </w:rPr>
        <w:t>Com</w:t>
      </w:r>
      <w:proofErr w:type="spellEnd"/>
      <w:r w:rsidRPr="00D102E6">
        <w:rPr>
          <w:rFonts w:ascii="Arial" w:hAnsi="Arial" w:cs="Arial"/>
        </w:rPr>
        <w:t xml:space="preserve"> Cordoba, 22 de febrero de 2008, Campellone </w:t>
      </w:r>
      <w:proofErr w:type="spellStart"/>
      <w:r w:rsidRPr="00D102E6">
        <w:rPr>
          <w:rFonts w:ascii="Arial" w:hAnsi="Arial" w:cs="Arial"/>
        </w:rPr>
        <w:t>LLerena</w:t>
      </w:r>
      <w:proofErr w:type="spellEnd"/>
      <w:r w:rsidRPr="00D102E6">
        <w:rPr>
          <w:rFonts w:ascii="Arial" w:hAnsi="Arial" w:cs="Arial"/>
        </w:rPr>
        <w:t xml:space="preserve"> Mariano c/Andrada, Isidro). </w:t>
      </w:r>
    </w:p>
    <w:p w14:paraId="6C6C2D5B" w14:textId="3522515C" w:rsidR="00FE7C85" w:rsidRDefault="00FE7C85" w:rsidP="00D102E6">
      <w:pPr>
        <w:spacing w:line="360" w:lineRule="auto"/>
        <w:ind w:left="360" w:firstLine="709"/>
        <w:jc w:val="both"/>
        <w:rPr>
          <w:rFonts w:ascii="Arial" w:hAnsi="Arial" w:cs="Arial"/>
        </w:rPr>
      </w:pPr>
      <w:r w:rsidRPr="00D102E6">
        <w:rPr>
          <w:rFonts w:ascii="Arial" w:hAnsi="Arial" w:cs="Arial"/>
        </w:rPr>
        <w:t xml:space="preserve">Su falta de uso al momento del impacto es demostrativa de la culpa de la víctima, </w:t>
      </w:r>
      <w:r w:rsidR="00743767" w:rsidRPr="00D102E6">
        <w:rPr>
          <w:rFonts w:ascii="Arial" w:hAnsi="Arial" w:cs="Arial"/>
        </w:rPr>
        <w:t>con relación a</w:t>
      </w:r>
      <w:r w:rsidRPr="00D102E6">
        <w:rPr>
          <w:rFonts w:ascii="Arial" w:hAnsi="Arial" w:cs="Arial"/>
        </w:rPr>
        <w:t xml:space="preserve"> la causa de las lesiones padecidas. Ello resulta un eximente de responsabilidad frente al daño padecido y que tenga su origen en la falta de uso del casco protector. En </w:t>
      </w:r>
      <w:r w:rsidR="00743767" w:rsidRPr="00D102E6">
        <w:rPr>
          <w:rFonts w:ascii="Arial" w:hAnsi="Arial" w:cs="Arial"/>
        </w:rPr>
        <w:t>consecuencia,</w:t>
      </w:r>
      <w:r w:rsidRPr="00D102E6">
        <w:rPr>
          <w:rFonts w:ascii="Arial" w:hAnsi="Arial" w:cs="Arial"/>
        </w:rPr>
        <w:t xml:space="preserve"> dicho daño </w:t>
      </w:r>
      <w:r w:rsidR="00743767" w:rsidRPr="00D102E6">
        <w:rPr>
          <w:rFonts w:ascii="Arial" w:hAnsi="Arial" w:cs="Arial"/>
        </w:rPr>
        <w:t>-</w:t>
      </w:r>
      <w:r w:rsidRPr="00D102E6">
        <w:rPr>
          <w:rFonts w:ascii="Arial" w:hAnsi="Arial" w:cs="Arial"/>
        </w:rPr>
        <w:t>de existir</w:t>
      </w:r>
      <w:r w:rsidR="00743767" w:rsidRPr="00D102E6">
        <w:rPr>
          <w:rFonts w:ascii="Arial" w:hAnsi="Arial" w:cs="Arial"/>
        </w:rPr>
        <w:t>-</w:t>
      </w:r>
      <w:r w:rsidRPr="00D102E6">
        <w:rPr>
          <w:rFonts w:ascii="Arial" w:hAnsi="Arial" w:cs="Arial"/>
        </w:rPr>
        <w:t xml:space="preserve"> no es a cargo de mi representada, correspondiendo su rechazo.</w:t>
      </w:r>
    </w:p>
    <w:p w14:paraId="109856E3" w14:textId="0FB46C5D" w:rsidR="00CC484B" w:rsidRPr="00D102E6" w:rsidRDefault="00394131" w:rsidP="00D102E6">
      <w:pPr>
        <w:spacing w:line="360" w:lineRule="auto"/>
        <w:ind w:left="360" w:firstLine="709"/>
        <w:jc w:val="both"/>
        <w:rPr>
          <w:rFonts w:ascii="Arial" w:hAnsi="Arial" w:cs="Arial"/>
        </w:rPr>
      </w:pPr>
      <w:r w:rsidRPr="00394131">
        <w:rPr>
          <w:rFonts w:ascii="Arial" w:hAnsi="Arial" w:cs="Arial"/>
        </w:rPr>
        <w:t xml:space="preserve">A mayor abundamiento, la omisión en el uso del casco protector debe ser analizada también bajo la figura del </w:t>
      </w:r>
      <w:r w:rsidRPr="00394131">
        <w:rPr>
          <w:rFonts w:ascii="Arial" w:hAnsi="Arial" w:cs="Arial"/>
          <w:b/>
          <w:bCs/>
        </w:rPr>
        <w:t>hecho del damnificado</w:t>
      </w:r>
      <w:r w:rsidRPr="00394131">
        <w:rPr>
          <w:rFonts w:ascii="Arial" w:hAnsi="Arial" w:cs="Arial"/>
        </w:rPr>
        <w:t xml:space="preserve"> prevista en el art. 1729 del Código Civil y Comercial de la Nación. En efecto, la conducta del actor importa un incumplimiento al deber de autoprotección exigible a todo usuario de la vía pública, introduciendo un riesgo propio que incide causalmente en la producción y/o agravamiento del daño. En tales condiciones, dicha conducta resulta jurídicamente relevante como factor de atribución que habilita la </w:t>
      </w:r>
      <w:r w:rsidRPr="00394131">
        <w:rPr>
          <w:rFonts w:ascii="Arial" w:hAnsi="Arial" w:cs="Arial"/>
          <w:b/>
          <w:bCs/>
        </w:rPr>
        <w:t>exclusión o reducción de la responsabilidad</w:t>
      </w:r>
      <w:r w:rsidRPr="00394131">
        <w:rPr>
          <w:rFonts w:ascii="Arial" w:hAnsi="Arial" w:cs="Arial"/>
        </w:rPr>
        <w:t>, en tanto el propio damnificado ha contribuido con su accionar negligente a las consecuencias dañosas que invoca.</w:t>
      </w:r>
    </w:p>
    <w:p w14:paraId="3D63F815" w14:textId="63D990B7" w:rsidR="00B476BE" w:rsidRPr="00D102E6" w:rsidRDefault="00B476BE"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IMPUGNA LIQUIDACIÓN</w:t>
      </w:r>
    </w:p>
    <w:p w14:paraId="338DD93A" w14:textId="77777777" w:rsidR="00B476BE" w:rsidRPr="00D102E6" w:rsidRDefault="00B476BE" w:rsidP="00D102E6">
      <w:pPr>
        <w:spacing w:line="360" w:lineRule="auto"/>
        <w:ind w:firstLine="709"/>
        <w:jc w:val="both"/>
        <w:rPr>
          <w:rFonts w:ascii="Arial" w:hAnsi="Arial" w:cs="Arial"/>
        </w:rPr>
      </w:pPr>
      <w:r w:rsidRPr="00D102E6">
        <w:rPr>
          <w:rFonts w:ascii="Arial" w:hAnsi="Arial" w:cs="Arial"/>
        </w:rPr>
        <w:t>Impugno la liquidación practicada en la demanda por excesiva y desproporcionada, negando que le asista derecho al actor a percibir su importe, que arroja la suma de $ 42.500.000.</w:t>
      </w:r>
    </w:p>
    <w:p w14:paraId="1DA0BBB1" w14:textId="71B168BC" w:rsidR="00B476BE" w:rsidRPr="00D102E6" w:rsidRDefault="00B476BE" w:rsidP="00D102E6">
      <w:pPr>
        <w:spacing w:line="360" w:lineRule="auto"/>
        <w:ind w:firstLine="709"/>
        <w:jc w:val="both"/>
        <w:rPr>
          <w:ins w:id="3" w:author="Mariana Diaz" w:date="2026-01-23T16:16:00Z" w16du:dateUtc="2026-01-23T19:16:00Z"/>
          <w:rFonts w:ascii="Arial" w:hAnsi="Arial" w:cs="Arial"/>
        </w:rPr>
      </w:pPr>
      <w:r w:rsidRPr="00D102E6">
        <w:rPr>
          <w:rFonts w:ascii="Arial" w:hAnsi="Arial" w:cs="Arial"/>
        </w:rPr>
        <w:lastRenderedPageBreak/>
        <w:t xml:space="preserve">A todo evento, solicito que cualquier eventual indemnización sea adecuada a sus justos límites, conforme la prueba que oportunamente se produzca. </w:t>
      </w:r>
    </w:p>
    <w:p w14:paraId="6B59F5C4" w14:textId="54541B1B" w:rsidR="00B476BE" w:rsidRPr="00D102E6" w:rsidRDefault="00B476BE" w:rsidP="00D102E6">
      <w:pPr>
        <w:spacing w:line="360" w:lineRule="auto"/>
        <w:ind w:firstLine="709"/>
        <w:jc w:val="both"/>
        <w:rPr>
          <w:rFonts w:ascii="Arial" w:hAnsi="Arial" w:cs="Arial"/>
        </w:rPr>
      </w:pPr>
      <w:r w:rsidRPr="00D102E6">
        <w:rPr>
          <w:rFonts w:ascii="Arial" w:hAnsi="Arial" w:cs="Arial"/>
          <w:b/>
          <w:bCs/>
          <w:u w:val="single"/>
        </w:rPr>
        <w:t>Impugno el rubro incapacidad definitiva – daño emergente por la suma de $15.000.000</w:t>
      </w:r>
      <w:r w:rsidRPr="00D102E6">
        <w:rPr>
          <w:rFonts w:ascii="Arial" w:hAnsi="Arial" w:cs="Arial"/>
        </w:rPr>
        <w:t>.-</w:t>
      </w:r>
    </w:p>
    <w:p w14:paraId="7BD97B25" w14:textId="4386751C" w:rsidR="00B476BE" w:rsidRPr="00D102E6" w:rsidRDefault="00B476BE" w:rsidP="00D102E6">
      <w:pPr>
        <w:spacing w:line="360" w:lineRule="auto"/>
        <w:ind w:firstLine="709"/>
        <w:jc w:val="both"/>
        <w:rPr>
          <w:rFonts w:ascii="Arial" w:hAnsi="Arial" w:cs="Arial"/>
        </w:rPr>
      </w:pPr>
      <w:r w:rsidRPr="00D102E6">
        <w:rPr>
          <w:rFonts w:ascii="Arial" w:hAnsi="Arial" w:cs="Arial"/>
        </w:rPr>
        <w:t>La parte actora afirma que habría quedado con una incapacidad del 40%, extremo que carece absolutamente de respaldo probatorio al momento de promover la demanda.</w:t>
      </w:r>
    </w:p>
    <w:p w14:paraId="4345A700" w14:textId="27495674" w:rsidR="00B476BE" w:rsidRPr="00D102E6" w:rsidRDefault="00B476BE" w:rsidP="00D102E6">
      <w:pPr>
        <w:spacing w:line="360" w:lineRule="auto"/>
        <w:ind w:firstLine="709"/>
        <w:jc w:val="both"/>
        <w:rPr>
          <w:rFonts w:ascii="Arial" w:hAnsi="Arial" w:cs="Arial"/>
        </w:rPr>
      </w:pPr>
      <w:r w:rsidRPr="00D102E6">
        <w:rPr>
          <w:rFonts w:ascii="Arial" w:hAnsi="Arial" w:cs="Arial"/>
        </w:rPr>
        <w:t>La incapacidad sobreviniente no puede fundarse en meras afirmaciones unilaterales de la víctima, sino que debe ser acreditada mediante pericia médica idónea, la cual deberá determinar:</w:t>
      </w:r>
    </w:p>
    <w:p w14:paraId="2D7C241E" w14:textId="67CEE4A7" w:rsidR="00B476BE" w:rsidRPr="00D102E6" w:rsidRDefault="00B476BE" w:rsidP="00D102E6">
      <w:pPr>
        <w:pStyle w:val="Prrafodelista"/>
        <w:numPr>
          <w:ilvl w:val="0"/>
          <w:numId w:val="3"/>
        </w:numPr>
        <w:spacing w:line="360" w:lineRule="auto"/>
        <w:ind w:firstLine="709"/>
        <w:jc w:val="both"/>
        <w:rPr>
          <w:rFonts w:ascii="Arial" w:hAnsi="Arial" w:cs="Arial"/>
        </w:rPr>
      </w:pPr>
      <w:r w:rsidRPr="00D102E6">
        <w:rPr>
          <w:rFonts w:ascii="Arial" w:hAnsi="Arial" w:cs="Arial"/>
        </w:rPr>
        <w:t>la existencia real de secuelas permanentes</w:t>
      </w:r>
    </w:p>
    <w:p w14:paraId="384571DD" w14:textId="65A93454" w:rsidR="00B476BE" w:rsidRPr="00D102E6" w:rsidRDefault="00B476BE" w:rsidP="00D102E6">
      <w:pPr>
        <w:pStyle w:val="Prrafodelista"/>
        <w:numPr>
          <w:ilvl w:val="0"/>
          <w:numId w:val="3"/>
        </w:numPr>
        <w:spacing w:line="360" w:lineRule="auto"/>
        <w:ind w:firstLine="709"/>
        <w:jc w:val="both"/>
        <w:rPr>
          <w:rFonts w:ascii="Arial" w:hAnsi="Arial" w:cs="Arial"/>
        </w:rPr>
      </w:pPr>
      <w:r w:rsidRPr="00D102E6">
        <w:rPr>
          <w:rFonts w:ascii="Arial" w:hAnsi="Arial" w:cs="Arial"/>
        </w:rPr>
        <w:t>su relación causal con el hecho denunciado</w:t>
      </w:r>
    </w:p>
    <w:p w14:paraId="104805A3" w14:textId="2B1C1E1C" w:rsidR="00B476BE" w:rsidRPr="00D102E6" w:rsidRDefault="00B476BE" w:rsidP="00D102E6">
      <w:pPr>
        <w:pStyle w:val="Prrafodelista"/>
        <w:numPr>
          <w:ilvl w:val="0"/>
          <w:numId w:val="3"/>
        </w:numPr>
        <w:spacing w:line="360" w:lineRule="auto"/>
        <w:ind w:firstLine="709"/>
        <w:jc w:val="both"/>
        <w:rPr>
          <w:rFonts w:ascii="Arial" w:hAnsi="Arial" w:cs="Arial"/>
        </w:rPr>
      </w:pPr>
      <w:r w:rsidRPr="00D102E6">
        <w:rPr>
          <w:rFonts w:ascii="Arial" w:hAnsi="Arial" w:cs="Arial"/>
        </w:rPr>
        <w:t>el porcentaje incapacitante conforme baremos médicos aceptados.</w:t>
      </w:r>
    </w:p>
    <w:p w14:paraId="286D52D0" w14:textId="35697E39" w:rsidR="00B476BE" w:rsidRPr="00D102E6" w:rsidRDefault="00B476BE" w:rsidP="00D102E6">
      <w:pPr>
        <w:spacing w:line="360" w:lineRule="auto"/>
        <w:ind w:firstLine="709"/>
        <w:jc w:val="both"/>
        <w:rPr>
          <w:rFonts w:ascii="Arial" w:hAnsi="Arial" w:cs="Arial"/>
        </w:rPr>
      </w:pPr>
      <w:r w:rsidRPr="00D102E6">
        <w:rPr>
          <w:rFonts w:ascii="Arial" w:hAnsi="Arial" w:cs="Arial"/>
        </w:rPr>
        <w:t>En el caso, el actor se limita a efectuar una estimación meramente conjetural, sin acompañar estudios médicos concluyentes que permitan sostener el porcentaje invocado.</w:t>
      </w:r>
    </w:p>
    <w:p w14:paraId="684CF2CC" w14:textId="050EBB8D" w:rsidR="00B476BE" w:rsidRPr="00D102E6" w:rsidRDefault="00B476BE" w:rsidP="00D102E6">
      <w:pPr>
        <w:spacing w:line="360" w:lineRule="auto"/>
        <w:ind w:firstLine="709"/>
        <w:jc w:val="both"/>
        <w:rPr>
          <w:rFonts w:ascii="Arial" w:hAnsi="Arial" w:cs="Arial"/>
        </w:rPr>
      </w:pPr>
      <w:r w:rsidRPr="00D102E6">
        <w:rPr>
          <w:rFonts w:ascii="Arial" w:hAnsi="Arial" w:cs="Arial"/>
        </w:rPr>
        <w:t>Por tal motivo, el rubro resulta prematuro, infundado y manifiestamente exagerado, debiendo ser rechazado o, subsidiariamente, reducido a lo que en definitiva determine la pericia médica.</w:t>
      </w:r>
    </w:p>
    <w:p w14:paraId="4FD725CD" w14:textId="19E99FBC" w:rsidR="00B476BE" w:rsidRPr="00D102E6" w:rsidRDefault="00B476BE" w:rsidP="00D102E6">
      <w:pPr>
        <w:spacing w:line="360" w:lineRule="auto"/>
        <w:ind w:firstLine="709"/>
        <w:jc w:val="both"/>
        <w:rPr>
          <w:rFonts w:ascii="Arial" w:hAnsi="Arial" w:cs="Arial"/>
        </w:rPr>
      </w:pPr>
      <w:r w:rsidRPr="00D102E6">
        <w:rPr>
          <w:rFonts w:ascii="Arial" w:hAnsi="Arial" w:cs="Arial"/>
          <w:b/>
          <w:bCs/>
          <w:u w:val="single"/>
        </w:rPr>
        <w:t>Impugno el rubro gastos de farmacia y asistencia médico-sanatorial por la suma de $1.500.000</w:t>
      </w:r>
      <w:r w:rsidRPr="00D102E6">
        <w:rPr>
          <w:rFonts w:ascii="Arial" w:hAnsi="Arial" w:cs="Arial"/>
          <w:b/>
          <w:bCs/>
        </w:rPr>
        <w:t>.</w:t>
      </w:r>
    </w:p>
    <w:p w14:paraId="2E91BCD6" w14:textId="77777777" w:rsidR="00B476BE" w:rsidRPr="00D102E6" w:rsidRDefault="00B476BE" w:rsidP="00D102E6">
      <w:pPr>
        <w:spacing w:line="360" w:lineRule="auto"/>
        <w:ind w:firstLine="709"/>
        <w:jc w:val="both"/>
        <w:rPr>
          <w:rFonts w:ascii="Arial" w:hAnsi="Arial" w:cs="Arial"/>
        </w:rPr>
      </w:pPr>
      <w:r w:rsidRPr="00D102E6">
        <w:rPr>
          <w:rFonts w:ascii="Arial" w:hAnsi="Arial" w:cs="Arial"/>
        </w:rPr>
        <w:t>Sin perjuicio de la improcedencia del rubro en cuestión, la parte actora no acredita haber realizado erogación alguna, así como tampoco ni siquiera detalla gasto alguno por lo que el monto reclamado se traduce en un estimado sin fundamento fáctico jurídico alguno.</w:t>
      </w:r>
    </w:p>
    <w:p w14:paraId="28061BC9" w14:textId="77777777" w:rsidR="00B476BE" w:rsidRPr="00D102E6" w:rsidRDefault="00B476BE" w:rsidP="00D102E6">
      <w:pPr>
        <w:spacing w:line="360" w:lineRule="auto"/>
        <w:ind w:firstLine="709"/>
        <w:jc w:val="both"/>
        <w:rPr>
          <w:rFonts w:ascii="Arial" w:hAnsi="Arial" w:cs="Arial"/>
        </w:rPr>
      </w:pPr>
      <w:r w:rsidRPr="00D102E6">
        <w:rPr>
          <w:rFonts w:ascii="Arial" w:hAnsi="Arial" w:cs="Arial"/>
        </w:rPr>
        <w:t>Es por esto, que solicito el rechazo del presente rubro, teniendo en cuenta no solo la falta de acreditación, no se adjuntan constancias de pago y/o facturas, y/o recibos sino también la falta de detalle y/o mención de gasto alguno.</w:t>
      </w:r>
    </w:p>
    <w:p w14:paraId="0D64B0C9" w14:textId="77777777" w:rsidR="00B476BE" w:rsidRPr="00D102E6" w:rsidRDefault="00B476BE" w:rsidP="00D102E6">
      <w:pPr>
        <w:spacing w:line="360" w:lineRule="auto"/>
        <w:ind w:firstLine="709"/>
        <w:jc w:val="both"/>
        <w:rPr>
          <w:rFonts w:ascii="Arial" w:hAnsi="Arial" w:cs="Arial"/>
        </w:rPr>
      </w:pPr>
      <w:r w:rsidRPr="00D102E6">
        <w:rPr>
          <w:rFonts w:ascii="Arial" w:hAnsi="Arial" w:cs="Arial"/>
        </w:rPr>
        <w:lastRenderedPageBreak/>
        <w:t>Es de destacar que, si bien existe cierta corriente jurisprudencial que entiende que debe eximirse a la reclamante de la prueba de la totalidad de los gastos por medicamentos cuando en relación a las circunstancias del caso resulte evidente que los mismos han debido ser soportados, dicha doctrina no es aplicable a los gastos por honorarios médicos y a los de farmacia, toda vez que existe una obligación legal de emitir facturas por la prestación de dichos servicios profesionales y de ventas de medicamentos. Debe tenerse en cuenta que, sobre el particular, la jurisprudencia más actualizada, frente al abuso que se ha hecho del rubro, estableció que debe seguirse un criterio cauteloso en cuanto al otorgamiento y cuantía del reclamo por gastos médicos y farmacéuticos. En ese sentido ha dicho que:</w:t>
      </w:r>
      <w:r w:rsidRPr="00D102E6">
        <w:rPr>
          <w:rFonts w:ascii="Arial" w:hAnsi="Arial" w:cs="Arial"/>
          <w:i/>
          <w:iCs/>
        </w:rPr>
        <w:t xml:space="preserve"> "Si el actor realizo gastos de farmacia, etc., éstos debieron ser comprobados fehacientemente” </w:t>
      </w:r>
      <w:r w:rsidRPr="00D102E6">
        <w:rPr>
          <w:rFonts w:ascii="Arial" w:hAnsi="Arial" w:cs="Arial"/>
        </w:rPr>
        <w:t>(</w:t>
      </w:r>
      <w:proofErr w:type="spellStart"/>
      <w:r w:rsidRPr="00D102E6">
        <w:rPr>
          <w:rFonts w:ascii="Arial" w:hAnsi="Arial" w:cs="Arial"/>
        </w:rPr>
        <w:t>CNEspCivCom</w:t>
      </w:r>
      <w:proofErr w:type="spellEnd"/>
      <w:r w:rsidRPr="00D102E6">
        <w:rPr>
          <w:rFonts w:ascii="Arial" w:hAnsi="Arial" w:cs="Arial"/>
        </w:rPr>
        <w:t>, Sala VI, “Ruiz c/ Grossi”, 20/10/86)</w:t>
      </w:r>
      <w:r w:rsidRPr="00D102E6">
        <w:rPr>
          <w:rFonts w:ascii="Arial" w:hAnsi="Arial" w:cs="Arial"/>
          <w:i/>
          <w:iCs/>
        </w:rPr>
        <w:t xml:space="preserve"> “Correspondía la prueba pertinente de que los gastos farmacéuticos, ... se efectuaron fuera de los servicios sociales, lo que no puede presumirse.”</w:t>
      </w:r>
      <w:r w:rsidRPr="00D102E6">
        <w:rPr>
          <w:rFonts w:ascii="Arial" w:hAnsi="Arial" w:cs="Arial"/>
        </w:rPr>
        <w:t xml:space="preserve"> (</w:t>
      </w:r>
      <w:proofErr w:type="spellStart"/>
      <w:r w:rsidRPr="00D102E6">
        <w:rPr>
          <w:rFonts w:ascii="Arial" w:hAnsi="Arial" w:cs="Arial"/>
        </w:rPr>
        <w:t>CNEspCivCom</w:t>
      </w:r>
      <w:proofErr w:type="spellEnd"/>
      <w:r w:rsidRPr="00D102E6">
        <w:rPr>
          <w:rFonts w:ascii="Arial" w:hAnsi="Arial" w:cs="Arial"/>
        </w:rPr>
        <w:t>, Sala IV, “</w:t>
      </w:r>
      <w:proofErr w:type="spellStart"/>
      <w:r w:rsidRPr="00D102E6">
        <w:rPr>
          <w:rFonts w:ascii="Arial" w:hAnsi="Arial" w:cs="Arial"/>
        </w:rPr>
        <w:t>Alvarez</w:t>
      </w:r>
      <w:proofErr w:type="spellEnd"/>
      <w:r w:rsidRPr="00D102E6">
        <w:rPr>
          <w:rFonts w:ascii="Arial" w:hAnsi="Arial" w:cs="Arial"/>
        </w:rPr>
        <w:t xml:space="preserve"> c/ Rodriguez”, 28/7/86).</w:t>
      </w:r>
    </w:p>
    <w:p w14:paraId="6ADEBC6C" w14:textId="77777777" w:rsidR="00B476BE" w:rsidRPr="00D102E6" w:rsidRDefault="00B476BE" w:rsidP="00D102E6">
      <w:pPr>
        <w:spacing w:line="360" w:lineRule="auto"/>
        <w:ind w:firstLine="709"/>
        <w:jc w:val="both"/>
        <w:rPr>
          <w:ins w:id="4" w:author="Mariana Diaz" w:date="2026-01-23T16:45:00Z" w16du:dateUtc="2026-01-23T19:45:00Z"/>
          <w:rFonts w:ascii="Arial" w:hAnsi="Arial" w:cs="Arial"/>
        </w:rPr>
      </w:pPr>
      <w:r w:rsidRPr="00D102E6">
        <w:rPr>
          <w:rFonts w:ascii="Arial" w:hAnsi="Arial" w:cs="Arial"/>
        </w:rPr>
        <w:t xml:space="preserve">Como se puede observar, no estamos más que frente a una probabilidad hipotética, por lo cual nunca puede ser indemnizable, por cuanto, como ya ha quedado dicho en el presente todo daño para ser resarcible debe ser cierto. Se ha dicho en éste sentido que </w:t>
      </w:r>
      <w:r w:rsidRPr="00D102E6">
        <w:rPr>
          <w:rFonts w:ascii="Arial" w:hAnsi="Arial" w:cs="Arial"/>
          <w:i/>
          <w:iCs/>
        </w:rPr>
        <w:t>“Para que el daño sea resarcible es preciso que sea cierto y no meramente hipotético o conjetural”</w:t>
      </w:r>
      <w:r w:rsidRPr="00D102E6">
        <w:rPr>
          <w:rFonts w:ascii="Arial" w:hAnsi="Arial" w:cs="Arial"/>
        </w:rPr>
        <w:t xml:space="preserve"> (CNFed </w:t>
      </w:r>
      <w:proofErr w:type="spellStart"/>
      <w:r w:rsidRPr="00D102E6">
        <w:rPr>
          <w:rFonts w:ascii="Arial" w:hAnsi="Arial" w:cs="Arial"/>
        </w:rPr>
        <w:t>CivyCom</w:t>
      </w:r>
      <w:proofErr w:type="spellEnd"/>
      <w:r w:rsidRPr="00D102E6">
        <w:rPr>
          <w:rFonts w:ascii="Arial" w:hAnsi="Arial" w:cs="Arial"/>
        </w:rPr>
        <w:t xml:space="preserve">, sala I, 21/8/80, “Droguerías Gonzales SRL c/ Gob. </w:t>
      </w:r>
      <w:proofErr w:type="spellStart"/>
      <w:r w:rsidRPr="00D102E6">
        <w:rPr>
          <w:rFonts w:ascii="Arial" w:hAnsi="Arial" w:cs="Arial"/>
        </w:rPr>
        <w:t>Nac</w:t>
      </w:r>
      <w:proofErr w:type="spellEnd"/>
      <w:r w:rsidRPr="00D102E6">
        <w:rPr>
          <w:rFonts w:ascii="Arial" w:hAnsi="Arial" w:cs="Arial"/>
        </w:rPr>
        <w:t xml:space="preserve">., LL, 1981- C, 659) y </w:t>
      </w:r>
      <w:r w:rsidRPr="00D102E6">
        <w:rPr>
          <w:rFonts w:ascii="Arial" w:hAnsi="Arial" w:cs="Arial"/>
          <w:i/>
          <w:iCs/>
        </w:rPr>
        <w:t xml:space="preserve">“El daño de ser cierto, probado y real y no simplemente hipotético” </w:t>
      </w:r>
      <w:r w:rsidRPr="00D102E6">
        <w:rPr>
          <w:rFonts w:ascii="Arial" w:hAnsi="Arial" w:cs="Arial"/>
        </w:rPr>
        <w:t xml:space="preserve">(C3a CC Córdoba, 26/4/5, “De Medeiros c/ </w:t>
      </w:r>
      <w:proofErr w:type="spellStart"/>
      <w:r w:rsidRPr="00D102E6">
        <w:rPr>
          <w:rFonts w:ascii="Arial" w:hAnsi="Arial" w:cs="Arial"/>
        </w:rPr>
        <w:t>Gallardo</w:t>
      </w:r>
      <w:proofErr w:type="spellEnd"/>
      <w:r w:rsidRPr="00D102E6">
        <w:rPr>
          <w:rFonts w:ascii="Arial" w:hAnsi="Arial" w:cs="Arial"/>
        </w:rPr>
        <w:t>”, LLC, 985-944). Por los argumentos expuestos y la doctrina y jurisprudencia citada, solicito que este rubro sea rechazado.</w:t>
      </w:r>
    </w:p>
    <w:p w14:paraId="74C8465D" w14:textId="77777777" w:rsidR="00B476BE" w:rsidRPr="00D102E6" w:rsidRDefault="00B476BE" w:rsidP="00D102E6">
      <w:pPr>
        <w:spacing w:line="360" w:lineRule="auto"/>
        <w:ind w:firstLine="709"/>
        <w:jc w:val="both"/>
        <w:rPr>
          <w:rFonts w:ascii="Arial" w:hAnsi="Arial" w:cs="Arial"/>
          <w:b/>
          <w:bCs/>
          <w:u w:val="single"/>
        </w:rPr>
      </w:pPr>
      <w:r w:rsidRPr="00D102E6">
        <w:rPr>
          <w:rFonts w:ascii="Arial" w:hAnsi="Arial" w:cs="Arial"/>
          <w:b/>
          <w:bCs/>
          <w:u w:val="single"/>
        </w:rPr>
        <w:t>Impugno el rubro gastos médico-sanatoriales futuros por la suma de $2.000.000.</w:t>
      </w:r>
    </w:p>
    <w:p w14:paraId="00470456" w14:textId="77777777" w:rsidR="00951537" w:rsidRPr="00D102E6" w:rsidRDefault="00951537" w:rsidP="00D102E6">
      <w:pPr>
        <w:spacing w:line="360" w:lineRule="auto"/>
        <w:ind w:firstLine="709"/>
        <w:jc w:val="both"/>
        <w:rPr>
          <w:rFonts w:ascii="Arial" w:hAnsi="Arial" w:cs="Arial"/>
        </w:rPr>
      </w:pPr>
      <w:r w:rsidRPr="00D102E6">
        <w:rPr>
          <w:rFonts w:ascii="Arial" w:hAnsi="Arial" w:cs="Arial"/>
        </w:rPr>
        <w:t>La procedencia de este tipo de gastos exige acreditar:</w:t>
      </w:r>
    </w:p>
    <w:p w14:paraId="6DCDDEFB" w14:textId="3F7E0DF1" w:rsidR="00951537" w:rsidRPr="00D102E6" w:rsidRDefault="00951537" w:rsidP="00D102E6">
      <w:pPr>
        <w:pStyle w:val="Prrafodelista"/>
        <w:numPr>
          <w:ilvl w:val="0"/>
          <w:numId w:val="4"/>
        </w:numPr>
        <w:spacing w:line="360" w:lineRule="auto"/>
        <w:ind w:firstLine="709"/>
        <w:jc w:val="both"/>
        <w:rPr>
          <w:rFonts w:ascii="Arial" w:hAnsi="Arial" w:cs="Arial"/>
        </w:rPr>
      </w:pPr>
      <w:r w:rsidRPr="00D102E6">
        <w:rPr>
          <w:rFonts w:ascii="Arial" w:hAnsi="Arial" w:cs="Arial"/>
        </w:rPr>
        <w:t>la necesidad médica cierta de tratamientos futuros,</w:t>
      </w:r>
    </w:p>
    <w:p w14:paraId="5498473F" w14:textId="61E9A0F4" w:rsidR="00951537" w:rsidRPr="00D102E6" w:rsidRDefault="00951537" w:rsidP="00D102E6">
      <w:pPr>
        <w:pStyle w:val="Prrafodelista"/>
        <w:numPr>
          <w:ilvl w:val="0"/>
          <w:numId w:val="4"/>
        </w:numPr>
        <w:spacing w:line="360" w:lineRule="auto"/>
        <w:ind w:firstLine="709"/>
        <w:jc w:val="both"/>
        <w:rPr>
          <w:rFonts w:ascii="Arial" w:hAnsi="Arial" w:cs="Arial"/>
        </w:rPr>
      </w:pPr>
      <w:r w:rsidRPr="00D102E6">
        <w:rPr>
          <w:rFonts w:ascii="Arial" w:hAnsi="Arial" w:cs="Arial"/>
        </w:rPr>
        <w:t>su relación causal con el accidente,</w:t>
      </w:r>
    </w:p>
    <w:p w14:paraId="13B6A10B" w14:textId="35F1F0E8" w:rsidR="00951537" w:rsidRPr="00D102E6" w:rsidRDefault="00951537" w:rsidP="00D102E6">
      <w:pPr>
        <w:pStyle w:val="Prrafodelista"/>
        <w:numPr>
          <w:ilvl w:val="0"/>
          <w:numId w:val="4"/>
        </w:numPr>
        <w:spacing w:line="360" w:lineRule="auto"/>
        <w:ind w:firstLine="709"/>
        <w:jc w:val="both"/>
        <w:rPr>
          <w:rFonts w:ascii="Arial" w:hAnsi="Arial" w:cs="Arial"/>
        </w:rPr>
      </w:pPr>
      <w:r w:rsidRPr="00D102E6">
        <w:rPr>
          <w:rFonts w:ascii="Arial" w:hAnsi="Arial" w:cs="Arial"/>
        </w:rPr>
        <w:t>y una estimación razonable de su costo.</w:t>
      </w:r>
    </w:p>
    <w:p w14:paraId="02D78313" w14:textId="1DB3B6F8" w:rsidR="00951537" w:rsidRPr="00D102E6" w:rsidRDefault="00951537" w:rsidP="00D102E6">
      <w:pPr>
        <w:spacing w:line="360" w:lineRule="auto"/>
        <w:ind w:firstLine="709"/>
        <w:jc w:val="both"/>
        <w:rPr>
          <w:rFonts w:ascii="Arial" w:hAnsi="Arial" w:cs="Arial"/>
        </w:rPr>
      </w:pPr>
      <w:r w:rsidRPr="00D102E6">
        <w:rPr>
          <w:rFonts w:ascii="Arial" w:hAnsi="Arial" w:cs="Arial"/>
        </w:rPr>
        <w:lastRenderedPageBreak/>
        <w:t>En el presente caso, el actor se limita a formular una mera previsión hipotética, sin respaldo médico que indique la necesidad concreta de tratamientos futuros ni su duración.</w:t>
      </w:r>
    </w:p>
    <w:p w14:paraId="1A16857A" w14:textId="20CC2F85" w:rsidR="00B476BE" w:rsidRPr="00D102E6" w:rsidRDefault="00951537" w:rsidP="00D102E6">
      <w:pPr>
        <w:spacing w:line="360" w:lineRule="auto"/>
        <w:ind w:firstLine="709"/>
        <w:jc w:val="both"/>
        <w:rPr>
          <w:rFonts w:ascii="Arial" w:hAnsi="Arial" w:cs="Arial"/>
        </w:rPr>
      </w:pPr>
      <w:r w:rsidRPr="00D102E6">
        <w:rPr>
          <w:rFonts w:ascii="Arial" w:hAnsi="Arial" w:cs="Arial"/>
        </w:rPr>
        <w:t>En ausencia de indicación médica precisa y comprobable, el rubro deviene prematuro y meramente conjetural, razón por la cual debe ser rechazado.</w:t>
      </w:r>
    </w:p>
    <w:p w14:paraId="0D26DD05" w14:textId="77777777" w:rsidR="00951537" w:rsidRPr="00D102E6" w:rsidRDefault="00951537" w:rsidP="00D102E6">
      <w:pPr>
        <w:spacing w:line="360" w:lineRule="auto"/>
        <w:ind w:firstLine="709"/>
        <w:jc w:val="both"/>
        <w:rPr>
          <w:rFonts w:ascii="Arial" w:hAnsi="Arial" w:cs="Arial"/>
          <w:b/>
          <w:bCs/>
          <w:u w:val="single"/>
        </w:rPr>
      </w:pPr>
      <w:r w:rsidRPr="00D102E6">
        <w:rPr>
          <w:rFonts w:ascii="Arial" w:hAnsi="Arial" w:cs="Arial"/>
          <w:b/>
          <w:bCs/>
          <w:u w:val="single"/>
        </w:rPr>
        <w:t>Impugno el rubro tratamiento y daño psicológico por la suma de $10.000.000.</w:t>
      </w:r>
    </w:p>
    <w:p w14:paraId="395DBE7D" w14:textId="64068ADB" w:rsidR="00951537" w:rsidRPr="00D102E6" w:rsidRDefault="00951537" w:rsidP="00D102E6">
      <w:pPr>
        <w:spacing w:line="360" w:lineRule="auto"/>
        <w:ind w:firstLine="709"/>
        <w:jc w:val="both"/>
        <w:rPr>
          <w:rFonts w:ascii="Arial" w:hAnsi="Arial" w:cs="Arial"/>
        </w:rPr>
      </w:pPr>
      <w:r w:rsidRPr="00D102E6">
        <w:rPr>
          <w:rFonts w:ascii="Arial" w:hAnsi="Arial" w:cs="Arial"/>
        </w:rPr>
        <w:t>El actor afirma padecer un supuesto síndrome postraumático con cefaleas, insomnio, vértigo e incapacidad para la concentración, atribuyéndolo al accidente.</w:t>
      </w:r>
    </w:p>
    <w:p w14:paraId="2700DE43" w14:textId="7C910F58" w:rsidR="00951537" w:rsidRPr="00D102E6" w:rsidRDefault="00951537" w:rsidP="00D102E6">
      <w:pPr>
        <w:spacing w:line="360" w:lineRule="auto"/>
        <w:ind w:firstLine="709"/>
        <w:jc w:val="both"/>
        <w:rPr>
          <w:rFonts w:ascii="Arial" w:hAnsi="Arial" w:cs="Arial"/>
        </w:rPr>
      </w:pPr>
      <w:r w:rsidRPr="00D102E6">
        <w:rPr>
          <w:rFonts w:ascii="Arial" w:hAnsi="Arial" w:cs="Arial"/>
        </w:rPr>
        <w:t>Sin embargo, tales manifestaciones no se encuentran acreditadas mediante informe psicológico o psiquiátrico alguno que determine:</w:t>
      </w:r>
    </w:p>
    <w:p w14:paraId="3983E9EA" w14:textId="4730EB4E" w:rsidR="00951537" w:rsidRPr="00D102E6" w:rsidRDefault="00951537" w:rsidP="00D102E6">
      <w:pPr>
        <w:pStyle w:val="Prrafodelista"/>
        <w:numPr>
          <w:ilvl w:val="0"/>
          <w:numId w:val="5"/>
        </w:numPr>
        <w:spacing w:line="360" w:lineRule="auto"/>
        <w:ind w:firstLine="709"/>
        <w:jc w:val="both"/>
        <w:rPr>
          <w:rFonts w:ascii="Arial" w:hAnsi="Arial" w:cs="Arial"/>
        </w:rPr>
      </w:pPr>
      <w:r w:rsidRPr="00D102E6">
        <w:rPr>
          <w:rFonts w:ascii="Arial" w:hAnsi="Arial" w:cs="Arial"/>
        </w:rPr>
        <w:t>diagnóstico clínico</w:t>
      </w:r>
    </w:p>
    <w:p w14:paraId="7BA8E0D6" w14:textId="0E127116" w:rsidR="00951537" w:rsidRPr="00D102E6" w:rsidRDefault="00951537" w:rsidP="00D102E6">
      <w:pPr>
        <w:pStyle w:val="Prrafodelista"/>
        <w:numPr>
          <w:ilvl w:val="0"/>
          <w:numId w:val="5"/>
        </w:numPr>
        <w:spacing w:line="360" w:lineRule="auto"/>
        <w:ind w:firstLine="709"/>
        <w:jc w:val="both"/>
        <w:rPr>
          <w:rFonts w:ascii="Arial" w:hAnsi="Arial" w:cs="Arial"/>
        </w:rPr>
      </w:pPr>
      <w:r w:rsidRPr="00D102E6">
        <w:rPr>
          <w:rFonts w:ascii="Arial" w:hAnsi="Arial" w:cs="Arial"/>
        </w:rPr>
        <w:t>grado de afectación psíquica</w:t>
      </w:r>
    </w:p>
    <w:p w14:paraId="0EDA906D" w14:textId="7489124F" w:rsidR="00951537" w:rsidRPr="00D102E6" w:rsidRDefault="00951537" w:rsidP="00D102E6">
      <w:pPr>
        <w:pStyle w:val="Prrafodelista"/>
        <w:numPr>
          <w:ilvl w:val="0"/>
          <w:numId w:val="5"/>
        </w:numPr>
        <w:spacing w:line="360" w:lineRule="auto"/>
        <w:ind w:firstLine="709"/>
        <w:jc w:val="both"/>
        <w:rPr>
          <w:rFonts w:ascii="Arial" w:hAnsi="Arial" w:cs="Arial"/>
        </w:rPr>
      </w:pPr>
      <w:r w:rsidRPr="00D102E6">
        <w:rPr>
          <w:rFonts w:ascii="Arial" w:hAnsi="Arial" w:cs="Arial"/>
        </w:rPr>
        <w:t>porcentaje de incapacidad psicológica</w:t>
      </w:r>
    </w:p>
    <w:p w14:paraId="3CA2FFA2" w14:textId="24C6E021" w:rsidR="00951537" w:rsidRPr="00D102E6" w:rsidRDefault="00951537" w:rsidP="00D102E6">
      <w:pPr>
        <w:pStyle w:val="Prrafodelista"/>
        <w:numPr>
          <w:ilvl w:val="0"/>
          <w:numId w:val="5"/>
        </w:numPr>
        <w:spacing w:line="360" w:lineRule="auto"/>
        <w:ind w:firstLine="709"/>
        <w:jc w:val="both"/>
        <w:rPr>
          <w:rFonts w:ascii="Arial" w:hAnsi="Arial" w:cs="Arial"/>
        </w:rPr>
      </w:pPr>
      <w:r w:rsidRPr="00D102E6">
        <w:rPr>
          <w:rFonts w:ascii="Arial" w:hAnsi="Arial" w:cs="Arial"/>
        </w:rPr>
        <w:t>necesidad y duración de tratamiento terapéutico.</w:t>
      </w:r>
    </w:p>
    <w:p w14:paraId="083C6159" w14:textId="5435AEDC" w:rsidR="00951537" w:rsidRPr="00D102E6" w:rsidRDefault="00951537" w:rsidP="00D102E6">
      <w:pPr>
        <w:spacing w:line="360" w:lineRule="auto"/>
        <w:ind w:firstLine="709"/>
        <w:jc w:val="both"/>
        <w:rPr>
          <w:rFonts w:ascii="Arial" w:hAnsi="Arial" w:cs="Arial"/>
        </w:rPr>
      </w:pPr>
      <w:r w:rsidRPr="00D102E6">
        <w:rPr>
          <w:rFonts w:ascii="Arial" w:hAnsi="Arial" w:cs="Arial"/>
        </w:rPr>
        <w:t>La mera alegación de padecimientos emocionales no constituye prueba suficiente de un daño psicológico indemnizable.</w:t>
      </w:r>
    </w:p>
    <w:p w14:paraId="3ABFF8E9" w14:textId="7544E97A" w:rsidR="001A3E46" w:rsidRPr="00D102E6" w:rsidRDefault="001A3E46" w:rsidP="00D102E6">
      <w:pPr>
        <w:spacing w:line="360" w:lineRule="auto"/>
        <w:ind w:firstLine="709"/>
        <w:jc w:val="both"/>
        <w:rPr>
          <w:rFonts w:ascii="Arial" w:hAnsi="Arial" w:cs="Arial"/>
        </w:rPr>
      </w:pPr>
      <w:r w:rsidRPr="00D102E6">
        <w:rPr>
          <w:rFonts w:ascii="Arial" w:hAnsi="Arial" w:cs="Arial"/>
        </w:rPr>
        <w:t xml:space="preserve">Asimismo, con relación a este rubro se incurre en una superposición de rubros, ya que se pretende una indemnización por las presuntas secuelas de carácter permanente pero, por otro lado, se reclama por el costo de sendas terapias de apoyo. </w:t>
      </w:r>
    </w:p>
    <w:p w14:paraId="71BCD9DC" w14:textId="77777777" w:rsidR="001A3E46" w:rsidRPr="00D102E6" w:rsidRDefault="001A3E46" w:rsidP="00D102E6">
      <w:pPr>
        <w:spacing w:line="360" w:lineRule="auto"/>
        <w:ind w:firstLine="709"/>
        <w:jc w:val="both"/>
        <w:rPr>
          <w:rFonts w:ascii="Arial" w:hAnsi="Arial" w:cs="Arial"/>
        </w:rPr>
      </w:pPr>
      <w:r w:rsidRPr="00D102E6">
        <w:rPr>
          <w:rFonts w:ascii="Arial" w:hAnsi="Arial" w:cs="Arial"/>
        </w:rPr>
        <w:t>No ha de perderse de vista que, si se está indemnizando cualquier tipo de tratamiento de recuperación, corresponde considerar a la presunta incapacidad como transitoria y, en consecuencia, adecuar la suma requerida en tal concepto. Se impugna por el tanto el presente rubro.</w:t>
      </w:r>
    </w:p>
    <w:p w14:paraId="74FEB73E" w14:textId="111E3770" w:rsidR="001A3E46" w:rsidRPr="00D102E6" w:rsidRDefault="001A3E46" w:rsidP="00D102E6">
      <w:pPr>
        <w:spacing w:line="360" w:lineRule="auto"/>
        <w:ind w:firstLine="709"/>
        <w:jc w:val="both"/>
        <w:rPr>
          <w:rFonts w:ascii="Arial" w:hAnsi="Arial" w:cs="Arial"/>
        </w:rPr>
      </w:pPr>
      <w:r w:rsidRPr="00D102E6">
        <w:rPr>
          <w:rFonts w:ascii="Arial" w:hAnsi="Arial" w:cs="Arial"/>
        </w:rPr>
        <w:t>Finalmente, en cuanto a las sesiones de terapia que manifiesta necesitar el actor, cabe destacar nuevamente que no acompaña en su escrito de inicio documental médica alguna que justifique llevarse a cabo tal control anual. Es claro el afán del accionante de sobredimensionar exageradamente las supuestas gravosas lesiones sufridas, que remarco una vez más ni siquiera acredita y</w:t>
      </w:r>
      <w:r w:rsidR="00BD7776" w:rsidRPr="00D102E6">
        <w:rPr>
          <w:rFonts w:ascii="Arial" w:hAnsi="Arial" w:cs="Arial"/>
        </w:rPr>
        <w:t>,</w:t>
      </w:r>
      <w:r w:rsidRPr="00D102E6">
        <w:rPr>
          <w:rFonts w:ascii="Arial" w:hAnsi="Arial" w:cs="Arial"/>
        </w:rPr>
        <w:t xml:space="preserve"> en consecuencia, cabe agregar también, de enriquecerse ilícitamente de mi mandante. Se ha dicho en </w:t>
      </w:r>
      <w:r w:rsidRPr="00D102E6">
        <w:rPr>
          <w:rFonts w:ascii="Arial" w:hAnsi="Arial" w:cs="Arial"/>
        </w:rPr>
        <w:lastRenderedPageBreak/>
        <w:t xml:space="preserve">este sentido que </w:t>
      </w:r>
      <w:r w:rsidRPr="00D102E6">
        <w:rPr>
          <w:rFonts w:ascii="Arial" w:hAnsi="Arial" w:cs="Arial"/>
          <w:i/>
          <w:iCs/>
        </w:rPr>
        <w:t>“Para que el daño sea resarcible es preciso que sea cierto y no meramente hipotético o conjetural”</w:t>
      </w:r>
      <w:r w:rsidRPr="00D102E6">
        <w:rPr>
          <w:rFonts w:ascii="Arial" w:hAnsi="Arial" w:cs="Arial"/>
        </w:rPr>
        <w:t xml:space="preserve"> (CNFed </w:t>
      </w:r>
      <w:proofErr w:type="spellStart"/>
      <w:r w:rsidRPr="00D102E6">
        <w:rPr>
          <w:rFonts w:ascii="Arial" w:hAnsi="Arial" w:cs="Arial"/>
        </w:rPr>
        <w:t>CivyCom</w:t>
      </w:r>
      <w:proofErr w:type="spellEnd"/>
      <w:r w:rsidRPr="00D102E6">
        <w:rPr>
          <w:rFonts w:ascii="Arial" w:hAnsi="Arial" w:cs="Arial"/>
        </w:rPr>
        <w:t xml:space="preserve">, sala I, 21/8/80, “Droguerías Gonzales SRL c/ Gob. </w:t>
      </w:r>
      <w:proofErr w:type="spellStart"/>
      <w:r w:rsidRPr="00D102E6">
        <w:rPr>
          <w:rFonts w:ascii="Arial" w:hAnsi="Arial" w:cs="Arial"/>
        </w:rPr>
        <w:t>Nac</w:t>
      </w:r>
      <w:proofErr w:type="spellEnd"/>
      <w:r w:rsidRPr="00D102E6">
        <w:rPr>
          <w:rFonts w:ascii="Arial" w:hAnsi="Arial" w:cs="Arial"/>
        </w:rPr>
        <w:t xml:space="preserve">., LL, 1981- C, 659) y </w:t>
      </w:r>
      <w:r w:rsidRPr="00D102E6">
        <w:rPr>
          <w:rFonts w:ascii="Arial" w:hAnsi="Arial" w:cs="Arial"/>
          <w:i/>
          <w:iCs/>
        </w:rPr>
        <w:t>“El daño de ser cierto, probado y real y no simplemente hipotético”</w:t>
      </w:r>
      <w:r w:rsidRPr="00D102E6">
        <w:rPr>
          <w:rFonts w:ascii="Arial" w:hAnsi="Arial" w:cs="Arial"/>
        </w:rPr>
        <w:t xml:space="preserve"> (C3a CC Córdoba, 26/4/5, “De Medeiros c/ </w:t>
      </w:r>
      <w:proofErr w:type="spellStart"/>
      <w:r w:rsidRPr="00D102E6">
        <w:rPr>
          <w:rFonts w:ascii="Arial" w:hAnsi="Arial" w:cs="Arial"/>
        </w:rPr>
        <w:t>Gallardo</w:t>
      </w:r>
      <w:proofErr w:type="spellEnd"/>
      <w:r w:rsidRPr="00D102E6">
        <w:rPr>
          <w:rFonts w:ascii="Arial" w:hAnsi="Arial" w:cs="Arial"/>
        </w:rPr>
        <w:t>”, LLC, 985-944).</w:t>
      </w:r>
    </w:p>
    <w:p w14:paraId="216ACB0E" w14:textId="56B316E5" w:rsidR="00BD7776" w:rsidRPr="00D102E6" w:rsidRDefault="00BD7776" w:rsidP="00D102E6">
      <w:pPr>
        <w:spacing w:line="360" w:lineRule="auto"/>
        <w:ind w:firstLine="709"/>
        <w:jc w:val="both"/>
        <w:rPr>
          <w:rFonts w:ascii="Arial" w:hAnsi="Arial" w:cs="Arial"/>
        </w:rPr>
      </w:pPr>
      <w:r w:rsidRPr="00D102E6">
        <w:rPr>
          <w:rFonts w:ascii="Arial" w:hAnsi="Arial" w:cs="Arial"/>
        </w:rPr>
        <w:t>Por lo tanto, el rubro resulta improcedente en la extensión pretendida y debe ser rechazado o, subsidiariamente, limitado a lo que eventualmente determine la pericia correspondiente.</w:t>
      </w:r>
    </w:p>
    <w:p w14:paraId="0473944F" w14:textId="77777777" w:rsidR="00BD7776" w:rsidRPr="00D102E6" w:rsidRDefault="00BD7776" w:rsidP="00D102E6">
      <w:pPr>
        <w:spacing w:line="360" w:lineRule="auto"/>
        <w:ind w:firstLine="709"/>
        <w:jc w:val="both"/>
        <w:rPr>
          <w:rFonts w:ascii="Arial" w:hAnsi="Arial" w:cs="Arial"/>
          <w:b/>
          <w:bCs/>
          <w:u w:val="single"/>
        </w:rPr>
      </w:pPr>
      <w:r w:rsidRPr="00D102E6">
        <w:rPr>
          <w:rFonts w:ascii="Arial" w:hAnsi="Arial" w:cs="Arial"/>
          <w:b/>
          <w:bCs/>
          <w:u w:val="single"/>
        </w:rPr>
        <w:t>Impugno el rubro consecuencias no patrimoniales por la suma de $8.000.000.</w:t>
      </w:r>
    </w:p>
    <w:p w14:paraId="73DE0B7B" w14:textId="77777777" w:rsidR="00373927" w:rsidRPr="00D102E6" w:rsidRDefault="00373927" w:rsidP="00D102E6">
      <w:pPr>
        <w:spacing w:line="360" w:lineRule="auto"/>
        <w:ind w:firstLine="709"/>
        <w:jc w:val="both"/>
        <w:rPr>
          <w:rFonts w:ascii="Arial" w:hAnsi="Arial" w:cs="Arial"/>
        </w:rPr>
      </w:pPr>
      <w:r w:rsidRPr="00D102E6">
        <w:rPr>
          <w:rFonts w:ascii="Arial" w:hAnsi="Arial" w:cs="Arial"/>
        </w:rPr>
        <w:t xml:space="preserve">Hace muchos años enseñó ALFREDO ORGAZ que el dinero no representa en la reparación del daño moral el mismo papel que en la indemnización de los daños materiales; en éstos se acepta que su finalidad es establecer una equivalencia, más o menos completa, entre el daño y la reparación. Con respecto al daño moral, el papel de la indemnización es diferente, no de equivalencia sino de compensación o satisfacción; no se trata de poner precio al dolor o a los sentimientos, pues nada de esto puede tener equivalencia en dinero, sino de suministrar una "compensación equitativa en dinero" (EL DAÑO RESARCIBLE, PÁG.203). </w:t>
      </w:r>
    </w:p>
    <w:p w14:paraId="286B67E5" w14:textId="77777777" w:rsidR="00373927" w:rsidRPr="00D102E6" w:rsidRDefault="00373927" w:rsidP="00D102E6">
      <w:pPr>
        <w:spacing w:line="360" w:lineRule="auto"/>
        <w:ind w:firstLine="709"/>
        <w:jc w:val="both"/>
        <w:rPr>
          <w:rFonts w:ascii="Arial" w:hAnsi="Arial" w:cs="Arial"/>
        </w:rPr>
      </w:pPr>
      <w:r w:rsidRPr="00D102E6">
        <w:rPr>
          <w:rFonts w:ascii="Arial" w:hAnsi="Arial" w:cs="Arial"/>
        </w:rPr>
        <w:t xml:space="preserve">El pensamiento de ORGAZ fue recogido en el nuevo Código Civil: </w:t>
      </w:r>
      <w:r w:rsidRPr="00D102E6">
        <w:rPr>
          <w:rFonts w:ascii="Arial" w:hAnsi="Arial" w:cs="Arial"/>
          <w:i/>
          <w:iCs/>
        </w:rPr>
        <w:t xml:space="preserve">"El monto de la indemnización debe fijarse ponderando las satisfacciones sustitutivas y compensatorias que puedan procurar las sumas reconocidas" </w:t>
      </w:r>
      <w:r w:rsidRPr="00D102E6">
        <w:rPr>
          <w:rFonts w:ascii="Arial" w:hAnsi="Arial" w:cs="Arial"/>
        </w:rPr>
        <w:t>(art-1741).</w:t>
      </w:r>
    </w:p>
    <w:p w14:paraId="3B7D798F" w14:textId="77777777" w:rsidR="00373927" w:rsidRPr="00D102E6" w:rsidRDefault="00373927" w:rsidP="00D102E6">
      <w:pPr>
        <w:spacing w:line="360" w:lineRule="auto"/>
        <w:ind w:firstLine="709"/>
        <w:jc w:val="both"/>
        <w:rPr>
          <w:rFonts w:ascii="Arial" w:hAnsi="Arial" w:cs="Arial"/>
        </w:rPr>
      </w:pPr>
      <w:r w:rsidRPr="00D102E6">
        <w:rPr>
          <w:rFonts w:ascii="Arial" w:hAnsi="Arial" w:cs="Arial"/>
        </w:rPr>
        <w:t>Las sumas pretendidas exceden dichos parámetros.</w:t>
      </w:r>
    </w:p>
    <w:p w14:paraId="07FC6FF0" w14:textId="44ACE1B7" w:rsidR="00373927" w:rsidRPr="00D102E6" w:rsidRDefault="00373927" w:rsidP="00D102E6">
      <w:pPr>
        <w:spacing w:line="360" w:lineRule="auto"/>
        <w:ind w:firstLine="709"/>
        <w:jc w:val="both"/>
        <w:rPr>
          <w:rFonts w:ascii="Arial" w:hAnsi="Arial" w:cs="Arial"/>
        </w:rPr>
      </w:pPr>
      <w:r w:rsidRPr="00D102E6">
        <w:rPr>
          <w:rFonts w:ascii="Arial" w:hAnsi="Arial" w:cs="Arial"/>
        </w:rPr>
        <w:t>Con relación al daño moral: se define al mismo como</w:t>
      </w:r>
      <w:r w:rsidRPr="00D102E6">
        <w:rPr>
          <w:rFonts w:ascii="Arial" w:hAnsi="Arial" w:cs="Arial"/>
          <w:i/>
          <w:iCs/>
        </w:rPr>
        <w:t xml:space="preserve"> “una modificación disvaliosa del espíritu en el desenvolvimiento de su capacidad de entender, querer o sentir, que se traduce en un modo de estar de la persona diferente de aquél en que se encontraba antes del hecho, como consecuencia de éste y anímicamente perjudicial” (ZAVALA de GONZÁLEZ, Matilde; “Daños a las personas”, tomo 2, pág. 49)</w:t>
      </w:r>
    </w:p>
    <w:p w14:paraId="7A5F0168" w14:textId="77777777" w:rsidR="00373927" w:rsidRPr="00D102E6" w:rsidRDefault="00373927" w:rsidP="00D102E6">
      <w:pPr>
        <w:spacing w:line="360" w:lineRule="auto"/>
        <w:ind w:firstLine="709"/>
        <w:jc w:val="both"/>
        <w:rPr>
          <w:rFonts w:ascii="Arial" w:hAnsi="Arial" w:cs="Arial"/>
        </w:rPr>
      </w:pPr>
      <w:r w:rsidRPr="00D102E6">
        <w:rPr>
          <w:rFonts w:ascii="Arial" w:hAnsi="Arial" w:cs="Arial"/>
          <w:i/>
          <w:iCs/>
        </w:rPr>
        <w:t xml:space="preserve">A los fines de la fijación del quantum, debe tenerse en cuenta el carácter resarcitorio de este rubro, la índole del hecho generador de la responsabilidad y la entidad del sufrimiento causado, que no tiene necesariamente que guardar relación </w:t>
      </w:r>
      <w:r w:rsidRPr="00D102E6">
        <w:rPr>
          <w:rFonts w:ascii="Arial" w:hAnsi="Arial" w:cs="Arial"/>
          <w:i/>
          <w:iCs/>
        </w:rPr>
        <w:lastRenderedPageBreak/>
        <w:t>con el daño material, pues no se trata de un daño accesorio a éste (Fallos: 316:2894; 321:1117; 325:1156; 9/11 326:820 y 847;330:563y332:2159)</w:t>
      </w:r>
    </w:p>
    <w:p w14:paraId="62709602" w14:textId="77777777" w:rsidR="00373927" w:rsidRPr="00D102E6" w:rsidRDefault="00373927" w:rsidP="00D102E6">
      <w:pPr>
        <w:spacing w:line="360" w:lineRule="auto"/>
        <w:ind w:firstLine="709"/>
        <w:jc w:val="both"/>
        <w:rPr>
          <w:ins w:id="5" w:author="Mariana Diaz" w:date="2026-01-23T16:50:00Z" w16du:dateUtc="2026-01-23T19:50:00Z"/>
          <w:rFonts w:ascii="Arial" w:hAnsi="Arial" w:cs="Arial"/>
        </w:rPr>
      </w:pPr>
      <w:r w:rsidRPr="00D102E6">
        <w:rPr>
          <w:rFonts w:ascii="Arial" w:hAnsi="Arial" w:cs="Arial"/>
        </w:rPr>
        <w:t>A raíz de lo expuesto, rechazo e impugno el rubro pretendido, ya que el importe además de ser excesivo es improcedente por no considerarse la calidad y condiciones personales del actor.</w:t>
      </w:r>
    </w:p>
    <w:p w14:paraId="20EB22BB" w14:textId="77777777" w:rsidR="00373927" w:rsidRPr="00D102E6" w:rsidRDefault="00373927" w:rsidP="00D102E6">
      <w:pPr>
        <w:spacing w:line="360" w:lineRule="auto"/>
        <w:ind w:firstLine="709"/>
        <w:jc w:val="both"/>
        <w:rPr>
          <w:rFonts w:ascii="Arial" w:hAnsi="Arial" w:cs="Arial"/>
          <w:b/>
          <w:bCs/>
          <w:u w:val="single"/>
        </w:rPr>
      </w:pPr>
      <w:r w:rsidRPr="00D102E6">
        <w:rPr>
          <w:rFonts w:ascii="Arial" w:hAnsi="Arial" w:cs="Arial"/>
          <w:b/>
          <w:bCs/>
          <w:u w:val="single"/>
        </w:rPr>
        <w:t>Impugno el rubro daño estético por la suma de $6.000.000.</w:t>
      </w:r>
    </w:p>
    <w:p w14:paraId="15B3DB9D" w14:textId="2CBDFF1D" w:rsidR="00F639BB" w:rsidRPr="00D102E6" w:rsidRDefault="00F639BB" w:rsidP="00D102E6">
      <w:pPr>
        <w:spacing w:line="360" w:lineRule="auto"/>
        <w:ind w:firstLine="709"/>
        <w:jc w:val="both"/>
        <w:rPr>
          <w:rFonts w:ascii="Arial" w:hAnsi="Arial" w:cs="Arial"/>
        </w:rPr>
      </w:pPr>
      <w:r w:rsidRPr="00D102E6">
        <w:rPr>
          <w:rFonts w:ascii="Arial" w:hAnsi="Arial" w:cs="Arial"/>
        </w:rPr>
        <w:t>La procedencia del daño estético requiere la existencia de alteraciones físicas visibles, permanentes y objetivamente comprobables, cuya entidad debe ser evaluada mediante pericia médica especializada.</w:t>
      </w:r>
    </w:p>
    <w:p w14:paraId="0F4CFDF5" w14:textId="0FF0D36E" w:rsidR="00F639BB" w:rsidRPr="00D102E6" w:rsidRDefault="00F639BB" w:rsidP="00D102E6">
      <w:pPr>
        <w:spacing w:line="360" w:lineRule="auto"/>
        <w:ind w:firstLine="709"/>
        <w:jc w:val="both"/>
        <w:rPr>
          <w:rFonts w:ascii="Arial" w:hAnsi="Arial" w:cs="Arial"/>
        </w:rPr>
      </w:pPr>
      <w:r w:rsidRPr="00D102E6">
        <w:rPr>
          <w:rFonts w:ascii="Arial" w:hAnsi="Arial" w:cs="Arial"/>
        </w:rPr>
        <w:t>En autos, la parte actora se limita a afirmar la existencia de cicatrices y pérdida de piezas dentarias, sin acompañar evaluación médica que determine la entidad de dichas secuelas ni su incidencia incapacitante.</w:t>
      </w:r>
    </w:p>
    <w:p w14:paraId="6D66BA3C" w14:textId="36D53779" w:rsidR="00F639BB" w:rsidRPr="00D102E6" w:rsidRDefault="00F639BB" w:rsidP="00D102E6">
      <w:pPr>
        <w:spacing w:line="360" w:lineRule="auto"/>
        <w:ind w:firstLine="709"/>
        <w:jc w:val="both"/>
        <w:rPr>
          <w:rFonts w:ascii="Arial" w:hAnsi="Arial" w:cs="Arial"/>
        </w:rPr>
      </w:pPr>
      <w:r w:rsidRPr="00D102E6">
        <w:rPr>
          <w:rFonts w:ascii="Arial" w:hAnsi="Arial" w:cs="Arial"/>
        </w:rPr>
        <w:t>En ausencia de prueba pericial que acredite la existencia y magnitud del daño estético alegado, el rubro deviene improcedente en la forma pretendida.</w:t>
      </w:r>
    </w:p>
    <w:p w14:paraId="19DC4C8C" w14:textId="1903836A" w:rsidR="00373927" w:rsidRPr="00D102E6" w:rsidRDefault="00F639BB" w:rsidP="00D102E6">
      <w:pPr>
        <w:spacing w:line="360" w:lineRule="auto"/>
        <w:ind w:firstLine="709"/>
        <w:jc w:val="both"/>
        <w:rPr>
          <w:rFonts w:ascii="Arial" w:hAnsi="Arial" w:cs="Arial"/>
        </w:rPr>
      </w:pPr>
      <w:r w:rsidRPr="00D102E6">
        <w:rPr>
          <w:rFonts w:ascii="Arial" w:hAnsi="Arial" w:cs="Arial"/>
        </w:rPr>
        <w:t>En consecuencia, corresponde su rechazo o, subsidiariamente, su reducción a lo que eventualmente determine la prueba pericial.</w:t>
      </w:r>
    </w:p>
    <w:p w14:paraId="76D55B79" w14:textId="31631886" w:rsidR="00BD7776" w:rsidRPr="00D102E6" w:rsidRDefault="00395CA7"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DERECHO</w:t>
      </w:r>
    </w:p>
    <w:p w14:paraId="6D238174" w14:textId="4D2F27F8" w:rsidR="00395CA7" w:rsidRPr="00D102E6" w:rsidRDefault="00395CA7" w:rsidP="00D102E6">
      <w:pPr>
        <w:spacing w:line="360" w:lineRule="auto"/>
        <w:ind w:firstLine="709"/>
        <w:jc w:val="both"/>
        <w:rPr>
          <w:rFonts w:ascii="Arial" w:hAnsi="Arial" w:cs="Arial"/>
        </w:rPr>
      </w:pPr>
      <w:r w:rsidRPr="00D102E6">
        <w:rPr>
          <w:rFonts w:ascii="Arial" w:hAnsi="Arial" w:cs="Arial"/>
        </w:rPr>
        <w:t>La presente contestación se funda en lo dispuesto por los arts. 1716, 1717, 1721, 1722, 1724, 1725, 1726, 1729, 1730, 1737, 1740, 1746 y concordantes del Código Civil y Comercial de la Nación, así como en lo previsto por los arts. 375, 386 y concordantes del CPCCN y por el art. 118 de la Ley 17.418.</w:t>
      </w:r>
    </w:p>
    <w:p w14:paraId="1D7C6857" w14:textId="4FEB9919" w:rsidR="00395CA7" w:rsidRPr="00D102E6" w:rsidRDefault="00395CA7" w:rsidP="00D102E6">
      <w:pPr>
        <w:spacing w:line="360" w:lineRule="auto"/>
        <w:ind w:firstLine="709"/>
        <w:jc w:val="both"/>
        <w:rPr>
          <w:rFonts w:ascii="Arial" w:hAnsi="Arial" w:cs="Arial"/>
        </w:rPr>
      </w:pPr>
      <w:r w:rsidRPr="00D102E6">
        <w:rPr>
          <w:rFonts w:ascii="Arial" w:hAnsi="Arial" w:cs="Arial"/>
        </w:rPr>
        <w:t>En materia de responsabilidad civil, el ordenamiento jurídico exige la concurrencia de los presupuestos clásicos del deber de reparar: hecho antijurídico, daño cierto, relación de causalidad adecuada y factor de atribución.</w:t>
      </w:r>
    </w:p>
    <w:p w14:paraId="5DF2DC88" w14:textId="3FF25D21" w:rsidR="00395CA7" w:rsidRPr="00D102E6" w:rsidRDefault="00395CA7" w:rsidP="00D102E6">
      <w:pPr>
        <w:spacing w:line="360" w:lineRule="auto"/>
        <w:ind w:firstLine="709"/>
        <w:jc w:val="both"/>
        <w:rPr>
          <w:rFonts w:ascii="Arial" w:hAnsi="Arial" w:cs="Arial"/>
        </w:rPr>
      </w:pPr>
      <w:r w:rsidRPr="00D102E6">
        <w:rPr>
          <w:rFonts w:ascii="Arial" w:hAnsi="Arial" w:cs="Arial"/>
        </w:rPr>
        <w:t>La carga de acreditar dichos extremos recae sobre quien invoca el derecho resarcitorio, conforme lo establece el art. 375 del CPCCN.</w:t>
      </w:r>
    </w:p>
    <w:p w14:paraId="1A3EBF77" w14:textId="2139C2C9" w:rsidR="00395CA7" w:rsidRPr="00D102E6" w:rsidRDefault="00395CA7" w:rsidP="00D102E6">
      <w:pPr>
        <w:spacing w:line="360" w:lineRule="auto"/>
        <w:ind w:firstLine="709"/>
        <w:jc w:val="both"/>
        <w:rPr>
          <w:rFonts w:ascii="Arial" w:hAnsi="Arial" w:cs="Arial"/>
        </w:rPr>
      </w:pPr>
      <w:r w:rsidRPr="00D102E6">
        <w:rPr>
          <w:rFonts w:ascii="Arial" w:hAnsi="Arial" w:cs="Arial"/>
        </w:rPr>
        <w:t>En el caso de autos, la parte actora pretende atribuir responsabilidad exclusiva al conductor demandado sobre la base de una reconstrucción unilateral del hecho que carece de respaldo probatorio suficiente.</w:t>
      </w:r>
    </w:p>
    <w:p w14:paraId="6E515DEE" w14:textId="041E80A4" w:rsidR="00395CA7" w:rsidRPr="00D102E6" w:rsidRDefault="00395CA7" w:rsidP="00D102E6">
      <w:pPr>
        <w:spacing w:line="360" w:lineRule="auto"/>
        <w:ind w:firstLine="709"/>
        <w:jc w:val="both"/>
        <w:rPr>
          <w:rFonts w:ascii="Arial" w:hAnsi="Arial" w:cs="Arial"/>
        </w:rPr>
      </w:pPr>
      <w:r w:rsidRPr="00D102E6">
        <w:rPr>
          <w:rFonts w:ascii="Arial" w:hAnsi="Arial" w:cs="Arial"/>
        </w:rPr>
        <w:lastRenderedPageBreak/>
        <w:t>Debe recordarse que aun en los supuestos de responsabilidad objetiva derivados del riesgo o vicio de las cosas (art. 1757 del Código Civil y Comercial), la responsabilidad puede excluirse o atenuarse cuando media culpa de la víctima o hecho de un tercero por quien no se debe responder, conforme lo previsto en los arts. 1729 y 1730 del Código Civil y Comercial de la Nación.</w:t>
      </w:r>
    </w:p>
    <w:p w14:paraId="4578EB14" w14:textId="2CB3ADC7" w:rsidR="00395CA7" w:rsidRPr="00D102E6" w:rsidRDefault="00395CA7" w:rsidP="00D102E6">
      <w:pPr>
        <w:spacing w:line="360" w:lineRule="auto"/>
        <w:ind w:firstLine="709"/>
        <w:jc w:val="both"/>
        <w:rPr>
          <w:rFonts w:ascii="Arial" w:hAnsi="Arial" w:cs="Arial"/>
        </w:rPr>
      </w:pPr>
      <w:r w:rsidRPr="00D102E6">
        <w:rPr>
          <w:rFonts w:ascii="Arial" w:hAnsi="Arial" w:cs="Arial"/>
        </w:rPr>
        <w:t>En tal sentido, la conducta de la propia víctima puede interrumpir total o parcialmente el nexo causal cuando su obrar introduce un factor determinante en la producción del daño.</w:t>
      </w:r>
    </w:p>
    <w:p w14:paraId="6E0E3148" w14:textId="7442408F" w:rsidR="00395CA7" w:rsidRPr="00D102E6" w:rsidRDefault="00395CA7" w:rsidP="00D102E6">
      <w:pPr>
        <w:spacing w:line="360" w:lineRule="auto"/>
        <w:ind w:firstLine="709"/>
        <w:jc w:val="both"/>
        <w:rPr>
          <w:rFonts w:ascii="Arial" w:hAnsi="Arial" w:cs="Arial"/>
        </w:rPr>
      </w:pPr>
      <w:r w:rsidRPr="00D102E6">
        <w:rPr>
          <w:rFonts w:ascii="Arial" w:hAnsi="Arial" w:cs="Arial"/>
        </w:rPr>
        <w:t>Por ello, la determinación de la responsabilidad en accidentes de tránsito exige analizar integralmente la conducta de todos los protagonistas del hecho, ponderando el grado de incidencia causal que cada uno de ellos pudo haber tenido en la producción del siniestro.</w:t>
      </w:r>
    </w:p>
    <w:p w14:paraId="6D8810AE" w14:textId="066BE524" w:rsidR="00395CA7" w:rsidRPr="00D102E6" w:rsidRDefault="00395CA7" w:rsidP="00D102E6">
      <w:pPr>
        <w:spacing w:line="360" w:lineRule="auto"/>
        <w:ind w:firstLine="709"/>
        <w:jc w:val="both"/>
        <w:rPr>
          <w:rFonts w:ascii="Arial" w:hAnsi="Arial" w:cs="Arial"/>
        </w:rPr>
      </w:pPr>
      <w:r w:rsidRPr="00D102E6">
        <w:rPr>
          <w:rFonts w:ascii="Arial" w:hAnsi="Arial" w:cs="Arial"/>
        </w:rPr>
        <w:t>Asimismo, corresponde destacar que mi representada ha sido citada a estos autos en su carácter de aseguradora del vehículo involucrado, circunstancia que determina que cualquier eventual condena sólo pueda hacerse efectiva en la medida del seguro, conforme lo dispone expresamente el art. 118 de la Ley de Seguros 17.418.</w:t>
      </w:r>
    </w:p>
    <w:p w14:paraId="273B5D0D" w14:textId="5DB51177" w:rsidR="00395CA7" w:rsidRPr="00D102E6" w:rsidRDefault="00395CA7" w:rsidP="00D102E6">
      <w:pPr>
        <w:spacing w:line="360" w:lineRule="auto"/>
        <w:ind w:firstLine="709"/>
        <w:jc w:val="both"/>
        <w:rPr>
          <w:rFonts w:ascii="Arial" w:hAnsi="Arial" w:cs="Arial"/>
        </w:rPr>
      </w:pPr>
      <w:r w:rsidRPr="00D102E6">
        <w:rPr>
          <w:rFonts w:ascii="Arial" w:hAnsi="Arial" w:cs="Arial"/>
        </w:rPr>
        <w:t>En consecuencia, aun en la hipótesis de que se atribuyera responsabilidad al conductor demandado —extremo que se niega—, la eventual condena respecto de mi representada deberá ajustarse estrictamente a los términos, condiciones y límites de cobertura previstos en el contrato de seguro.</w:t>
      </w:r>
    </w:p>
    <w:p w14:paraId="494C8238" w14:textId="2B6D71D3" w:rsidR="00395CA7" w:rsidRPr="00D102E6" w:rsidRDefault="00395CA7" w:rsidP="00D102E6">
      <w:pPr>
        <w:spacing w:line="360" w:lineRule="auto"/>
        <w:ind w:firstLine="709"/>
        <w:jc w:val="both"/>
        <w:rPr>
          <w:rFonts w:ascii="Arial" w:hAnsi="Arial" w:cs="Arial"/>
        </w:rPr>
      </w:pPr>
      <w:r w:rsidRPr="00D102E6">
        <w:rPr>
          <w:rFonts w:ascii="Arial" w:hAnsi="Arial" w:cs="Arial"/>
        </w:rPr>
        <w:t>Por todo lo expuesto, y de acuerdo con la normativa citada, corresponde rechazar la demanda en todas sus partes, con costas.</w:t>
      </w:r>
    </w:p>
    <w:p w14:paraId="2EEB8F66" w14:textId="2D4E31FD" w:rsidR="00BD7776" w:rsidRPr="00D102E6" w:rsidRDefault="00EE163D"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PLANTEO DE INTERESES</w:t>
      </w:r>
    </w:p>
    <w:p w14:paraId="0998DA10" w14:textId="3FBE7ACB" w:rsidR="00EE163D" w:rsidRPr="00D102E6" w:rsidRDefault="00EE163D" w:rsidP="00D102E6">
      <w:pPr>
        <w:spacing w:line="360" w:lineRule="auto"/>
        <w:ind w:firstLine="709"/>
        <w:jc w:val="both"/>
        <w:rPr>
          <w:rFonts w:ascii="Arial" w:hAnsi="Arial" w:cs="Arial"/>
        </w:rPr>
      </w:pPr>
      <w:r w:rsidRPr="00D102E6">
        <w:rPr>
          <w:rFonts w:ascii="Arial" w:hAnsi="Arial" w:cs="Arial"/>
        </w:rPr>
        <w:t xml:space="preserve">Cabe tener presente que tal como ha sido sostenido por la Cámara Nacional de Apelaciones, en pleno, en el caso “Samudio de Martínez c/ Transportes Doscientos Setenta S.A.”, la tasa activa del Banco Nación debe computarse salvo que su aplicación en el período transcurrido hasta el dictado de la sentencia implique una alteración del significado económico del capital de condena que configura un enriquecimiento indebido. Lo que sucedería en el caso de autos, y ello torna inaplicable la tasa activa. El plenario Samudio contempla una excepción para la </w:t>
      </w:r>
      <w:r w:rsidRPr="00D102E6">
        <w:rPr>
          <w:rFonts w:ascii="Arial" w:hAnsi="Arial" w:cs="Arial"/>
        </w:rPr>
        <w:lastRenderedPageBreak/>
        <w:t xml:space="preserve">aplicación de la tasa activa y esta es cuando su aplicación en el periodo trascurrido implica una alteración del significado económico del capital de condena lo que sin duda ocurre en la especie, nótese que en la especie la aplicación de la tasa activa representa un 101,16% de interés lo que equivale a duplicar el capital de condena. De este modo resulta evidente que en la especie se encuentra configurada la causal de exclusión a la aplicación de la tasa activa dispuesta por el plenario Samudio. En la causa 575.742 “ROMERO LUCIA LILIANA Y OTRO C/ ZACH PABLO MAXIMILIANO Y OTROS S/ DAÑOS Y PERJUICIOS” En Marzo de 2012, la Sala E, </w:t>
      </w:r>
      <w:proofErr w:type="spellStart"/>
      <w:r w:rsidRPr="00D102E6">
        <w:rPr>
          <w:rFonts w:ascii="Arial" w:hAnsi="Arial" w:cs="Arial"/>
        </w:rPr>
        <w:t>CNAp</w:t>
      </w:r>
      <w:proofErr w:type="spellEnd"/>
      <w:r w:rsidRPr="00D102E6">
        <w:rPr>
          <w:rFonts w:ascii="Arial" w:hAnsi="Arial" w:cs="Arial"/>
        </w:rPr>
        <w:t xml:space="preserve">. En lo Civil, ha establecido: “La Sala considera que se configura esa salvedad si la tasa activa mencionada se devengara desde el momento mismo de producido el evento dañoso y hasta el del efectivo pago, en la medida que coexista con indemnizaciones fijadas a valores actuales, puesto que tal proceder representaría lisa y llanamente un enriquecimiento indebido en favor del acreedor y en detrimento del deudor, que la Justicia no puede convalidar. Es que, sin lugar a dudas, en tal caso se estaría computando dos veces la pérdida del valor adquisitivo de la moneda operado entre el hecho y la sentencia, cuando en esta se contemplan valores a la época de su dictado; en tanto la referida tasa capta, en cierta medida y entre otros elementos, la depreciación de la moneda. Esta es la doctrina que en forma reiterada aplicó la Sala, vigente la anterior doctrina plenaria, que había receptado la tasa pasiva. Dicho enriquecimiento, en mayor medida se configura con la activa, cuya aplicación ahora se recepta (ver fallos de esta Sala en causas 146.971 del 16-6-94, 144.844 del 27-6-94 y 148.184 del 2-8-94, 463.934 del 1-11-06 y 492.251 del 19-11-07, entre muchas otras; Borda, Tratado de Derecho Civil - Obligaciones, 8a.ed., </w:t>
      </w:r>
      <w:proofErr w:type="spellStart"/>
      <w:r w:rsidRPr="00D102E6">
        <w:rPr>
          <w:rFonts w:ascii="Arial" w:hAnsi="Arial" w:cs="Arial"/>
        </w:rPr>
        <w:t>t.I</w:t>
      </w:r>
      <w:proofErr w:type="spellEnd"/>
      <w:r w:rsidRPr="00D102E6">
        <w:rPr>
          <w:rFonts w:ascii="Arial" w:hAnsi="Arial" w:cs="Arial"/>
        </w:rPr>
        <w:t xml:space="preserve"> pág.338 n 493; Casiello, Los intereses y la deuda de valor [Doctrinas encontradas y una saludable evolución de la jurisprudencia], en L.L.151-864, en especial, pág.873 </w:t>
      </w:r>
      <w:proofErr w:type="spellStart"/>
      <w:r w:rsidRPr="00D102E6">
        <w:rPr>
          <w:rFonts w:ascii="Arial" w:hAnsi="Arial" w:cs="Arial"/>
        </w:rPr>
        <w:t>cap.V</w:t>
      </w:r>
      <w:proofErr w:type="spellEnd"/>
      <w:r w:rsidRPr="00D102E6">
        <w:rPr>
          <w:rFonts w:ascii="Arial" w:hAnsi="Arial" w:cs="Arial"/>
        </w:rPr>
        <w:t xml:space="preserve">; Durañona y Vedia y Quintana Terán, La depreciación de la moneda y los intereses, en J.A.1970-7-332, en especial, </w:t>
      </w:r>
      <w:proofErr w:type="spellStart"/>
      <w:r w:rsidRPr="00D102E6">
        <w:rPr>
          <w:rFonts w:ascii="Arial" w:hAnsi="Arial" w:cs="Arial"/>
        </w:rPr>
        <w:t>cap.V</w:t>
      </w:r>
      <w:proofErr w:type="spellEnd"/>
      <w:r w:rsidRPr="00D102E6">
        <w:rPr>
          <w:rFonts w:ascii="Arial" w:hAnsi="Arial" w:cs="Arial"/>
        </w:rPr>
        <w:t xml:space="preserve">) esta Sala voto del Dr. Calatayud en c. 522.330 del 21/4/09). Habida cuenta de tales circunstancias esta Sala estimó apropiado en situaciones similares establecer la tasa del 6 % para evitar el enriquecimiento indebido del actor, lo que me lleva a propiciar que con ese alcance se modifique la sentencia apelada, debiéndose liquidar dicha tasa hasta la sentencia y de allí en más la activa establecida en el anterior pronunciamiento”. “Como las sumas indemnizatorias son determinadas a la fecha de este pronunciamiento, postulo modificar la tasa establecida en la sentencia fijándola en el 8% anual desde </w:t>
      </w:r>
      <w:r w:rsidRPr="00D102E6">
        <w:rPr>
          <w:rFonts w:ascii="Arial" w:hAnsi="Arial" w:cs="Arial"/>
        </w:rPr>
        <w:lastRenderedPageBreak/>
        <w:t xml:space="preserve">el accidente hasta el presente y, desde aquí en adelante, a la tasa activa (conf. doctrina plenaria “Samudio de Martínez, </w:t>
      </w:r>
      <w:proofErr w:type="spellStart"/>
      <w:r w:rsidRPr="00D102E6">
        <w:rPr>
          <w:rFonts w:ascii="Arial" w:hAnsi="Arial" w:cs="Arial"/>
        </w:rPr>
        <w:t>Ladislaa</w:t>
      </w:r>
      <w:proofErr w:type="spellEnd"/>
      <w:r w:rsidRPr="00D102E6">
        <w:rPr>
          <w:rFonts w:ascii="Arial" w:hAnsi="Arial" w:cs="Arial"/>
        </w:rPr>
        <w:t xml:space="preserve"> c/ Transportes Doscientos Setenta SA s/ daños y perjuicios” del día 20 de abril de 2009). Imponer que los réditos se liquiden a la tasa activa desde el hecho, llevaría a consagrar una alteración del capital establecido en la sentencia, configurando un enriquecimiento indebido. Es que, al fijarse los montos indemnizatorios al momento de esta sentencia, se evita la posibilidad de conceder una indemnización depreciada”. “Gauna, Gastón Daiel y otro c/</w:t>
      </w:r>
      <w:proofErr w:type="spellStart"/>
      <w:r w:rsidRPr="00D102E6">
        <w:rPr>
          <w:rFonts w:ascii="Arial" w:hAnsi="Arial" w:cs="Arial"/>
        </w:rPr>
        <w:t>Balugano</w:t>
      </w:r>
      <w:proofErr w:type="spellEnd"/>
      <w:r w:rsidRPr="00D102E6">
        <w:rPr>
          <w:rFonts w:ascii="Arial" w:hAnsi="Arial" w:cs="Arial"/>
        </w:rPr>
        <w:t xml:space="preserve">, Gustavo Pablo y otros s/daños y perjuicios”, expediente </w:t>
      </w:r>
      <w:proofErr w:type="spellStart"/>
      <w:r w:rsidRPr="00D102E6">
        <w:rPr>
          <w:rFonts w:ascii="Arial" w:hAnsi="Arial" w:cs="Arial"/>
        </w:rPr>
        <w:t>n°</w:t>
      </w:r>
      <w:proofErr w:type="spellEnd"/>
      <w:r w:rsidRPr="00D102E6">
        <w:rPr>
          <w:rFonts w:ascii="Arial" w:hAnsi="Arial" w:cs="Arial"/>
        </w:rPr>
        <w:t xml:space="preserve"> 33030/2015, del 10/08/2018, Sala M, Cámara Nacional de Apelaciones en lo Civil.- “En casos como el presente –en los que los montos establecidos son fijados a valores actuales- tiene dicho este Tribunal que la tasa ha de liquidarse al 8% anual desde la fecha del accidente hasta el dictado de la sentencia y de ahí en más, hasta el efectivo pago a la activa establecida en la citada doctrina plenaria, a los fines de mantener intangible el contenido de la indemnización (cf. </w:t>
      </w:r>
      <w:proofErr w:type="spellStart"/>
      <w:r w:rsidRPr="00D102E6">
        <w:rPr>
          <w:rFonts w:ascii="Arial" w:hAnsi="Arial" w:cs="Arial"/>
        </w:rPr>
        <w:t>C.N.Civ</w:t>
      </w:r>
      <w:proofErr w:type="spellEnd"/>
      <w:r w:rsidRPr="00D102E6">
        <w:rPr>
          <w:rFonts w:ascii="Arial" w:hAnsi="Arial" w:cs="Arial"/>
        </w:rPr>
        <w:t xml:space="preserve">., esta sala CIV/96792/2009/CA1, del 22/12/14). No obstante ello, en atención a que el límite del recurso traído a consideración de esta alzada impide colocar al apelante en peor situación (principio non </w:t>
      </w:r>
      <w:proofErr w:type="spellStart"/>
      <w:r w:rsidRPr="00D102E6">
        <w:rPr>
          <w:rFonts w:ascii="Arial" w:hAnsi="Arial" w:cs="Arial"/>
        </w:rPr>
        <w:t>reformatio</w:t>
      </w:r>
      <w:proofErr w:type="spellEnd"/>
      <w:r w:rsidRPr="00D102E6">
        <w:rPr>
          <w:rFonts w:ascii="Arial" w:hAnsi="Arial" w:cs="Arial"/>
        </w:rPr>
        <w:t xml:space="preserve"> in </w:t>
      </w:r>
      <w:proofErr w:type="spellStart"/>
      <w:r w:rsidRPr="00D102E6">
        <w:rPr>
          <w:rFonts w:ascii="Arial" w:hAnsi="Arial" w:cs="Arial"/>
        </w:rPr>
        <w:t>peius</w:t>
      </w:r>
      <w:proofErr w:type="spellEnd"/>
      <w:r w:rsidRPr="00D102E6">
        <w:rPr>
          <w:rFonts w:ascii="Arial" w:hAnsi="Arial" w:cs="Arial"/>
        </w:rPr>
        <w:t xml:space="preserve"> , arts. 271 y 277 del Código Procesal), no cabe más que confirmar el 8% fijado por el a quo hasta el 01/08/15 y desde allí en adelante y hasta la sentencia de primera instancia se liquidarán a la tasa pasiva solicitada por el seguro. Luego, correrán a la tasa activa, lo que así postulo (conf. </w:t>
      </w:r>
      <w:proofErr w:type="spellStart"/>
      <w:r w:rsidRPr="00D102E6">
        <w:rPr>
          <w:rFonts w:ascii="Arial" w:hAnsi="Arial" w:cs="Arial"/>
        </w:rPr>
        <w:t>CNCiv</w:t>
      </w:r>
      <w:proofErr w:type="spellEnd"/>
      <w:r w:rsidRPr="00D102E6">
        <w:rPr>
          <w:rFonts w:ascii="Arial" w:hAnsi="Arial" w:cs="Arial"/>
        </w:rPr>
        <w:t xml:space="preserve">., esta Sala CIV/11380/2010/CA1 del 18/8/2015, CIV/64233/2008/CA1 del 21/9/15, Civ.88.413/2010 del 2/11/15 y </w:t>
      </w:r>
      <w:proofErr w:type="spellStart"/>
      <w:r w:rsidRPr="00D102E6">
        <w:rPr>
          <w:rFonts w:ascii="Arial" w:hAnsi="Arial" w:cs="Arial"/>
        </w:rPr>
        <w:t>Civ</w:t>
      </w:r>
      <w:proofErr w:type="spellEnd"/>
      <w:r w:rsidRPr="00D102E6">
        <w:rPr>
          <w:rFonts w:ascii="Arial" w:hAnsi="Arial" w:cs="Arial"/>
        </w:rPr>
        <w:t xml:space="preserve"> 28.522/2009/CA1 del 30/12/15, CIV/23612/2010/CA1 del 15/5/18, entre otros)”. R. M. A. c/ P. J. C. Y OTROS s/DAÑOS Y PERJUICIOS (</w:t>
      </w:r>
      <w:proofErr w:type="spellStart"/>
      <w:r w:rsidRPr="00D102E6">
        <w:rPr>
          <w:rFonts w:ascii="Arial" w:hAnsi="Arial" w:cs="Arial"/>
        </w:rPr>
        <w:t>expte</w:t>
      </w:r>
      <w:proofErr w:type="spellEnd"/>
      <w:r w:rsidRPr="00D102E6">
        <w:rPr>
          <w:rFonts w:ascii="Arial" w:hAnsi="Arial" w:cs="Arial"/>
        </w:rPr>
        <w:t xml:space="preserve"> 35975/2013), del 23/5/2018 Sala G, Cámara Nacional de Apelaciones en lo Civil.- Asimismo, No deberá aplicarse la tasa activa si se fijan montos de condena a valores actuales. Es dable destacar respecto a la tasa de interés que la CSJ de la Provincia de Buenos Aires ha cuidado no identificar la estimación de los rubros indemnizatorios a fin de reflejar los valores actuales de los bienes a los que se refiere, con la utilización de mecanismos </w:t>
      </w:r>
      <w:proofErr w:type="spellStart"/>
      <w:r w:rsidRPr="00D102E6">
        <w:rPr>
          <w:rFonts w:ascii="Arial" w:hAnsi="Arial" w:cs="Arial"/>
        </w:rPr>
        <w:t>indexatorios</w:t>
      </w:r>
      <w:proofErr w:type="spellEnd"/>
      <w:r w:rsidRPr="00D102E6">
        <w:rPr>
          <w:rFonts w:ascii="Arial" w:hAnsi="Arial" w:cs="Arial"/>
        </w:rPr>
        <w:t xml:space="preserve">, de ajuste o reajuste según índices o de coeficientes de actualización de montos históricos. En el matiz diferencial entre ambas modalidades tuvo en cuenta que en la última se </w:t>
      </w:r>
      <w:proofErr w:type="spellStart"/>
      <w:r w:rsidRPr="00D102E6">
        <w:rPr>
          <w:rFonts w:ascii="Arial" w:hAnsi="Arial" w:cs="Arial"/>
        </w:rPr>
        <w:t>esta</w:t>
      </w:r>
      <w:proofErr w:type="spellEnd"/>
      <w:r w:rsidRPr="00D102E6">
        <w:rPr>
          <w:rFonts w:ascii="Arial" w:hAnsi="Arial" w:cs="Arial"/>
        </w:rPr>
        <w:t xml:space="preserve"> ante una operación matemática, mientras que la primera en principio no consiste estrictamente en eso, sino en el justiprecio de un valor según la realidad económica existente al momento en que se pronuncia el fallo (cusas 58663 “Diaz”, </w:t>
      </w:r>
      <w:proofErr w:type="spellStart"/>
      <w:r w:rsidRPr="00D102E6">
        <w:rPr>
          <w:rFonts w:ascii="Arial" w:hAnsi="Arial" w:cs="Arial"/>
        </w:rPr>
        <w:t>sent</w:t>
      </w:r>
      <w:proofErr w:type="spellEnd"/>
      <w:r w:rsidRPr="00D102E6">
        <w:rPr>
          <w:rFonts w:ascii="Arial" w:hAnsi="Arial" w:cs="Arial"/>
        </w:rPr>
        <w:t xml:space="preserve"> , del </w:t>
      </w:r>
      <w:r w:rsidRPr="00D102E6">
        <w:rPr>
          <w:rFonts w:ascii="Arial" w:hAnsi="Arial" w:cs="Arial"/>
        </w:rPr>
        <w:lastRenderedPageBreak/>
        <w:t>13/11/1996). “Como la indemnización se ha estimado a valores posteriores a la fecha de exigibilidad del crédito, era congruente con esa realidad económica liquidar los intereses devengados hasta ese momento aplicando, como tradicionalmente se establecía en relación a todas las modalidades de actualización, una tasa de interés puro, es decir, el accesorio destinado a la retribución de la privación del capital, despojado de otros componentes” (…) En su hora el así denominado interés puro fue establecido por la CSJN en un 6% anual (Fallos 283:235; 295:973; 296:115 y 311:1249) (…) cabe concluir que cuando sea pertinente el ajuste por índices o bien cuando se fije un quantum a valor actual, tal cual se ha decidido por la Cámara en la especie, en principio debe emplearse el denominado interés puro a fin de evitar distorsiones en el cálculo y determinación del crédito, como las que han motivado los agravios del recurrente. (CSJBA, causa 123:536 “Vera Juan Carlos c/ Provincia de Buenos Aires”, 18/04/2018).</w:t>
      </w:r>
    </w:p>
    <w:p w14:paraId="0B190A4C" w14:textId="71855391" w:rsidR="00EE163D" w:rsidRPr="00D102E6" w:rsidRDefault="00EE163D" w:rsidP="00D102E6">
      <w:pPr>
        <w:pStyle w:val="Prrafodelista"/>
        <w:numPr>
          <w:ilvl w:val="0"/>
          <w:numId w:val="1"/>
        </w:numPr>
        <w:spacing w:line="360" w:lineRule="auto"/>
        <w:ind w:firstLine="709"/>
        <w:jc w:val="both"/>
        <w:rPr>
          <w:rFonts w:ascii="Arial" w:hAnsi="Arial" w:cs="Arial"/>
          <w:b/>
          <w:bCs/>
        </w:rPr>
      </w:pPr>
      <w:r w:rsidRPr="00D102E6">
        <w:rPr>
          <w:rFonts w:ascii="Arial" w:hAnsi="Arial" w:cs="Arial"/>
          <w:b/>
          <w:bCs/>
          <w:u w:val="single"/>
        </w:rPr>
        <w:t>INTIMACIÓN EN LOS TÉRMINOS DEL ART. 388 DEL CPCC</w:t>
      </w:r>
    </w:p>
    <w:p w14:paraId="5AACCE70" w14:textId="77777777" w:rsidR="00EE163D" w:rsidRPr="00D102E6" w:rsidRDefault="00EE163D" w:rsidP="00D102E6">
      <w:pPr>
        <w:spacing w:line="360" w:lineRule="auto"/>
        <w:ind w:firstLine="709"/>
        <w:jc w:val="both"/>
        <w:rPr>
          <w:rFonts w:ascii="Arial" w:hAnsi="Arial" w:cs="Arial"/>
        </w:rPr>
      </w:pPr>
      <w:r w:rsidRPr="00D102E6">
        <w:rPr>
          <w:rFonts w:ascii="Arial" w:hAnsi="Arial" w:cs="Arial"/>
        </w:rPr>
        <w:t>Por el presente, solicito se intime a la parte actora a acompañar copia de la denuncia de siniestro y del certificado de cobertura emitido por la aseguradora de su vehículo. Asimismo, se la intime a denunciar si a la fecha del accidente contaba con ART, y en su caso, informe si intervino la misma.</w:t>
      </w:r>
    </w:p>
    <w:p w14:paraId="130AD500" w14:textId="77777777" w:rsidR="00EE163D" w:rsidRPr="00D102E6" w:rsidRDefault="00EE163D" w:rsidP="00D102E6">
      <w:pPr>
        <w:pStyle w:val="Prrafodelista"/>
        <w:numPr>
          <w:ilvl w:val="0"/>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t>OFRECE PRUEBA</w:t>
      </w:r>
    </w:p>
    <w:p w14:paraId="219A2184" w14:textId="347821E9" w:rsidR="00EE163D" w:rsidRPr="00D102E6" w:rsidRDefault="00EE163D" w:rsidP="00D102E6">
      <w:pPr>
        <w:pStyle w:val="Prrafodelista"/>
        <w:numPr>
          <w:ilvl w:val="0"/>
          <w:numId w:val="15"/>
        </w:numPr>
        <w:spacing w:line="360" w:lineRule="auto"/>
        <w:ind w:firstLine="709"/>
        <w:jc w:val="both"/>
        <w:rPr>
          <w:rFonts w:ascii="Arial" w:hAnsi="Arial" w:cs="Arial"/>
          <w:b/>
          <w:bCs/>
        </w:rPr>
      </w:pPr>
      <w:r w:rsidRPr="00D102E6">
        <w:rPr>
          <w:rFonts w:ascii="Arial" w:hAnsi="Arial" w:cs="Arial"/>
          <w:b/>
          <w:bCs/>
        </w:rPr>
        <w:t>PRUEBA DOCUMENTAL</w:t>
      </w:r>
    </w:p>
    <w:p w14:paraId="3104877E" w14:textId="77777777" w:rsidR="00EE163D" w:rsidRPr="00D102E6" w:rsidRDefault="00EE163D" w:rsidP="00D102E6">
      <w:pPr>
        <w:pStyle w:val="Prrafodelista"/>
        <w:numPr>
          <w:ilvl w:val="0"/>
          <w:numId w:val="9"/>
        </w:numPr>
        <w:spacing w:line="360" w:lineRule="auto"/>
        <w:ind w:firstLine="709"/>
        <w:jc w:val="both"/>
        <w:rPr>
          <w:rFonts w:ascii="Arial" w:hAnsi="Arial" w:cs="Arial"/>
        </w:rPr>
      </w:pPr>
      <w:r w:rsidRPr="00D102E6">
        <w:rPr>
          <w:rFonts w:ascii="Arial" w:hAnsi="Arial" w:cs="Arial"/>
        </w:rPr>
        <w:t>Copia de poder judicial</w:t>
      </w:r>
    </w:p>
    <w:p w14:paraId="15CEABA4" w14:textId="77777777" w:rsidR="00EE163D" w:rsidRPr="00D102E6" w:rsidRDefault="00EE163D" w:rsidP="00D102E6">
      <w:pPr>
        <w:pStyle w:val="Prrafodelista"/>
        <w:numPr>
          <w:ilvl w:val="0"/>
          <w:numId w:val="9"/>
        </w:numPr>
        <w:spacing w:line="360" w:lineRule="auto"/>
        <w:ind w:firstLine="709"/>
        <w:jc w:val="both"/>
        <w:rPr>
          <w:rFonts w:ascii="Arial" w:hAnsi="Arial" w:cs="Arial"/>
        </w:rPr>
      </w:pPr>
      <w:r w:rsidRPr="00D102E6">
        <w:rPr>
          <w:rFonts w:ascii="Arial" w:hAnsi="Arial" w:cs="Arial"/>
        </w:rPr>
        <w:t>Póliza de Seguro.</w:t>
      </w:r>
    </w:p>
    <w:p w14:paraId="4ED1F040" w14:textId="0901DF66" w:rsidR="00EE163D" w:rsidRPr="00D102E6" w:rsidRDefault="00EE163D" w:rsidP="00D102E6">
      <w:pPr>
        <w:pStyle w:val="Prrafodelista"/>
        <w:numPr>
          <w:ilvl w:val="0"/>
          <w:numId w:val="9"/>
        </w:numPr>
        <w:spacing w:line="360" w:lineRule="auto"/>
        <w:ind w:firstLine="709"/>
        <w:jc w:val="both"/>
        <w:rPr>
          <w:rFonts w:ascii="Arial" w:hAnsi="Arial" w:cs="Arial"/>
        </w:rPr>
      </w:pPr>
      <w:r w:rsidRPr="00D102E6">
        <w:rPr>
          <w:rFonts w:ascii="Arial" w:hAnsi="Arial" w:cs="Arial"/>
        </w:rPr>
        <w:t>Denuncia administrativa de siniestro.</w:t>
      </w:r>
    </w:p>
    <w:p w14:paraId="5405D1DE" w14:textId="7BA9E194" w:rsidR="00EE163D" w:rsidRPr="00D102E6" w:rsidRDefault="00EE163D" w:rsidP="00D102E6">
      <w:pPr>
        <w:pStyle w:val="Prrafodelista"/>
        <w:numPr>
          <w:ilvl w:val="0"/>
          <w:numId w:val="15"/>
        </w:numPr>
        <w:spacing w:line="360" w:lineRule="auto"/>
        <w:ind w:firstLine="709"/>
        <w:jc w:val="both"/>
        <w:rPr>
          <w:rFonts w:ascii="Arial" w:hAnsi="Arial" w:cs="Arial"/>
          <w:b/>
          <w:bCs/>
        </w:rPr>
      </w:pPr>
      <w:r w:rsidRPr="00D102E6">
        <w:rPr>
          <w:rFonts w:ascii="Arial" w:hAnsi="Arial" w:cs="Arial"/>
          <w:b/>
          <w:bCs/>
        </w:rPr>
        <w:t>PRUEBA CONFESIONAL</w:t>
      </w:r>
    </w:p>
    <w:p w14:paraId="7E510198" w14:textId="78F70857" w:rsidR="00EE163D" w:rsidRPr="00D102E6" w:rsidRDefault="00EE163D" w:rsidP="00D102E6">
      <w:pPr>
        <w:pStyle w:val="Prrafodelista"/>
        <w:numPr>
          <w:ilvl w:val="0"/>
          <w:numId w:val="8"/>
        </w:numPr>
        <w:spacing w:line="360" w:lineRule="auto"/>
        <w:ind w:firstLine="709"/>
        <w:jc w:val="both"/>
        <w:rPr>
          <w:rFonts w:ascii="Arial" w:hAnsi="Arial" w:cs="Arial"/>
        </w:rPr>
      </w:pPr>
      <w:r w:rsidRPr="00D102E6">
        <w:rPr>
          <w:rFonts w:ascii="Arial" w:hAnsi="Arial" w:cs="Arial"/>
        </w:rPr>
        <w:t xml:space="preserve">Se cite a absolver posiciones al actor Sr. </w:t>
      </w:r>
      <w:r w:rsidR="00AD31B4" w:rsidRPr="00D102E6">
        <w:rPr>
          <w:rFonts w:ascii="Arial" w:hAnsi="Arial" w:cs="Arial"/>
          <w:b/>
          <w:bCs/>
        </w:rPr>
        <w:t>MAURO AGUSTÍN GONZALEZ</w:t>
      </w:r>
      <w:r w:rsidRPr="00D102E6">
        <w:rPr>
          <w:rFonts w:ascii="Arial" w:hAnsi="Arial" w:cs="Arial"/>
        </w:rPr>
        <w:t>, a tenor del pliego que oportunamente se acompañará, bajo apercibimiento de ley, para que responda personalmente y en forma clara y precisa.</w:t>
      </w:r>
    </w:p>
    <w:p w14:paraId="04B71D28" w14:textId="62BD9B47" w:rsidR="00EE163D" w:rsidRPr="00D102E6" w:rsidRDefault="00EE163D" w:rsidP="00D102E6">
      <w:pPr>
        <w:pStyle w:val="Prrafodelista"/>
        <w:numPr>
          <w:ilvl w:val="0"/>
          <w:numId w:val="15"/>
        </w:numPr>
        <w:spacing w:line="360" w:lineRule="auto"/>
        <w:ind w:firstLine="709"/>
        <w:jc w:val="both"/>
        <w:rPr>
          <w:rFonts w:ascii="Arial" w:hAnsi="Arial" w:cs="Arial"/>
          <w:b/>
          <w:bCs/>
        </w:rPr>
      </w:pPr>
      <w:r w:rsidRPr="00D102E6">
        <w:rPr>
          <w:rFonts w:ascii="Arial" w:hAnsi="Arial" w:cs="Arial"/>
          <w:b/>
          <w:bCs/>
        </w:rPr>
        <w:t>PRUEBA INFORMATIVA</w:t>
      </w:r>
    </w:p>
    <w:p w14:paraId="3ECC1C03" w14:textId="77777777" w:rsidR="00474C07" w:rsidRPr="00D102E6" w:rsidRDefault="00474C07" w:rsidP="00D102E6">
      <w:pPr>
        <w:spacing w:line="360" w:lineRule="auto"/>
        <w:ind w:firstLine="709"/>
        <w:jc w:val="both"/>
        <w:rPr>
          <w:rFonts w:ascii="Arial" w:eastAsia="Times New Roman" w:hAnsi="Arial" w:cs="Arial"/>
          <w:b/>
          <w:bCs/>
          <w:color w:val="000000"/>
          <w:kern w:val="0"/>
          <w:lang w:eastAsia="es-AR"/>
          <w14:ligatures w14:val="none"/>
        </w:rPr>
      </w:pPr>
      <w:r w:rsidRPr="00D102E6">
        <w:rPr>
          <w:rFonts w:ascii="Arial" w:eastAsia="Times New Roman" w:hAnsi="Arial" w:cs="Arial"/>
          <w:b/>
          <w:bCs/>
          <w:color w:val="000000"/>
          <w:kern w:val="0"/>
          <w:lang w:eastAsia="es-AR"/>
          <w14:ligatures w14:val="none"/>
        </w:rPr>
        <w:t>Se hace reserva de pedir oficio a:</w:t>
      </w:r>
    </w:p>
    <w:p w14:paraId="375B77BB" w14:textId="1688159D" w:rsidR="00474C07" w:rsidRPr="00D102E6" w:rsidRDefault="00474C07" w:rsidP="00D102E6">
      <w:pPr>
        <w:pStyle w:val="Prrafodelista"/>
        <w:numPr>
          <w:ilvl w:val="0"/>
          <w:numId w:val="11"/>
        </w:numPr>
        <w:spacing w:line="360" w:lineRule="auto"/>
        <w:ind w:firstLine="709"/>
        <w:jc w:val="both"/>
        <w:rPr>
          <w:rFonts w:ascii="Arial" w:eastAsia="Times New Roman" w:hAnsi="Arial" w:cs="Arial"/>
          <w:color w:val="000000"/>
          <w:kern w:val="0"/>
          <w:lang w:eastAsia="es-AR"/>
          <w14:ligatures w14:val="none"/>
        </w:rPr>
      </w:pPr>
      <w:r w:rsidRPr="00D102E6">
        <w:rPr>
          <w:rFonts w:ascii="Arial" w:eastAsia="Times New Roman" w:hAnsi="Arial" w:cs="Arial"/>
          <w:b/>
          <w:bCs/>
          <w:color w:val="000000"/>
          <w:kern w:val="0"/>
          <w:lang w:eastAsia="es-AR"/>
          <w14:ligatures w14:val="none"/>
        </w:rPr>
        <w:t>Superintendencia de Riesgos de Trabajo: </w:t>
      </w:r>
      <w:r w:rsidRPr="00D102E6">
        <w:rPr>
          <w:rFonts w:ascii="Arial" w:eastAsia="Times New Roman" w:hAnsi="Arial" w:cs="Arial"/>
          <w:color w:val="000000"/>
          <w:kern w:val="0"/>
          <w:lang w:eastAsia="es-AR"/>
          <w14:ligatures w14:val="none"/>
        </w:rPr>
        <w:t>a efectos que informe si el actor, </w:t>
      </w:r>
      <w:r w:rsidRPr="00D102E6">
        <w:rPr>
          <w:rFonts w:ascii="Arial" w:hAnsi="Arial" w:cs="Arial"/>
          <w:b/>
          <w:bCs/>
        </w:rPr>
        <w:t>MAURO AGUSTÍN GONZALEZ, DNI 44.708.577</w:t>
      </w:r>
      <w:r w:rsidRPr="00D102E6">
        <w:rPr>
          <w:rFonts w:ascii="Arial" w:eastAsia="Times New Roman" w:hAnsi="Arial" w:cs="Arial"/>
          <w:color w:val="000000"/>
          <w:kern w:val="0"/>
          <w:lang w:eastAsia="es-AR"/>
          <w14:ligatures w14:val="none"/>
        </w:rPr>
        <w:t xml:space="preserve">, se </w:t>
      </w:r>
      <w:r w:rsidRPr="00D102E6">
        <w:rPr>
          <w:rFonts w:ascii="Arial" w:eastAsia="Times New Roman" w:hAnsi="Arial" w:cs="Arial"/>
          <w:color w:val="000000"/>
          <w:kern w:val="0"/>
          <w:lang w:eastAsia="es-AR"/>
          <w14:ligatures w14:val="none"/>
        </w:rPr>
        <w:lastRenderedPageBreak/>
        <w:t>encontraba asegurado a la fecha del accidente del </w:t>
      </w:r>
      <w:r w:rsidRPr="00D102E6">
        <w:rPr>
          <w:rFonts w:ascii="Arial" w:eastAsia="Times New Roman" w:hAnsi="Arial" w:cs="Arial"/>
          <w:b/>
          <w:bCs/>
          <w:color w:val="000000"/>
          <w:kern w:val="0"/>
          <w:lang w:eastAsia="es-AR"/>
          <w14:ligatures w14:val="none"/>
        </w:rPr>
        <w:t>11/02/2024,</w:t>
      </w:r>
      <w:r w:rsidRPr="00D102E6">
        <w:rPr>
          <w:rFonts w:ascii="Arial" w:eastAsia="Times New Roman" w:hAnsi="Arial" w:cs="Arial"/>
          <w:color w:val="000000"/>
          <w:kern w:val="0"/>
          <w:lang w:eastAsia="es-AR"/>
          <w14:ligatures w14:val="none"/>
        </w:rPr>
        <w:t xml:space="preserve"> indicando en su caso:</w:t>
      </w:r>
    </w:p>
    <w:p w14:paraId="4B0D1634" w14:textId="77777777" w:rsidR="00474C07" w:rsidRPr="00D102E6" w:rsidRDefault="00474C07" w:rsidP="00D102E6">
      <w:pPr>
        <w:pStyle w:val="Prrafodelista"/>
        <w:numPr>
          <w:ilvl w:val="1"/>
          <w:numId w:val="1"/>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Aseguradora en la que se encontraba nominado</w:t>
      </w:r>
    </w:p>
    <w:p w14:paraId="5019977D" w14:textId="77777777" w:rsidR="00474C07" w:rsidRPr="00D102E6" w:rsidRDefault="00474C07" w:rsidP="00D102E6">
      <w:pPr>
        <w:pStyle w:val="Prrafodelista"/>
        <w:numPr>
          <w:ilvl w:val="1"/>
          <w:numId w:val="1"/>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Siniestros denunciados en su vida laboral</w:t>
      </w:r>
    </w:p>
    <w:p w14:paraId="00D58502" w14:textId="77777777" w:rsidR="00474C07" w:rsidRPr="00D102E6" w:rsidRDefault="00474C07" w:rsidP="00D102E6">
      <w:pPr>
        <w:pStyle w:val="Prrafodelista"/>
        <w:numPr>
          <w:ilvl w:val="1"/>
          <w:numId w:val="1"/>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Porcentuales de incapacidad en cada siniestro, detallando secuelas incapacitantes</w:t>
      </w:r>
    </w:p>
    <w:p w14:paraId="1A5C551A" w14:textId="77777777" w:rsidR="00474C07" w:rsidRPr="00D102E6" w:rsidRDefault="00474C07" w:rsidP="00D102E6">
      <w:pPr>
        <w:pStyle w:val="Prrafodelista"/>
        <w:numPr>
          <w:ilvl w:val="1"/>
          <w:numId w:val="1"/>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Sumas percibidas en cada siniestro.</w:t>
      </w:r>
    </w:p>
    <w:p w14:paraId="633982D6" w14:textId="5B817550" w:rsidR="00474C07" w:rsidRPr="00D102E6" w:rsidRDefault="00474C07" w:rsidP="00D102E6">
      <w:pPr>
        <w:pStyle w:val="Prrafodelista"/>
        <w:numPr>
          <w:ilvl w:val="0"/>
          <w:numId w:val="11"/>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b/>
          <w:bCs/>
          <w:color w:val="000000"/>
          <w:kern w:val="0"/>
          <w:lang w:eastAsia="es-AR"/>
          <w14:ligatures w14:val="none"/>
        </w:rPr>
        <w:t>Aseguradora de Riesgos de Trabajo: </w:t>
      </w:r>
      <w:r w:rsidRPr="00D102E6">
        <w:rPr>
          <w:rFonts w:ascii="Arial" w:eastAsia="Times New Roman" w:hAnsi="Arial" w:cs="Arial"/>
          <w:color w:val="000000"/>
          <w:kern w:val="0"/>
          <w:lang w:eastAsia="es-AR"/>
          <w14:ligatures w14:val="none"/>
        </w:rPr>
        <w:t>brindada que fuera la respuesta de la Superintendencia de Riesgos de Trabajo y para el caso que informare una ART, a efectos que informe si el actor</w:t>
      </w:r>
      <w:r w:rsidRPr="00D102E6">
        <w:rPr>
          <w:rFonts w:ascii="Arial" w:hAnsi="Arial" w:cs="Arial"/>
          <w:b/>
          <w:bCs/>
        </w:rPr>
        <w:t xml:space="preserve"> MAURO AGUSTÍN GONZALEZ, DNI 44.708.577</w:t>
      </w:r>
      <w:r w:rsidRPr="00D102E6">
        <w:rPr>
          <w:rFonts w:ascii="Arial" w:eastAsia="Times New Roman" w:hAnsi="Arial" w:cs="Arial"/>
          <w:color w:val="000000"/>
          <w:kern w:val="0"/>
          <w:lang w:eastAsia="es-AR"/>
          <w14:ligatures w14:val="none"/>
        </w:rPr>
        <w:t>, se encontraba asegurado a la fecha del accidente del </w:t>
      </w:r>
      <w:r w:rsidRPr="00D102E6">
        <w:rPr>
          <w:rFonts w:ascii="Arial" w:eastAsia="Times New Roman" w:hAnsi="Arial" w:cs="Arial"/>
          <w:b/>
          <w:bCs/>
          <w:color w:val="000000"/>
          <w:kern w:val="0"/>
          <w:lang w:eastAsia="es-AR"/>
          <w14:ligatures w14:val="none"/>
        </w:rPr>
        <w:t>11/02/2024</w:t>
      </w:r>
      <w:r w:rsidRPr="00D102E6">
        <w:rPr>
          <w:rFonts w:ascii="Arial" w:eastAsia="Times New Roman" w:hAnsi="Arial" w:cs="Arial"/>
          <w:color w:val="000000"/>
          <w:kern w:val="0"/>
          <w:lang w:eastAsia="es-AR"/>
          <w14:ligatures w14:val="none"/>
        </w:rPr>
        <w:t xml:space="preserve">, indicando en su caso: </w:t>
      </w:r>
    </w:p>
    <w:p w14:paraId="305D4085" w14:textId="77777777" w:rsidR="00474C07" w:rsidRPr="00D102E6" w:rsidRDefault="00474C07" w:rsidP="00D102E6">
      <w:pPr>
        <w:pStyle w:val="Prrafodelista"/>
        <w:numPr>
          <w:ilvl w:val="0"/>
          <w:numId w:val="10"/>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Siniestros denunciados en su vida laboral</w:t>
      </w:r>
    </w:p>
    <w:p w14:paraId="0480F859" w14:textId="77777777" w:rsidR="00474C07" w:rsidRPr="00D102E6" w:rsidRDefault="00474C07" w:rsidP="00D102E6">
      <w:pPr>
        <w:pStyle w:val="Prrafodelista"/>
        <w:numPr>
          <w:ilvl w:val="0"/>
          <w:numId w:val="10"/>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Porcentuales de incapacidad en cada siniestro, detallando secuelas incapacitantes</w:t>
      </w:r>
    </w:p>
    <w:p w14:paraId="62C4337D" w14:textId="77777777" w:rsidR="00474C07" w:rsidRPr="00D102E6" w:rsidRDefault="00474C07" w:rsidP="00D102E6">
      <w:pPr>
        <w:pStyle w:val="Prrafodelista"/>
        <w:numPr>
          <w:ilvl w:val="0"/>
          <w:numId w:val="10"/>
        </w:numPr>
        <w:shd w:val="clear" w:color="auto" w:fill="FFFFFF" w:themeFill="background1"/>
        <w:spacing w:before="120" w:after="120" w:line="360" w:lineRule="auto"/>
        <w:ind w:right="74" w:firstLine="709"/>
        <w:jc w:val="both"/>
        <w:rPr>
          <w:rFonts w:ascii="Arial" w:eastAsia="Times New Roman" w:hAnsi="Arial" w:cs="Arial"/>
          <w:color w:val="000000"/>
          <w:kern w:val="0"/>
          <w:lang w:eastAsia="es-AR"/>
          <w14:ligatures w14:val="none"/>
        </w:rPr>
      </w:pPr>
      <w:r w:rsidRPr="00D102E6">
        <w:rPr>
          <w:rFonts w:ascii="Arial" w:eastAsia="Times New Roman" w:hAnsi="Arial" w:cs="Arial"/>
          <w:color w:val="000000"/>
          <w:kern w:val="0"/>
          <w:lang w:eastAsia="es-AR"/>
          <w14:ligatures w14:val="none"/>
        </w:rPr>
        <w:t>Sumas percibidas en cada siniestro.</w:t>
      </w:r>
    </w:p>
    <w:p w14:paraId="456DD0F1" w14:textId="15C939BC" w:rsidR="003062D5" w:rsidRPr="00D102E6" w:rsidRDefault="003062D5" w:rsidP="00D102E6">
      <w:pPr>
        <w:pStyle w:val="Prrafodelista"/>
        <w:numPr>
          <w:ilvl w:val="0"/>
          <w:numId w:val="15"/>
        </w:numPr>
        <w:spacing w:line="360" w:lineRule="auto"/>
        <w:ind w:firstLine="709"/>
        <w:jc w:val="both"/>
        <w:rPr>
          <w:rFonts w:ascii="Arial" w:hAnsi="Arial" w:cs="Arial"/>
          <w:b/>
          <w:bCs/>
        </w:rPr>
      </w:pPr>
      <w:r w:rsidRPr="00D102E6">
        <w:rPr>
          <w:rFonts w:ascii="Arial" w:hAnsi="Arial" w:cs="Arial"/>
          <w:b/>
          <w:bCs/>
        </w:rPr>
        <w:t>PRUEBA PERICIAL</w:t>
      </w:r>
    </w:p>
    <w:p w14:paraId="20F58F56" w14:textId="77777777" w:rsidR="003062D5" w:rsidRPr="00D102E6" w:rsidRDefault="003062D5" w:rsidP="00D102E6">
      <w:pPr>
        <w:spacing w:line="360" w:lineRule="auto"/>
        <w:ind w:firstLine="709"/>
        <w:jc w:val="both"/>
        <w:rPr>
          <w:rFonts w:ascii="Arial" w:hAnsi="Arial" w:cs="Arial"/>
          <w:b/>
          <w:bCs/>
        </w:rPr>
      </w:pPr>
      <w:r w:rsidRPr="00D102E6">
        <w:rPr>
          <w:rFonts w:ascii="Arial" w:hAnsi="Arial" w:cs="Arial"/>
          <w:b/>
          <w:bCs/>
        </w:rPr>
        <w:t>PERICIAL MÉDICA</w:t>
      </w:r>
    </w:p>
    <w:p w14:paraId="07888B4C" w14:textId="0044EF35" w:rsidR="003062D5" w:rsidRPr="00D102E6" w:rsidRDefault="003062D5" w:rsidP="00D102E6">
      <w:pPr>
        <w:spacing w:line="360" w:lineRule="auto"/>
        <w:ind w:firstLine="709"/>
        <w:jc w:val="both"/>
        <w:rPr>
          <w:rFonts w:ascii="Arial" w:hAnsi="Arial" w:cs="Arial"/>
        </w:rPr>
      </w:pPr>
      <w:r w:rsidRPr="00D102E6">
        <w:rPr>
          <w:rFonts w:ascii="Arial" w:hAnsi="Arial" w:cs="Arial"/>
        </w:rPr>
        <w:t>Solicito a su Señoría designe un perito médico de oficio único a los efectos de evacuar los siguientes puntos de pericia, para lo cual deberá entrevistarse con el actor, revisar la historia clínica completa, la prueba documental acompañada en la demanda y aquella que pueda surgir con relación a esto de la causa penal.</w:t>
      </w:r>
    </w:p>
    <w:p w14:paraId="1C5486CD"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Fecha de sucedido el evento dañoso</w:t>
      </w:r>
    </w:p>
    <w:p w14:paraId="71C4360B"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Fecha de la pericia</w:t>
      </w:r>
    </w:p>
    <w:p w14:paraId="0F5A4075"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Informe el experto la descripción general del actor: vestimenta, actitud, aspecto, etc., así como de sus antecedentes personales, laborales, deportivos, antecedentes psicofísicos y de envejecimiento</w:t>
      </w:r>
    </w:p>
    <w:p w14:paraId="146770BE"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Informe el experto el relato libre del actor acerca del accidente sufrido</w:t>
      </w:r>
    </w:p>
    <w:p w14:paraId="5F5CF141"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Describa el experto el mecanismo accidental que intervino en el hecho, que vehículos implicados, como fue el impacto, como lo evacuaron del sitio.</w:t>
      </w:r>
    </w:p>
    <w:p w14:paraId="0BA0285A"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lastRenderedPageBreak/>
        <w:t>Informe el experto el lugar en donde se realizó la atención médica primaria: si fue en el lugar del hecho, si fue en un centro asistencial, si hubo intervención de ART. Informe si producido el siniestro, intervino una ambulancia o el actor hace su consulta médica por sus propios medios.</w:t>
      </w:r>
    </w:p>
    <w:p w14:paraId="1A38C117"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Especifique el experto y certifíquelo con constancias ciertas de la actuación médica, la fecha de la primera consulta relacionada por el accidente que motiva esta litis, especificando el lapso transcurrido entre el accidente y la mencionada consulta.</w:t>
      </w:r>
    </w:p>
    <w:p w14:paraId="0E545245" w14:textId="0E4CF490"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Especifique que tratamientos realizó, en qué centro asistencial, y durante cuánto tiempo.</w:t>
      </w:r>
    </w:p>
    <w:p w14:paraId="53E4DC69" w14:textId="238D57FF"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En caso de otorgar al accionante grado alguno de incapacidad discrimine el porcentaje de esta que resulte preexistente o ajeno a las consecuencias del presente accidente.</w:t>
      </w:r>
    </w:p>
    <w:p w14:paraId="0DE87C98" w14:textId="3212610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Informar</w:t>
      </w:r>
      <w:r w:rsidR="00F10C7C" w:rsidRPr="00D102E6">
        <w:rPr>
          <w:rFonts w:ascii="Arial" w:hAnsi="Arial" w:cs="Arial"/>
        </w:rPr>
        <w:t>e</w:t>
      </w:r>
      <w:r w:rsidRPr="00D102E6">
        <w:rPr>
          <w:rFonts w:ascii="Arial" w:hAnsi="Arial" w:cs="Arial"/>
        </w:rPr>
        <w:t xml:space="preserve"> si las patologías </w:t>
      </w:r>
      <w:proofErr w:type="spellStart"/>
      <w:r w:rsidRPr="00D102E6">
        <w:rPr>
          <w:rFonts w:ascii="Arial" w:hAnsi="Arial" w:cs="Arial"/>
        </w:rPr>
        <w:t>secuelares</w:t>
      </w:r>
      <w:proofErr w:type="spellEnd"/>
      <w:r w:rsidRPr="00D102E6">
        <w:rPr>
          <w:rFonts w:ascii="Arial" w:hAnsi="Arial" w:cs="Arial"/>
        </w:rPr>
        <w:t xml:space="preserve"> que presenta como consecuencia del accidente reclamado, podrán modificarse mediante un tratamiento adecuado.</w:t>
      </w:r>
    </w:p>
    <w:p w14:paraId="3D5413EF" w14:textId="77777777" w:rsidR="00F10C7C"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Evalúe e informe el experto, la movilidad del segmento cervical de la columna, detallando los arcos de movimiento con el uso de un goniómetro.</w:t>
      </w:r>
    </w:p>
    <w:p w14:paraId="3B3B31D5" w14:textId="68F38481" w:rsidR="00F10C7C" w:rsidRPr="00D102E6" w:rsidRDefault="00F10C7C"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Informe si las lesiones descriptas en autos —particularmente el traumatismo en mentón con pérdida de piezas dentarias— resultan compatibles con la utilización de casco reglamentario de motociclista correctamente colocado al momento del impacto.</w:t>
      </w:r>
    </w:p>
    <w:p w14:paraId="3C40E759" w14:textId="546ED701" w:rsidR="00F10C7C" w:rsidRPr="00D102E6" w:rsidRDefault="00F10C7C"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Para el caso de considerar que las lesiones no resultarían compatibles con el uso de casco reglamentario, indique el experto si la utilización de dicho elemento de seguridad hubiera podido evitar o disminuir la entidad de las lesiones sufridas.</w:t>
      </w:r>
    </w:p>
    <w:p w14:paraId="4C8FDF9B" w14:textId="2FE2B6E2"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Si ha tenido otro accidente de tránsito anterior y de ser afirmativo, detalles de estos, mencionando la fecha, si intervino alguna Cía. que lo indemnizó y cuáles fueron las secuelas.</w:t>
      </w:r>
    </w:p>
    <w:p w14:paraId="468216EC"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 xml:space="preserve">Teniendo en cuenta que la integridad de una persona representa el 100º de su capacidad funcional, de existir varias lesiones que hayan dejado secuelas, deberá hacer el cálculo de incapacidad siguiendo el método de Balthazard, ya que, si en forma incorrecta se hace una suma </w:t>
      </w:r>
      <w:r w:rsidRPr="00D102E6">
        <w:rPr>
          <w:rFonts w:ascii="Arial" w:hAnsi="Arial" w:cs="Arial"/>
        </w:rPr>
        <w:lastRenderedPageBreak/>
        <w:t>algebraica, se podría superar ese 100º, lo que representa un absurdo, pues la suma de las partes nunca puede superar el todo (axioma de Euclides: 350 AC).</w:t>
      </w:r>
    </w:p>
    <w:p w14:paraId="07B63EDE"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El experto completará los datos obtenidos del examen clínico con los estudios complementarios que considere necesario. En este caso acompañará a su pericia los estudios realizados.</w:t>
      </w:r>
    </w:p>
    <w:p w14:paraId="75968A09"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El perito indicará qué lesiones se habrían aminorado o evitado con el uso de casco protector por parte del actor y discriminará el porcentaje de incapacidad de aquellas lesiones que fueran consecuencia de la falta de uso de dicho elemento protector.</w:t>
      </w:r>
    </w:p>
    <w:p w14:paraId="2B3A6EBC" w14:textId="77777777" w:rsidR="003062D5" w:rsidRPr="00D102E6" w:rsidRDefault="003062D5" w:rsidP="00D102E6">
      <w:pPr>
        <w:pStyle w:val="Prrafodelista"/>
        <w:numPr>
          <w:ilvl w:val="0"/>
          <w:numId w:val="14"/>
        </w:numPr>
        <w:spacing w:line="360" w:lineRule="auto"/>
        <w:ind w:firstLine="709"/>
        <w:jc w:val="both"/>
        <w:rPr>
          <w:rFonts w:ascii="Arial" w:hAnsi="Arial" w:cs="Arial"/>
        </w:rPr>
      </w:pPr>
      <w:r w:rsidRPr="00D102E6">
        <w:rPr>
          <w:rFonts w:ascii="Arial" w:hAnsi="Arial" w:cs="Arial"/>
        </w:rPr>
        <w:t>El perito se guiará en su evaluación de incapacidad por los baremos de uso conocido, debiendo informar cual es el que ha orientado su dictamen. Solicito se notifique a esta parte con antelación previa suficiente, bajo pena de nulidad, la fecha de revisación médica del actor.</w:t>
      </w:r>
    </w:p>
    <w:p w14:paraId="551522A2" w14:textId="2635B1AE" w:rsidR="003062D5" w:rsidRPr="00D102E6" w:rsidRDefault="003062D5" w:rsidP="00D102E6">
      <w:pPr>
        <w:spacing w:line="360" w:lineRule="auto"/>
        <w:ind w:firstLine="709"/>
        <w:jc w:val="both"/>
        <w:rPr>
          <w:rFonts w:ascii="Arial" w:hAnsi="Arial" w:cs="Arial"/>
        </w:rPr>
      </w:pPr>
      <w:r w:rsidRPr="00D102E6">
        <w:rPr>
          <w:rFonts w:ascii="Arial" w:hAnsi="Arial" w:cs="Arial"/>
          <w:b/>
          <w:bCs/>
          <w:u w:val="single"/>
        </w:rPr>
        <w:t>CONSULTOR TECNICO</w:t>
      </w:r>
      <w:r w:rsidRPr="00D102E6">
        <w:rPr>
          <w:rFonts w:ascii="Arial" w:hAnsi="Arial" w:cs="Arial"/>
        </w:rPr>
        <w:t xml:space="preserve">: A los fines de la pericia médica a producirse en autos ofrezco consultor técnico al Dr. Carlos Oscar Martínez, Médico Mat. </w:t>
      </w:r>
      <w:proofErr w:type="spellStart"/>
      <w:r w:rsidRPr="00D102E6">
        <w:rPr>
          <w:rFonts w:ascii="Arial" w:hAnsi="Arial" w:cs="Arial"/>
        </w:rPr>
        <w:t>Nac</w:t>
      </w:r>
      <w:proofErr w:type="spellEnd"/>
      <w:r w:rsidRPr="00D102E6">
        <w:rPr>
          <w:rFonts w:ascii="Arial" w:hAnsi="Arial" w:cs="Arial"/>
        </w:rPr>
        <w:t xml:space="preserve">. 45.478, con domicilio en Moreno 850 Piso 10 </w:t>
      </w:r>
      <w:proofErr w:type="spellStart"/>
      <w:r w:rsidRPr="00D102E6">
        <w:rPr>
          <w:rFonts w:ascii="Arial" w:hAnsi="Arial" w:cs="Arial"/>
        </w:rPr>
        <w:t>Dpto</w:t>
      </w:r>
      <w:proofErr w:type="spellEnd"/>
      <w:r w:rsidRPr="00D102E6">
        <w:rPr>
          <w:rFonts w:ascii="Arial" w:hAnsi="Arial" w:cs="Arial"/>
        </w:rPr>
        <w:t xml:space="preserve"> "A" CABA.</w:t>
      </w:r>
    </w:p>
    <w:p w14:paraId="356F6256" w14:textId="77777777" w:rsidR="003062D5" w:rsidRPr="00D102E6" w:rsidRDefault="003062D5" w:rsidP="00D102E6">
      <w:pPr>
        <w:spacing w:line="360" w:lineRule="auto"/>
        <w:ind w:firstLine="709"/>
        <w:jc w:val="both"/>
        <w:rPr>
          <w:rFonts w:ascii="Arial" w:hAnsi="Arial" w:cs="Arial"/>
          <w:b/>
          <w:bCs/>
        </w:rPr>
      </w:pPr>
      <w:r w:rsidRPr="00D102E6">
        <w:rPr>
          <w:rFonts w:ascii="Arial" w:hAnsi="Arial" w:cs="Arial"/>
          <w:b/>
          <w:bCs/>
        </w:rPr>
        <w:t xml:space="preserve">PERICIA PSICOLÓGICA </w:t>
      </w:r>
    </w:p>
    <w:p w14:paraId="0D1C5463" w14:textId="09A7AA82" w:rsidR="003062D5" w:rsidRPr="00D102E6" w:rsidRDefault="003062D5" w:rsidP="00D102E6">
      <w:pPr>
        <w:spacing w:line="360" w:lineRule="auto"/>
        <w:ind w:firstLine="709"/>
        <w:jc w:val="both"/>
        <w:rPr>
          <w:rFonts w:ascii="Arial" w:hAnsi="Arial" w:cs="Arial"/>
        </w:rPr>
      </w:pPr>
      <w:r w:rsidRPr="00D102E6">
        <w:rPr>
          <w:rFonts w:ascii="Arial" w:hAnsi="Arial" w:cs="Arial"/>
        </w:rPr>
        <w:t>Solicito a su Señoría designe un perito psicólogo de oficio a los efectos de evacuar los siguientes puntos de pericia, para lo cual deberá entrevistarse con el actor, revisar la historia clínica completa, la prueba documental acompañada en la demanda y aquella que pueda surgir con relación a esto de la causa penal.</w:t>
      </w:r>
    </w:p>
    <w:p w14:paraId="12DE16F6" w14:textId="72615F5A" w:rsidR="003062D5" w:rsidRPr="00D102E6" w:rsidRDefault="003062D5" w:rsidP="00D102E6">
      <w:pPr>
        <w:pStyle w:val="Prrafodelista"/>
        <w:numPr>
          <w:ilvl w:val="0"/>
          <w:numId w:val="13"/>
        </w:numPr>
        <w:spacing w:line="360" w:lineRule="auto"/>
        <w:ind w:firstLine="709"/>
        <w:jc w:val="both"/>
        <w:rPr>
          <w:rFonts w:ascii="Arial" w:hAnsi="Arial" w:cs="Arial"/>
        </w:rPr>
      </w:pPr>
      <w:r w:rsidRPr="00D102E6">
        <w:rPr>
          <w:rFonts w:ascii="Arial" w:hAnsi="Arial" w:cs="Arial"/>
        </w:rPr>
        <w:t>Personalidad de base: Determine la estructura de personalidad del Sr. MAURO AGUSTÍN GONZALEZ, e informe si presenta rasgos de labilidad emocional, ansiedad o vulnerabilidad previos al 11 de febrero de 2024.</w:t>
      </w:r>
    </w:p>
    <w:p w14:paraId="6D23894C" w14:textId="77777777" w:rsidR="003062D5" w:rsidRPr="00D102E6" w:rsidRDefault="003062D5" w:rsidP="00D102E6">
      <w:pPr>
        <w:pStyle w:val="Prrafodelista"/>
        <w:numPr>
          <w:ilvl w:val="0"/>
          <w:numId w:val="13"/>
        </w:numPr>
        <w:spacing w:line="360" w:lineRule="auto"/>
        <w:ind w:firstLine="709"/>
        <w:jc w:val="both"/>
        <w:rPr>
          <w:rFonts w:ascii="Arial" w:hAnsi="Arial" w:cs="Arial"/>
        </w:rPr>
      </w:pPr>
      <w:r w:rsidRPr="00D102E6">
        <w:rPr>
          <w:rFonts w:ascii="Arial" w:hAnsi="Arial" w:cs="Arial"/>
        </w:rPr>
        <w:t>Diagnóstico clínico actual: Indique si el actor padece actualmente algún trastorno psicopatológico que pueda encuadrarse con rigor científico en los manuales DSM-V o CIE-10.</w:t>
      </w:r>
    </w:p>
    <w:p w14:paraId="07570FB7" w14:textId="77777777" w:rsidR="003062D5" w:rsidRPr="00D102E6" w:rsidRDefault="003062D5" w:rsidP="00D102E6">
      <w:pPr>
        <w:pStyle w:val="Prrafodelista"/>
        <w:numPr>
          <w:ilvl w:val="0"/>
          <w:numId w:val="13"/>
        </w:numPr>
        <w:spacing w:line="360" w:lineRule="auto"/>
        <w:ind w:firstLine="709"/>
        <w:jc w:val="both"/>
        <w:rPr>
          <w:rFonts w:ascii="Arial" w:hAnsi="Arial" w:cs="Arial"/>
        </w:rPr>
      </w:pPr>
      <w:r w:rsidRPr="00D102E6">
        <w:rPr>
          <w:rFonts w:ascii="Arial" w:hAnsi="Arial" w:cs="Arial"/>
        </w:rPr>
        <w:t xml:space="preserve">Evaluación de la incapacidad alegada: Determine si existe una incapacidad psíquica permanente que guarde nexo de causalidad adecuado </w:t>
      </w:r>
      <w:r w:rsidRPr="00D102E6">
        <w:rPr>
          <w:rFonts w:ascii="Arial" w:hAnsi="Arial" w:cs="Arial"/>
        </w:rPr>
        <w:lastRenderedPageBreak/>
        <w:t>con el siniestro, o si los síntomas descritos en la demanda son compatibles con una reacción vivencial normal de carácter transitorio.</w:t>
      </w:r>
    </w:p>
    <w:p w14:paraId="277096D1" w14:textId="3C5EE1FA" w:rsidR="003062D5" w:rsidRPr="00D102E6" w:rsidRDefault="003062D5" w:rsidP="00D102E6">
      <w:pPr>
        <w:pStyle w:val="Prrafodelista"/>
        <w:numPr>
          <w:ilvl w:val="0"/>
          <w:numId w:val="13"/>
        </w:numPr>
        <w:spacing w:line="360" w:lineRule="auto"/>
        <w:ind w:firstLine="709"/>
        <w:jc w:val="both"/>
        <w:rPr>
          <w:rFonts w:ascii="Arial" w:hAnsi="Arial" w:cs="Arial"/>
        </w:rPr>
      </w:pPr>
      <w:r w:rsidRPr="00D102E6">
        <w:rPr>
          <w:rFonts w:ascii="Arial" w:hAnsi="Arial" w:cs="Arial"/>
        </w:rPr>
        <w:t>Neurosis de renta y simulación: Informe si se detectan indicadores de "</w:t>
      </w:r>
      <w:proofErr w:type="spellStart"/>
      <w:r w:rsidRPr="00D102E6">
        <w:rPr>
          <w:rFonts w:ascii="Arial" w:hAnsi="Arial" w:cs="Arial"/>
        </w:rPr>
        <w:t>sinistrosis</w:t>
      </w:r>
      <w:proofErr w:type="spellEnd"/>
      <w:r w:rsidRPr="00D102E6">
        <w:rPr>
          <w:rFonts w:ascii="Arial" w:hAnsi="Arial" w:cs="Arial"/>
        </w:rPr>
        <w:t>" o "neurosis de renta", entendida como la búsqueda inconsciente o consciente de un beneficio económico a través de la prolongación de los síntomas.</w:t>
      </w:r>
    </w:p>
    <w:p w14:paraId="5CC85957" w14:textId="4A0D08B3" w:rsidR="00EE163D" w:rsidRPr="00D102E6" w:rsidRDefault="003062D5" w:rsidP="00D102E6">
      <w:pPr>
        <w:pStyle w:val="Prrafodelista"/>
        <w:numPr>
          <w:ilvl w:val="0"/>
          <w:numId w:val="13"/>
        </w:numPr>
        <w:spacing w:line="360" w:lineRule="auto"/>
        <w:ind w:firstLine="709"/>
        <w:jc w:val="both"/>
        <w:rPr>
          <w:rFonts w:ascii="Arial" w:hAnsi="Arial" w:cs="Arial"/>
        </w:rPr>
      </w:pPr>
      <w:r w:rsidRPr="00D102E6">
        <w:rPr>
          <w:rFonts w:ascii="Arial" w:hAnsi="Arial" w:cs="Arial"/>
        </w:rPr>
        <w:t>Propuesta terapéutica: En caso de recomendar un tratamiento psicológico, detalle la frecuencia, duración estimada y el costo de las sesiones en instituciones de salud de la zona de residencia del actor.</w:t>
      </w:r>
    </w:p>
    <w:p w14:paraId="33A1E269" w14:textId="77777777" w:rsidR="00F10C7C" w:rsidRPr="00D102E6" w:rsidRDefault="00F10C7C" w:rsidP="00D102E6">
      <w:pPr>
        <w:spacing w:line="360" w:lineRule="auto"/>
        <w:ind w:firstLine="709"/>
        <w:jc w:val="both"/>
        <w:rPr>
          <w:rFonts w:ascii="Arial" w:hAnsi="Arial" w:cs="Arial"/>
          <w:b/>
          <w:bCs/>
        </w:rPr>
      </w:pPr>
      <w:r w:rsidRPr="00D102E6">
        <w:rPr>
          <w:rFonts w:ascii="Arial" w:hAnsi="Arial" w:cs="Arial"/>
          <w:b/>
          <w:bCs/>
        </w:rPr>
        <w:t>PERICIAL MECANICA</w:t>
      </w:r>
    </w:p>
    <w:p w14:paraId="64779E00" w14:textId="77777777" w:rsidR="00F10C7C" w:rsidRPr="00D102E6" w:rsidRDefault="00F10C7C" w:rsidP="00D102E6">
      <w:pPr>
        <w:spacing w:line="360" w:lineRule="auto"/>
        <w:ind w:firstLine="709"/>
        <w:jc w:val="both"/>
        <w:rPr>
          <w:rFonts w:ascii="Arial" w:hAnsi="Arial" w:cs="Arial"/>
          <w:b/>
          <w:bCs/>
        </w:rPr>
      </w:pPr>
      <w:r w:rsidRPr="00D102E6">
        <w:rPr>
          <w:rFonts w:ascii="Arial" w:hAnsi="Arial" w:cs="Arial"/>
        </w:rPr>
        <w:t>Solicito a su Señoría designe un perito mecánico de oficio a los efectos de evacuar los siguientes puntos de pericia</w:t>
      </w:r>
    </w:p>
    <w:p w14:paraId="6C884A99" w14:textId="77777777" w:rsidR="00F10C7C" w:rsidRPr="00D102E6" w:rsidRDefault="00F10C7C" w:rsidP="00D102E6">
      <w:pPr>
        <w:pStyle w:val="Prrafodelista"/>
        <w:numPr>
          <w:ilvl w:val="0"/>
          <w:numId w:val="16"/>
        </w:numPr>
        <w:spacing w:line="360" w:lineRule="auto"/>
        <w:ind w:firstLine="709"/>
        <w:jc w:val="both"/>
        <w:rPr>
          <w:rFonts w:ascii="Arial" w:hAnsi="Arial" w:cs="Arial"/>
        </w:rPr>
      </w:pPr>
      <w:r w:rsidRPr="00D102E6">
        <w:rPr>
          <w:rFonts w:ascii="Arial" w:hAnsi="Arial" w:cs="Arial"/>
        </w:rPr>
        <w:t>Realice un croquis ilustrativo del lugar del accidente, indicando las arterias involucradas, sentidos de circulación, carriles existentes, señalización vial y ubicación aproximada del punto de impacto.</w:t>
      </w:r>
    </w:p>
    <w:p w14:paraId="6BBB7FF9" w14:textId="08013E9B" w:rsidR="00F10C7C" w:rsidRPr="00D102E6" w:rsidRDefault="00F10C7C" w:rsidP="00D102E6">
      <w:pPr>
        <w:pStyle w:val="Prrafodelista"/>
        <w:numPr>
          <w:ilvl w:val="0"/>
          <w:numId w:val="16"/>
        </w:numPr>
        <w:spacing w:line="360" w:lineRule="auto"/>
        <w:ind w:firstLine="709"/>
        <w:jc w:val="both"/>
        <w:rPr>
          <w:rFonts w:ascii="Arial" w:hAnsi="Arial" w:cs="Arial"/>
        </w:rPr>
      </w:pPr>
      <w:r w:rsidRPr="00D102E6">
        <w:rPr>
          <w:rFonts w:ascii="Arial" w:hAnsi="Arial" w:cs="Arial"/>
        </w:rPr>
        <w:t>Indique las características de la intersección de Camino General Belgrano y calle San Lorenzo, en la localidad de Villa Domínico, Partido de Avellaneda, Provincia de Buenos Aires.</w:t>
      </w:r>
    </w:p>
    <w:p w14:paraId="72C51EB1" w14:textId="77777777"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Informe si dicha intersección cuenta con sistema de semaforización, y en su caso explique técnicamente de qué manera la existencia de semáforos influye en la prioridad de paso de los vehículos que circulan por dichas arterias.</w:t>
      </w:r>
    </w:p>
    <w:p w14:paraId="51E49D7D" w14:textId="77777777"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Determine las trayectorias probables de circulación de los vehículos intervinientes inmediatamente previas al impacto, conforme a los daños observados y demás elementos obrantes en autos.</w:t>
      </w:r>
    </w:p>
    <w:p w14:paraId="1583243A" w14:textId="1F61458A"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 xml:space="preserve">Indique si la mecánica del accidente relatada en la demanda, consistente en que el vehículo conducido por el demandado habría efectuado un giro a la izquierda interponiéndose en la trayectoria del </w:t>
      </w:r>
      <w:proofErr w:type="spellStart"/>
      <w:r w:rsidRPr="00D102E6">
        <w:rPr>
          <w:rFonts w:ascii="Arial" w:hAnsi="Arial" w:cs="Arial"/>
        </w:rPr>
        <w:t>motovehículo</w:t>
      </w:r>
      <w:proofErr w:type="spellEnd"/>
      <w:r w:rsidRPr="00D102E6">
        <w:rPr>
          <w:rFonts w:ascii="Arial" w:hAnsi="Arial" w:cs="Arial"/>
        </w:rPr>
        <w:t xml:space="preserve"> del actor, resulta técnicamente compatible con los daños descriptos y las posiciones finales de los rodados.</w:t>
      </w:r>
    </w:p>
    <w:p w14:paraId="14F7D2CA" w14:textId="1EC8B98D"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lastRenderedPageBreak/>
        <w:t>Informe si la marca de fricción oblicua sobre el pavimento visible en las fotografías del lugar es compatible con el contacto del caño de escape de la motocicleta contra el asfalto.</w:t>
      </w:r>
    </w:p>
    <w:p w14:paraId="7B9D8350" w14:textId="77777777"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En caso de no resultar compatible, indique cuál sería la mecánica más probable de producción del siniestro, describiendo detalladamente la dinámica del hecho.</w:t>
      </w:r>
    </w:p>
    <w:p w14:paraId="0712D2EF" w14:textId="77777777" w:rsidR="00F10C7C" w:rsidRPr="00D102E6" w:rsidRDefault="00F10C7C" w:rsidP="00D102E6">
      <w:pPr>
        <w:pStyle w:val="Prrafodelista"/>
        <w:numPr>
          <w:ilvl w:val="0"/>
          <w:numId w:val="16"/>
        </w:numPr>
        <w:spacing w:line="360" w:lineRule="auto"/>
        <w:ind w:firstLine="709"/>
        <w:jc w:val="both"/>
        <w:rPr>
          <w:rFonts w:ascii="Arial" w:hAnsi="Arial" w:cs="Arial"/>
        </w:rPr>
      </w:pPr>
      <w:r w:rsidRPr="00D102E6">
        <w:rPr>
          <w:rFonts w:ascii="Arial" w:hAnsi="Arial" w:cs="Arial"/>
        </w:rPr>
        <w:t xml:space="preserve">Determine cuál de los rodados actuó como </w:t>
      </w:r>
      <w:proofErr w:type="spellStart"/>
      <w:r w:rsidRPr="00D102E6">
        <w:rPr>
          <w:rFonts w:ascii="Arial" w:hAnsi="Arial" w:cs="Arial"/>
        </w:rPr>
        <w:t>embistente</w:t>
      </w:r>
      <w:proofErr w:type="spellEnd"/>
      <w:r w:rsidRPr="00D102E6">
        <w:rPr>
          <w:rFonts w:ascii="Arial" w:hAnsi="Arial" w:cs="Arial"/>
        </w:rPr>
        <w:t xml:space="preserve"> y cuál como embestido, teniendo en cuenta las deformaciones y zonas de impacto de los vehículos.</w:t>
      </w:r>
    </w:p>
    <w:p w14:paraId="1D687BCC" w14:textId="77777777"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Indique la ubicación aproximada del punto de impacto dentro de la calzada, especificando si el mismo habría ocurrido dentro de la intersección o en sus inmediaciones.</w:t>
      </w:r>
    </w:p>
    <w:p w14:paraId="6EA014AF" w14:textId="53C09031" w:rsidR="00F10C7C" w:rsidRPr="00D102E6" w:rsidRDefault="00F10C7C" w:rsidP="00D102E6">
      <w:pPr>
        <w:pStyle w:val="Prrafodelista"/>
        <w:numPr>
          <w:ilvl w:val="0"/>
          <w:numId w:val="16"/>
        </w:numPr>
        <w:spacing w:line="360" w:lineRule="auto"/>
        <w:ind w:firstLine="709"/>
        <w:jc w:val="both"/>
        <w:rPr>
          <w:rFonts w:ascii="Arial" w:hAnsi="Arial" w:cs="Arial"/>
          <w:b/>
          <w:bCs/>
        </w:rPr>
      </w:pPr>
      <w:r w:rsidRPr="00D102E6">
        <w:rPr>
          <w:rFonts w:ascii="Arial" w:hAnsi="Arial" w:cs="Arial"/>
        </w:rPr>
        <w:t>Estime, en la medida de lo técnicamente posible, la velocidad aproximada de los vehículos intervinientes al momento del impacto, considerando daños, desplazamientos y proyección del motociclista.</w:t>
      </w:r>
    </w:p>
    <w:p w14:paraId="6880272A" w14:textId="25CDC29F" w:rsidR="00F10C7C" w:rsidRPr="00D102E6" w:rsidRDefault="00F10C7C" w:rsidP="00D102E6">
      <w:pPr>
        <w:pStyle w:val="Prrafodelista"/>
        <w:numPr>
          <w:ilvl w:val="0"/>
          <w:numId w:val="16"/>
        </w:numPr>
        <w:spacing w:line="360" w:lineRule="auto"/>
        <w:ind w:firstLine="709"/>
        <w:jc w:val="both"/>
        <w:rPr>
          <w:rFonts w:ascii="Arial" w:hAnsi="Arial" w:cs="Arial"/>
        </w:rPr>
      </w:pPr>
      <w:r w:rsidRPr="00D102E6">
        <w:rPr>
          <w:rFonts w:ascii="Arial" w:hAnsi="Arial" w:cs="Arial"/>
        </w:rPr>
        <w:t>Indique si, conforme las características del lugar, señalización existente y trayectorias probables de los rodados, la maniobra atribuida al demandado en la demanda resulta verosímil desde el punto de vista técnico.</w:t>
      </w:r>
    </w:p>
    <w:p w14:paraId="3F641FDD" w14:textId="6221142D" w:rsidR="00F10C7C" w:rsidRPr="00102F70" w:rsidRDefault="00F10C7C" w:rsidP="00102F70">
      <w:pPr>
        <w:pStyle w:val="Prrafodelista"/>
        <w:numPr>
          <w:ilvl w:val="0"/>
          <w:numId w:val="16"/>
        </w:numPr>
        <w:spacing w:line="360" w:lineRule="auto"/>
        <w:ind w:firstLine="709"/>
        <w:jc w:val="both"/>
        <w:rPr>
          <w:rFonts w:ascii="Arial" w:hAnsi="Arial" w:cs="Arial"/>
        </w:rPr>
      </w:pPr>
      <w:r w:rsidRPr="00D102E6">
        <w:rPr>
          <w:rFonts w:ascii="Arial" w:hAnsi="Arial" w:cs="Arial"/>
        </w:rPr>
        <w:t>Informe todo otro dato o circunstancia de interés técnico que contribuya a la correcta reconstrucción del accidente.</w:t>
      </w:r>
    </w:p>
    <w:p w14:paraId="4D3F2C7A" w14:textId="6E770B1D" w:rsidR="00F10C7C" w:rsidRPr="00D102E6" w:rsidRDefault="00F10C7C" w:rsidP="00D102E6">
      <w:pPr>
        <w:pStyle w:val="Prrafodelista"/>
        <w:numPr>
          <w:ilvl w:val="2"/>
          <w:numId w:val="1"/>
        </w:numPr>
        <w:spacing w:line="360" w:lineRule="auto"/>
        <w:ind w:firstLine="709"/>
        <w:jc w:val="both"/>
        <w:rPr>
          <w:rFonts w:ascii="Arial" w:hAnsi="Arial" w:cs="Arial"/>
          <w:b/>
          <w:bCs/>
          <w:u w:val="single"/>
        </w:rPr>
      </w:pPr>
      <w:r w:rsidRPr="00D102E6">
        <w:rPr>
          <w:rFonts w:ascii="Arial" w:hAnsi="Arial" w:cs="Arial"/>
          <w:b/>
          <w:bCs/>
          <w:u w:val="single"/>
        </w:rPr>
        <w:t xml:space="preserve">OPOSICIÓN A LA PRUEBA: </w:t>
      </w:r>
    </w:p>
    <w:p w14:paraId="3A9FC8A2" w14:textId="35DABA1A" w:rsidR="00F10C7C" w:rsidRPr="00D102E6" w:rsidRDefault="00F10C7C" w:rsidP="00D102E6">
      <w:pPr>
        <w:spacing w:line="360" w:lineRule="auto"/>
        <w:ind w:left="360" w:firstLine="709"/>
        <w:jc w:val="both"/>
        <w:rPr>
          <w:rFonts w:ascii="Arial" w:hAnsi="Arial" w:cs="Arial"/>
        </w:rPr>
      </w:pPr>
      <w:r w:rsidRPr="00D102E6">
        <w:rPr>
          <w:rFonts w:ascii="Arial" w:hAnsi="Arial" w:cs="Arial"/>
        </w:rPr>
        <w:t xml:space="preserve">Vengo a oponerme a la producción de los siguientes medios de prueba ofrecidos por la parte actora, solicitando se desestimen los mismos con costas. </w:t>
      </w:r>
    </w:p>
    <w:p w14:paraId="367C8B04" w14:textId="77777777" w:rsidR="002D2BB3" w:rsidRDefault="00680F4D" w:rsidP="002D2BB3">
      <w:pPr>
        <w:pStyle w:val="Prrafodelista"/>
        <w:numPr>
          <w:ilvl w:val="0"/>
          <w:numId w:val="19"/>
        </w:numPr>
        <w:spacing w:line="360" w:lineRule="auto"/>
        <w:ind w:firstLine="709"/>
        <w:jc w:val="both"/>
        <w:rPr>
          <w:rFonts w:ascii="Arial" w:hAnsi="Arial" w:cs="Arial"/>
        </w:rPr>
      </w:pPr>
      <w:r w:rsidRPr="00D102E6">
        <w:rPr>
          <w:rFonts w:ascii="Arial" w:hAnsi="Arial" w:cs="Arial"/>
          <w:b/>
          <w:bCs/>
          <w:u w:val="single"/>
        </w:rPr>
        <w:t>CONFESIONAL</w:t>
      </w:r>
      <w:r w:rsidRPr="00D102E6">
        <w:rPr>
          <w:rFonts w:ascii="Arial" w:hAnsi="Arial" w:cs="Arial"/>
        </w:rPr>
        <w:t xml:space="preserve">: Esta parte viene a oponerse a la prueba confesional ofrecida por la actora respecto del representante legal de la citada en garantía, por resultar manifiestamente improcedente. En efecto, la citada en garantía comparece al proceso en los términos del art. 118 de la Ley 17.418, en virtud del contrato de seguro celebrado con el asegurado, y no reviste el carácter de autora material del hecho que se investiga en autos. En tal sentido, los hechos relativos a la producción del accidente, mecánica del siniestro y eventuales responsabilidades no constituyen hechos personales ni propios del representante </w:t>
      </w:r>
      <w:r w:rsidRPr="00D102E6">
        <w:rPr>
          <w:rFonts w:ascii="Arial" w:hAnsi="Arial" w:cs="Arial"/>
        </w:rPr>
        <w:lastRenderedPageBreak/>
        <w:t>legal de la aseguradora, quien carece de conocimiento directo sobre las circunstancias fácticas del evento dañoso. La prueba confesional únicamente resulta admisible respecto de hechos personales del absolvente, lo que claramente no se verifica en el caso, ya que el representante legal de la compañía aseguradora no intervino en el hecho objeto de autos ni puede aportar conocimiento directo sobre su ocurrencia. Por lo expuesto, la prueba ofrecida resulta impertinente e inconducente, debiendo rechazarse su producción.</w:t>
      </w:r>
    </w:p>
    <w:p w14:paraId="70C3EA69" w14:textId="77777777" w:rsidR="00122DFC" w:rsidRDefault="008F45B6" w:rsidP="00122DFC">
      <w:pPr>
        <w:pStyle w:val="Prrafodelista"/>
        <w:numPr>
          <w:ilvl w:val="0"/>
          <w:numId w:val="19"/>
        </w:numPr>
        <w:spacing w:line="360" w:lineRule="auto"/>
        <w:ind w:firstLine="709"/>
        <w:jc w:val="both"/>
        <w:rPr>
          <w:rFonts w:ascii="Arial" w:hAnsi="Arial" w:cs="Arial"/>
        </w:rPr>
      </w:pPr>
      <w:r w:rsidRPr="002D2BB3">
        <w:rPr>
          <w:rFonts w:ascii="Arial" w:hAnsi="Arial" w:cs="Arial"/>
          <w:b/>
          <w:bCs/>
          <w:u w:val="single"/>
        </w:rPr>
        <w:t>CONTABLE</w:t>
      </w:r>
      <w:r w:rsidRPr="002D2BB3">
        <w:rPr>
          <w:rFonts w:ascii="Arial" w:hAnsi="Arial" w:cs="Arial"/>
        </w:rPr>
        <w:t>:</w:t>
      </w:r>
      <w:r w:rsidR="00F96B0B" w:rsidRPr="002D2BB3">
        <w:rPr>
          <w:rFonts w:ascii="Arial" w:hAnsi="Arial" w:cs="Arial"/>
        </w:rPr>
        <w:t xml:space="preserve"> Atento a la aceptación de la cobertura </w:t>
      </w:r>
      <w:proofErr w:type="spellStart"/>
      <w:r w:rsidR="00F96B0B" w:rsidRPr="002D2BB3">
        <w:rPr>
          <w:rFonts w:ascii="Arial" w:hAnsi="Arial" w:cs="Arial"/>
        </w:rPr>
        <w:t>asegurativa</w:t>
      </w:r>
      <w:proofErr w:type="spellEnd"/>
      <w:r w:rsidR="00F96B0B" w:rsidRPr="002D2BB3">
        <w:rPr>
          <w:rFonts w:ascii="Arial" w:hAnsi="Arial" w:cs="Arial"/>
        </w:rPr>
        <w:t xml:space="preserve"> formulada por mi mandante, esta parte se opone a la producción de la prueba pericial contable ofrecida por la actora. En el supuesto de que la accionante insista con la producción de este medio probatorio, dejamos manifestado el absoluto y total desinterés en la producción del mismo, absteniéndose nuestra parte de participar en dicha prueba por ser inconducente, ya que no tiende a la acreditación de un contradictorio, ni a una cuestión debatida en autos que sirva a dirimir el pleito. Por lo expuesto, los gastos y honorarios que se derivan de la producción de la pericia contable deberán ser soportados exclusivamente por la parte actora, en un todo de conformidad con lo establecido en el art. 476 del C.P.C.C.</w:t>
      </w:r>
    </w:p>
    <w:p w14:paraId="5B782FCF" w14:textId="30DB8682" w:rsidR="002D2BB3" w:rsidRPr="00122DFC" w:rsidRDefault="002D2BB3" w:rsidP="00122DFC">
      <w:pPr>
        <w:pStyle w:val="Prrafodelista"/>
        <w:numPr>
          <w:ilvl w:val="0"/>
          <w:numId w:val="19"/>
        </w:numPr>
        <w:spacing w:line="360" w:lineRule="auto"/>
        <w:ind w:firstLine="709"/>
        <w:jc w:val="both"/>
        <w:rPr>
          <w:rFonts w:ascii="Arial" w:hAnsi="Arial" w:cs="Arial"/>
        </w:rPr>
      </w:pPr>
      <w:r w:rsidRPr="00122DFC">
        <w:rPr>
          <w:rFonts w:ascii="Arial" w:hAnsi="Arial" w:cs="Arial"/>
          <w:b/>
          <w:bCs/>
          <w:u w:val="single"/>
        </w:rPr>
        <w:t>TESTIMONIAL</w:t>
      </w:r>
      <w:r w:rsidRPr="00122DFC">
        <w:rPr>
          <w:rFonts w:ascii="Arial" w:hAnsi="Arial" w:cs="Arial"/>
          <w:b/>
          <w:bCs/>
        </w:rPr>
        <w:t xml:space="preserve">: </w:t>
      </w:r>
      <w:r w:rsidR="00122DFC" w:rsidRPr="00122DFC">
        <w:rPr>
          <w:rFonts w:ascii="Arial" w:hAnsi="Arial" w:cs="Arial"/>
        </w:rPr>
        <w:t>No se especifican concretamente los hechos sobre los cuales declararán los testigos ofrecidos, limitándose la actora a una fórmula genérica</w:t>
      </w:r>
      <w:r w:rsidR="00122DFC" w:rsidRPr="00122DFC">
        <w:rPr>
          <w:rFonts w:ascii="Arial" w:hAnsi="Arial" w:cs="Arial"/>
        </w:rPr>
        <w:t xml:space="preserve">. </w:t>
      </w:r>
      <w:r w:rsidR="00122DFC" w:rsidRPr="00122DFC">
        <w:rPr>
          <w:rFonts w:ascii="Arial" w:hAnsi="Arial" w:cs="Arial"/>
        </w:rPr>
        <w:t>Tal indeterminación vulnera el principio de especificidad probatoria e impide ejercer adecuadamente el derecho de defensa.</w:t>
      </w:r>
      <w:r w:rsidR="00122DFC" w:rsidRPr="00122DFC">
        <w:rPr>
          <w:rFonts w:ascii="Arial" w:hAnsi="Arial" w:cs="Arial"/>
        </w:rPr>
        <w:t xml:space="preserve"> </w:t>
      </w:r>
      <w:r w:rsidR="00122DFC" w:rsidRPr="00122DFC">
        <w:rPr>
          <w:rFonts w:ascii="Arial" w:hAnsi="Arial" w:cs="Arial"/>
        </w:rPr>
        <w:t>Se desconoce si los testigos fueron presenciales del hecho o si su conocimiento es meramente referencial, lo que podría configurar testimonio de oídas.</w:t>
      </w:r>
      <w:r w:rsidR="00122DFC" w:rsidRPr="00122DFC">
        <w:rPr>
          <w:rFonts w:ascii="Arial" w:hAnsi="Arial" w:cs="Arial"/>
        </w:rPr>
        <w:t xml:space="preserve"> </w:t>
      </w:r>
      <w:r w:rsidR="00122DFC" w:rsidRPr="00122DFC">
        <w:rPr>
          <w:rFonts w:ascii="Arial" w:hAnsi="Arial" w:cs="Arial"/>
        </w:rPr>
        <w:t>Se deja planteada expresa reserva de tachar a los testigos por falta de imparcialidad, interés en el pleito o vínculo con la parte actora, en caso de verificarse tales extremos.</w:t>
      </w:r>
      <w:r w:rsidR="00122DFC" w:rsidRPr="00122DFC">
        <w:rPr>
          <w:rFonts w:ascii="Arial" w:hAnsi="Arial" w:cs="Arial"/>
        </w:rPr>
        <w:t xml:space="preserve"> </w:t>
      </w:r>
      <w:r w:rsidR="00122DFC" w:rsidRPr="00122DFC">
        <w:rPr>
          <w:rFonts w:ascii="Arial" w:hAnsi="Arial" w:cs="Arial"/>
        </w:rPr>
        <w:t xml:space="preserve">Se solicita que se controle estrictamente la pertinencia de las preguntas, rechazando aquellas que importen conclusiones técnicas, valoraciones </w:t>
      </w:r>
      <w:r w:rsidR="00122DFC" w:rsidRPr="00122DFC">
        <w:rPr>
          <w:rFonts w:ascii="Arial" w:hAnsi="Arial" w:cs="Arial"/>
        </w:rPr>
        <w:lastRenderedPageBreak/>
        <w:t>jurídicas o reconstrucciones mecánicas propias de pericia.</w:t>
      </w:r>
      <w:r w:rsidR="00122DFC" w:rsidRPr="00122DFC">
        <w:rPr>
          <w:rFonts w:ascii="Arial" w:hAnsi="Arial" w:cs="Arial"/>
        </w:rPr>
        <w:t xml:space="preserve"> </w:t>
      </w:r>
      <w:r w:rsidR="00122DFC" w:rsidRPr="00122DFC">
        <w:rPr>
          <w:rFonts w:ascii="Arial" w:hAnsi="Arial" w:cs="Arial"/>
        </w:rPr>
        <w:t>En consecuencia, se solicita que la prueba testimonial sea limitada estrictamente a hechos personales y concretos, excluyendo apreciaciones subjetivas o inferencias.</w:t>
      </w:r>
    </w:p>
    <w:p w14:paraId="0647564B" w14:textId="33A762D1" w:rsidR="00AD31B4" w:rsidRPr="00102F70" w:rsidRDefault="00AD31B4" w:rsidP="00102F70">
      <w:pPr>
        <w:pStyle w:val="Prrafodelista"/>
        <w:numPr>
          <w:ilvl w:val="2"/>
          <w:numId w:val="1"/>
        </w:numPr>
        <w:spacing w:line="360" w:lineRule="auto"/>
        <w:ind w:left="1797" w:firstLine="357"/>
        <w:jc w:val="both"/>
        <w:rPr>
          <w:rFonts w:ascii="Arial" w:hAnsi="Arial" w:cs="Arial"/>
          <w:b/>
          <w:bCs/>
          <w:u w:val="single"/>
        </w:rPr>
      </w:pPr>
      <w:r w:rsidRPr="00102F70">
        <w:rPr>
          <w:rFonts w:ascii="Arial" w:hAnsi="Arial" w:cs="Arial"/>
          <w:b/>
          <w:bCs/>
          <w:u w:val="single"/>
        </w:rPr>
        <w:t>FORMULA RESERVA DE DERECHOS</w:t>
      </w:r>
    </w:p>
    <w:p w14:paraId="79C6274D" w14:textId="77777777" w:rsidR="00AD31B4" w:rsidRPr="00D102E6" w:rsidRDefault="00AD31B4" w:rsidP="00D102E6">
      <w:pPr>
        <w:spacing w:line="360" w:lineRule="auto"/>
        <w:ind w:firstLine="709"/>
        <w:jc w:val="both"/>
        <w:rPr>
          <w:rFonts w:ascii="Arial" w:hAnsi="Arial" w:cs="Arial"/>
        </w:rPr>
      </w:pPr>
      <w:r w:rsidRPr="00D102E6">
        <w:rPr>
          <w:rFonts w:ascii="Arial" w:hAnsi="Arial" w:cs="Arial"/>
        </w:rPr>
        <w:t>Mi mandante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Asimismo, mi mandante reserva los derechos que pudieran derivarse de dicha circunstancia.</w:t>
      </w:r>
    </w:p>
    <w:p w14:paraId="257E569C" w14:textId="0E0BCBBD" w:rsidR="00F10C7C" w:rsidRPr="00102F70" w:rsidRDefault="00F10C7C" w:rsidP="00102F70">
      <w:pPr>
        <w:pStyle w:val="Prrafodelista"/>
        <w:numPr>
          <w:ilvl w:val="0"/>
          <w:numId w:val="1"/>
        </w:numPr>
        <w:spacing w:line="360" w:lineRule="auto"/>
        <w:ind w:left="357" w:firstLine="357"/>
        <w:jc w:val="both"/>
        <w:rPr>
          <w:rFonts w:ascii="Arial" w:hAnsi="Arial" w:cs="Arial"/>
          <w:b/>
          <w:bCs/>
          <w:u w:val="single"/>
        </w:rPr>
      </w:pPr>
      <w:r w:rsidRPr="00102F70">
        <w:rPr>
          <w:rFonts w:ascii="Arial" w:hAnsi="Arial" w:cs="Arial"/>
          <w:b/>
          <w:bCs/>
          <w:u w:val="single"/>
        </w:rPr>
        <w:t xml:space="preserve">FORMULA RESERVA RESPECTO A INDEMNIZACION DE UNA ART </w:t>
      </w:r>
    </w:p>
    <w:p w14:paraId="7ACD6D45" w14:textId="2D6B0485" w:rsidR="00F10C7C" w:rsidRPr="00D102E6" w:rsidRDefault="00F10C7C" w:rsidP="00D102E6">
      <w:pPr>
        <w:spacing w:line="360" w:lineRule="auto"/>
        <w:ind w:firstLine="709"/>
        <w:jc w:val="both"/>
        <w:rPr>
          <w:rFonts w:ascii="Arial" w:hAnsi="Arial" w:cs="Arial"/>
        </w:rPr>
      </w:pPr>
      <w:r w:rsidRPr="00D102E6">
        <w:rPr>
          <w:rFonts w:ascii="Arial" w:hAnsi="Arial" w:cs="Arial"/>
        </w:rPr>
        <w:t>Para el supuesto de que de las constancias de la presente causa y las pruebas a producirse surja de que el presente caso se trató de un accidente amparado por una A.R.T., formulo expresa reserva -en el hipotético supuesto de una eventual condena a mi mandante- de descontar el monto abonado por dicha aseguradora al actor por alguno de los conceptos aquí reclamados. Ello, en tanto de no ser así en dicho supuesto el actor se beneficiaría con dos indemnizaciones por un mismo hecho y concepto, lo que configuraría un enriquecimiento ilícito.</w:t>
      </w:r>
    </w:p>
    <w:p w14:paraId="35E5DEA9" w14:textId="77777777" w:rsidR="00F10C7C" w:rsidRPr="00D102E6" w:rsidRDefault="00F10C7C"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SOLICITA LA OPORTUNA APLICACION DEL ART. 730 CODIGO CIVIL Y COMERCIAL</w:t>
      </w:r>
    </w:p>
    <w:p w14:paraId="4B98EFBE" w14:textId="7D993C27" w:rsidR="00F10C7C" w:rsidRPr="00D102E6" w:rsidRDefault="00F10C7C" w:rsidP="00D102E6">
      <w:pPr>
        <w:spacing w:line="360" w:lineRule="auto"/>
        <w:ind w:firstLine="709"/>
        <w:jc w:val="both"/>
        <w:rPr>
          <w:rFonts w:ascii="Arial" w:hAnsi="Arial" w:cs="Arial"/>
        </w:rPr>
      </w:pPr>
      <w:r w:rsidRPr="00D102E6">
        <w:rPr>
          <w:rFonts w:ascii="Arial" w:hAnsi="Arial" w:cs="Arial"/>
        </w:rPr>
        <w:t xml:space="preserve">Con fecha 10 de Enero de 1995, se ha publicado en el Boletín Oficial la Ley 24.432 de Honorarios Profesionales, la cual en su art. 1º dispone que se incorpora al art. 505 del Código Civil (actual art. 730 del Código Civil y Comercial) el siguiente párrafo: “Si en el cumplimiento de la obligación, cualquiera sea su fuente, </w:t>
      </w:r>
      <w:proofErr w:type="spellStart"/>
      <w:r w:rsidRPr="00D102E6">
        <w:rPr>
          <w:rFonts w:ascii="Arial" w:hAnsi="Arial" w:cs="Arial"/>
        </w:rPr>
        <w:t>derívase</w:t>
      </w:r>
      <w:proofErr w:type="spellEnd"/>
      <w:r w:rsidRPr="00D102E6">
        <w:rPr>
          <w:rFonts w:ascii="Arial" w:hAnsi="Arial" w:cs="Arial"/>
        </w:rPr>
        <w:t xml:space="preserve"> en litigio judicial o arbitral, la responsabilidad por el pago de las costas, incluidos los honorarios profesionales de todo tipo allí devengados y correspondientes a la primera o única instancia, no excederá del veinticinco por ciento (25%) del monto de la sentencia, laudo, transacción o instrumento que ponga fin al diferendo”. Si las regulaciones de honorarios practicadas conforme a las leyes arancelarias o usos locales, correspondientes a todas las profesiones y especialidades superan dicho porcentaje, el juez precederá a prorratear los montos entre los beneficiarios. En el </w:t>
      </w:r>
      <w:r w:rsidRPr="00D102E6">
        <w:rPr>
          <w:rFonts w:ascii="Arial" w:hAnsi="Arial" w:cs="Arial"/>
        </w:rPr>
        <w:lastRenderedPageBreak/>
        <w:t xml:space="preserve">mismo sentido ha interpretado la aplicación de la Ley 24.432 la SCBA, la cual, en la sentencia dictada en el caso “Zuccoli, Marcela c/ SUM S.A. s./ daños y perjuicios” L. 77.914, decide revocar el fallo del Tribunal de Trabajo </w:t>
      </w:r>
      <w:proofErr w:type="spellStart"/>
      <w:r w:rsidRPr="00D102E6">
        <w:rPr>
          <w:rFonts w:ascii="Arial" w:hAnsi="Arial" w:cs="Arial"/>
        </w:rPr>
        <w:t>Nº</w:t>
      </w:r>
      <w:proofErr w:type="spellEnd"/>
      <w:r w:rsidRPr="00D102E6">
        <w:rPr>
          <w:rFonts w:ascii="Arial" w:hAnsi="Arial" w:cs="Arial"/>
        </w:rPr>
        <w:t xml:space="preserve"> 3 de La Plata que había desestimado la aplicación al pleito del artículo 505 del Código Civil, texto según ley 24.432. Conforme este nuevo fallo, la SCJBA modifica sustancialmente su doctrina legal anterior, y avala ahora la aplicación del tope del 25% de costas (ley 24.432) en jurisdicción de la Provincia de Buenos Aires, siendo dicho fallo de aplicación obligatoria en dicha jurisdicción.</w:t>
      </w:r>
    </w:p>
    <w:p w14:paraId="4532354C" w14:textId="77777777" w:rsidR="00F10C7C" w:rsidRPr="00D102E6" w:rsidRDefault="00F10C7C" w:rsidP="00D102E6">
      <w:pPr>
        <w:pStyle w:val="Prrafodelista"/>
        <w:numPr>
          <w:ilvl w:val="0"/>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t>AUTORIZA</w:t>
      </w:r>
    </w:p>
    <w:p w14:paraId="32338651" w14:textId="77777777" w:rsidR="00F10C7C" w:rsidRPr="00D102E6" w:rsidRDefault="00F10C7C" w:rsidP="00D102E6">
      <w:pPr>
        <w:spacing w:line="360" w:lineRule="auto"/>
        <w:ind w:firstLine="709"/>
        <w:jc w:val="both"/>
        <w:rPr>
          <w:rFonts w:ascii="Arial" w:hAnsi="Arial" w:cs="Arial"/>
        </w:rPr>
      </w:pPr>
      <w:r w:rsidRPr="00D102E6">
        <w:rPr>
          <w:rFonts w:ascii="Arial" w:hAnsi="Arial" w:cs="Arial"/>
        </w:rPr>
        <w:t>Autorizo a Hernan Enrique Fernández, Hernan Báez, Julieta Anahí Rodriguez, Lorena Alejandra Inglesias,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A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7DB4A5DE" w14:textId="77777777" w:rsidR="00F10C7C" w:rsidRPr="00D102E6" w:rsidRDefault="00F10C7C" w:rsidP="00D102E6">
      <w:pPr>
        <w:pStyle w:val="Prrafodelista"/>
        <w:numPr>
          <w:ilvl w:val="0"/>
          <w:numId w:val="1"/>
        </w:numPr>
        <w:spacing w:line="360" w:lineRule="auto"/>
        <w:ind w:firstLine="709"/>
        <w:jc w:val="both"/>
        <w:rPr>
          <w:rFonts w:ascii="Arial" w:hAnsi="Arial" w:cs="Arial"/>
          <w:b/>
          <w:bCs/>
          <w:u w:val="single"/>
          <w:lang w:val="es-MX"/>
        </w:rPr>
      </w:pPr>
      <w:r w:rsidRPr="00D102E6">
        <w:rPr>
          <w:rFonts w:ascii="Arial" w:hAnsi="Arial" w:cs="Arial"/>
          <w:b/>
          <w:bCs/>
          <w:u w:val="single"/>
          <w:lang w:val="es-MX"/>
        </w:rPr>
        <w:t>RESERVA DEL CASO FEDERAL.</w:t>
      </w:r>
    </w:p>
    <w:p w14:paraId="3E66506E" w14:textId="7E88E521" w:rsidR="00F10C7C" w:rsidRPr="00D102E6" w:rsidRDefault="00F10C7C" w:rsidP="00D102E6">
      <w:pPr>
        <w:spacing w:line="360" w:lineRule="auto"/>
        <w:ind w:left="357" w:firstLine="709"/>
        <w:jc w:val="both"/>
        <w:rPr>
          <w:rFonts w:ascii="Arial" w:hAnsi="Arial" w:cs="Arial"/>
        </w:rPr>
      </w:pPr>
      <w:r w:rsidRPr="00D102E6">
        <w:rPr>
          <w:rFonts w:ascii="Arial" w:hAnsi="Arial" w:cs="Arial"/>
        </w:rPr>
        <w:t>Para el hipotético e improbable caso de que V.S. haga lugar al planteo realizado, dejo expresa reserva del caso federal previsto en el art. 14 de la Ley 48, por considerar vulnerados, en tal improbable supuesto, las garantías constitucionales de mi representad</w:t>
      </w:r>
      <w:r w:rsidR="004236A9" w:rsidRPr="00D102E6">
        <w:rPr>
          <w:rFonts w:ascii="Arial" w:hAnsi="Arial" w:cs="Arial"/>
        </w:rPr>
        <w:t>a</w:t>
      </w:r>
      <w:r w:rsidRPr="00D102E6">
        <w:rPr>
          <w:rFonts w:ascii="Arial" w:hAnsi="Arial" w:cs="Arial"/>
        </w:rPr>
        <w:t>, plasmadas en los principios constitucionales de defensa en juicio, igualdad ante la ley, propiedad, y debido proceso. (Arts. 16, 17, 18).</w:t>
      </w:r>
    </w:p>
    <w:p w14:paraId="030E714A" w14:textId="77777777" w:rsidR="00F10C7C" w:rsidRPr="00D102E6" w:rsidRDefault="00F10C7C" w:rsidP="00D102E6">
      <w:pPr>
        <w:pStyle w:val="Prrafodelista"/>
        <w:numPr>
          <w:ilvl w:val="0"/>
          <w:numId w:val="1"/>
        </w:numPr>
        <w:spacing w:line="360" w:lineRule="auto"/>
        <w:ind w:firstLine="709"/>
        <w:jc w:val="both"/>
        <w:rPr>
          <w:rFonts w:ascii="Arial" w:hAnsi="Arial" w:cs="Arial"/>
          <w:b/>
          <w:bCs/>
          <w:u w:val="single"/>
        </w:rPr>
      </w:pPr>
      <w:r w:rsidRPr="00D102E6">
        <w:rPr>
          <w:rFonts w:ascii="Arial" w:hAnsi="Arial" w:cs="Arial"/>
          <w:b/>
          <w:bCs/>
          <w:u w:val="single"/>
        </w:rPr>
        <w:t>PETITORIO</w:t>
      </w:r>
    </w:p>
    <w:p w14:paraId="5C1CE512" w14:textId="77777777" w:rsidR="00F10C7C" w:rsidRPr="00D102E6" w:rsidRDefault="00F10C7C" w:rsidP="00D102E6">
      <w:pPr>
        <w:spacing w:line="360" w:lineRule="auto"/>
        <w:ind w:firstLine="709"/>
        <w:jc w:val="both"/>
        <w:rPr>
          <w:rFonts w:ascii="Arial" w:hAnsi="Arial" w:cs="Arial"/>
        </w:rPr>
      </w:pPr>
      <w:r w:rsidRPr="00D102E6">
        <w:rPr>
          <w:rFonts w:ascii="Arial" w:hAnsi="Arial" w:cs="Arial"/>
        </w:rPr>
        <w:t>Por lo expuesto, a V.S. pido:</w:t>
      </w:r>
    </w:p>
    <w:p w14:paraId="5B8CBE6E" w14:textId="77777777" w:rsidR="00F10C7C" w:rsidRPr="00D102E6" w:rsidRDefault="00F10C7C" w:rsidP="00D102E6">
      <w:pPr>
        <w:pStyle w:val="Prrafodelista"/>
        <w:numPr>
          <w:ilvl w:val="0"/>
          <w:numId w:val="17"/>
        </w:numPr>
        <w:spacing w:line="360" w:lineRule="auto"/>
        <w:ind w:firstLine="709"/>
        <w:jc w:val="both"/>
        <w:rPr>
          <w:rFonts w:ascii="Arial" w:hAnsi="Arial" w:cs="Arial"/>
        </w:rPr>
      </w:pPr>
      <w:r w:rsidRPr="00D102E6">
        <w:rPr>
          <w:rFonts w:ascii="Arial" w:hAnsi="Arial" w:cs="Arial"/>
        </w:rPr>
        <w:t>Me tenga por presentada, por parte.</w:t>
      </w:r>
    </w:p>
    <w:p w14:paraId="4172591A" w14:textId="77777777" w:rsidR="00F10C7C" w:rsidRPr="00D102E6" w:rsidRDefault="00F10C7C" w:rsidP="00D102E6">
      <w:pPr>
        <w:pStyle w:val="Prrafodelista"/>
        <w:numPr>
          <w:ilvl w:val="0"/>
          <w:numId w:val="17"/>
        </w:numPr>
        <w:spacing w:line="360" w:lineRule="auto"/>
        <w:ind w:firstLine="709"/>
        <w:jc w:val="both"/>
        <w:rPr>
          <w:rFonts w:ascii="Arial" w:hAnsi="Arial" w:cs="Arial"/>
        </w:rPr>
      </w:pPr>
      <w:r w:rsidRPr="00D102E6">
        <w:rPr>
          <w:rFonts w:ascii="Arial" w:hAnsi="Arial" w:cs="Arial"/>
        </w:rPr>
        <w:t>Tenga por constituido el domicilio legal y electrónico.</w:t>
      </w:r>
    </w:p>
    <w:p w14:paraId="5AD11DCD" w14:textId="77777777" w:rsidR="00F10C7C" w:rsidRPr="00D102E6" w:rsidRDefault="00F10C7C" w:rsidP="00D102E6">
      <w:pPr>
        <w:pStyle w:val="Prrafodelista"/>
        <w:numPr>
          <w:ilvl w:val="0"/>
          <w:numId w:val="17"/>
        </w:numPr>
        <w:spacing w:line="360" w:lineRule="auto"/>
        <w:ind w:firstLine="709"/>
        <w:jc w:val="both"/>
        <w:rPr>
          <w:rFonts w:ascii="Arial" w:hAnsi="Arial" w:cs="Arial"/>
        </w:rPr>
      </w:pPr>
      <w:r w:rsidRPr="00D102E6">
        <w:rPr>
          <w:rFonts w:ascii="Arial" w:hAnsi="Arial" w:cs="Arial"/>
        </w:rPr>
        <w:t>Tenga por contestada la demanda.</w:t>
      </w:r>
    </w:p>
    <w:p w14:paraId="237115C5" w14:textId="77777777" w:rsidR="00F10C7C" w:rsidRPr="00D102E6" w:rsidRDefault="00F10C7C" w:rsidP="00D102E6">
      <w:pPr>
        <w:pStyle w:val="Prrafodelista"/>
        <w:numPr>
          <w:ilvl w:val="0"/>
          <w:numId w:val="17"/>
        </w:numPr>
        <w:spacing w:line="360" w:lineRule="auto"/>
        <w:ind w:firstLine="709"/>
        <w:jc w:val="both"/>
        <w:rPr>
          <w:rFonts w:ascii="Arial" w:hAnsi="Arial" w:cs="Arial"/>
        </w:rPr>
      </w:pPr>
      <w:r w:rsidRPr="00D102E6">
        <w:rPr>
          <w:rFonts w:ascii="Arial" w:hAnsi="Arial" w:cs="Arial"/>
        </w:rPr>
        <w:lastRenderedPageBreak/>
        <w:t>Tenga por acompañada la prueba documental y por ofrecida la restante, ordenando su oportuna producción.</w:t>
      </w:r>
    </w:p>
    <w:p w14:paraId="445CE74E" w14:textId="77777777" w:rsidR="00F10C7C" w:rsidRPr="00D102E6" w:rsidRDefault="00F10C7C" w:rsidP="00D102E6">
      <w:pPr>
        <w:pStyle w:val="Prrafodelista"/>
        <w:numPr>
          <w:ilvl w:val="0"/>
          <w:numId w:val="17"/>
        </w:numPr>
        <w:spacing w:line="360" w:lineRule="auto"/>
        <w:ind w:firstLine="709"/>
        <w:jc w:val="both"/>
        <w:rPr>
          <w:rFonts w:ascii="Arial" w:hAnsi="Arial" w:cs="Arial"/>
        </w:rPr>
      </w:pPr>
      <w:r w:rsidRPr="00D102E6">
        <w:rPr>
          <w:rFonts w:ascii="Arial" w:hAnsi="Arial" w:cs="Arial"/>
        </w:rPr>
        <w:t>Oportunamente se rechace la demanda, con costas.</w:t>
      </w:r>
    </w:p>
    <w:p w14:paraId="3B2272C7" w14:textId="77777777" w:rsidR="00F10C7C" w:rsidRPr="00D102E6" w:rsidRDefault="00F10C7C" w:rsidP="00D102E6">
      <w:pPr>
        <w:spacing w:line="360" w:lineRule="auto"/>
        <w:ind w:firstLine="709"/>
        <w:jc w:val="right"/>
        <w:rPr>
          <w:rFonts w:ascii="Arial" w:hAnsi="Arial" w:cs="Arial"/>
        </w:rPr>
      </w:pPr>
      <w:r w:rsidRPr="00D102E6">
        <w:rPr>
          <w:rFonts w:ascii="Arial" w:hAnsi="Arial" w:cs="Arial"/>
        </w:rPr>
        <w:t>Proveer de conformidad,</w:t>
      </w:r>
    </w:p>
    <w:p w14:paraId="339A1529" w14:textId="77777777" w:rsidR="00F10C7C" w:rsidRPr="00D102E6" w:rsidRDefault="00F10C7C" w:rsidP="00D102E6">
      <w:pPr>
        <w:spacing w:line="360" w:lineRule="auto"/>
        <w:ind w:firstLine="709"/>
        <w:jc w:val="right"/>
        <w:rPr>
          <w:rFonts w:ascii="Arial" w:hAnsi="Arial" w:cs="Arial"/>
        </w:rPr>
      </w:pPr>
      <w:r w:rsidRPr="00D102E6">
        <w:rPr>
          <w:rFonts w:ascii="Arial" w:hAnsi="Arial" w:cs="Arial"/>
        </w:rPr>
        <w:t>SERA JUSTICIA</w:t>
      </w:r>
    </w:p>
    <w:p w14:paraId="5BA0B8FC" w14:textId="74FD0EB3" w:rsidR="00AD31B4" w:rsidRPr="00D102E6" w:rsidRDefault="00AD31B4" w:rsidP="00D102E6">
      <w:pPr>
        <w:spacing w:line="360" w:lineRule="auto"/>
        <w:ind w:firstLine="709"/>
        <w:jc w:val="both"/>
        <w:rPr>
          <w:rFonts w:ascii="Arial" w:hAnsi="Arial" w:cs="Arial"/>
        </w:rPr>
      </w:pPr>
    </w:p>
    <w:p w14:paraId="1855CC77" w14:textId="77777777" w:rsidR="00B476BE" w:rsidRPr="00D102E6" w:rsidRDefault="00B476BE" w:rsidP="00D102E6">
      <w:pPr>
        <w:spacing w:line="360" w:lineRule="auto"/>
        <w:ind w:firstLine="709"/>
        <w:jc w:val="both"/>
        <w:rPr>
          <w:rFonts w:ascii="Arial" w:hAnsi="Arial" w:cs="Arial"/>
        </w:rPr>
      </w:pPr>
    </w:p>
    <w:p w14:paraId="01B70C06" w14:textId="77777777" w:rsidR="00B476BE" w:rsidRPr="00D102E6" w:rsidRDefault="00B476BE" w:rsidP="00D102E6">
      <w:pPr>
        <w:spacing w:line="360" w:lineRule="auto"/>
        <w:ind w:firstLine="709"/>
        <w:jc w:val="both"/>
        <w:rPr>
          <w:rFonts w:ascii="Arial" w:hAnsi="Arial" w:cs="Arial"/>
        </w:rPr>
      </w:pPr>
    </w:p>
    <w:p w14:paraId="3CE0F7E1" w14:textId="77777777" w:rsidR="00B476BE" w:rsidRPr="00D102E6" w:rsidRDefault="00B476BE" w:rsidP="00D102E6">
      <w:pPr>
        <w:spacing w:line="360" w:lineRule="auto"/>
        <w:ind w:firstLine="709"/>
        <w:jc w:val="both"/>
        <w:rPr>
          <w:rFonts w:ascii="Arial" w:hAnsi="Arial" w:cs="Arial"/>
        </w:rPr>
      </w:pPr>
    </w:p>
    <w:sectPr w:rsidR="00B476BE" w:rsidRPr="00D102E6" w:rsidSect="008A41F1">
      <w:pgSz w:w="11906" w:h="16838"/>
      <w:pgMar w:top="2835" w:right="851"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B11"/>
    <w:multiLevelType w:val="hybridMultilevel"/>
    <w:tmpl w:val="15CEEF28"/>
    <w:lvl w:ilvl="0" w:tplc="2C0A0017">
      <w:start w:val="1"/>
      <w:numFmt w:val="lowerLetter"/>
      <w:lvlText w:val="%1)"/>
      <w:lvlJc w:val="left"/>
      <w:pPr>
        <w:ind w:left="708" w:hanging="360"/>
      </w:pPr>
      <w:rPr>
        <w:rFonts w:hint="default"/>
        <w:b w:val="0"/>
      </w:rPr>
    </w:lvl>
    <w:lvl w:ilvl="1" w:tplc="2C0A0019" w:tentative="1">
      <w:start w:val="1"/>
      <w:numFmt w:val="lowerLetter"/>
      <w:lvlText w:val="%2."/>
      <w:lvlJc w:val="left"/>
      <w:pPr>
        <w:ind w:left="1428" w:hanging="360"/>
      </w:pPr>
    </w:lvl>
    <w:lvl w:ilvl="2" w:tplc="2C0A001B" w:tentative="1">
      <w:start w:val="1"/>
      <w:numFmt w:val="lowerRoman"/>
      <w:lvlText w:val="%3."/>
      <w:lvlJc w:val="right"/>
      <w:pPr>
        <w:ind w:left="2148" w:hanging="180"/>
      </w:pPr>
    </w:lvl>
    <w:lvl w:ilvl="3" w:tplc="2C0A000F" w:tentative="1">
      <w:start w:val="1"/>
      <w:numFmt w:val="decimal"/>
      <w:lvlText w:val="%4."/>
      <w:lvlJc w:val="left"/>
      <w:pPr>
        <w:ind w:left="2868" w:hanging="360"/>
      </w:pPr>
    </w:lvl>
    <w:lvl w:ilvl="4" w:tplc="2C0A0019" w:tentative="1">
      <w:start w:val="1"/>
      <w:numFmt w:val="lowerLetter"/>
      <w:lvlText w:val="%5."/>
      <w:lvlJc w:val="left"/>
      <w:pPr>
        <w:ind w:left="3588" w:hanging="360"/>
      </w:pPr>
    </w:lvl>
    <w:lvl w:ilvl="5" w:tplc="2C0A001B" w:tentative="1">
      <w:start w:val="1"/>
      <w:numFmt w:val="lowerRoman"/>
      <w:lvlText w:val="%6."/>
      <w:lvlJc w:val="right"/>
      <w:pPr>
        <w:ind w:left="4308" w:hanging="180"/>
      </w:pPr>
    </w:lvl>
    <w:lvl w:ilvl="6" w:tplc="2C0A000F" w:tentative="1">
      <w:start w:val="1"/>
      <w:numFmt w:val="decimal"/>
      <w:lvlText w:val="%7."/>
      <w:lvlJc w:val="left"/>
      <w:pPr>
        <w:ind w:left="5028" w:hanging="360"/>
      </w:pPr>
    </w:lvl>
    <w:lvl w:ilvl="7" w:tplc="2C0A0019" w:tentative="1">
      <w:start w:val="1"/>
      <w:numFmt w:val="lowerLetter"/>
      <w:lvlText w:val="%8."/>
      <w:lvlJc w:val="left"/>
      <w:pPr>
        <w:ind w:left="5748" w:hanging="360"/>
      </w:pPr>
    </w:lvl>
    <w:lvl w:ilvl="8" w:tplc="2C0A001B" w:tentative="1">
      <w:start w:val="1"/>
      <w:numFmt w:val="lowerRoman"/>
      <w:lvlText w:val="%9."/>
      <w:lvlJc w:val="right"/>
      <w:pPr>
        <w:ind w:left="6468" w:hanging="180"/>
      </w:pPr>
    </w:lvl>
  </w:abstractNum>
  <w:abstractNum w:abstractNumId="1" w15:restartNumberingAfterBreak="0">
    <w:nsid w:val="114A725C"/>
    <w:multiLevelType w:val="hybridMultilevel"/>
    <w:tmpl w:val="0FF21EF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 w15:restartNumberingAfterBreak="0">
    <w:nsid w:val="17316685"/>
    <w:multiLevelType w:val="hybridMultilevel"/>
    <w:tmpl w:val="B02E510A"/>
    <w:lvl w:ilvl="0" w:tplc="FFFFFFFF">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90D3869"/>
    <w:multiLevelType w:val="hybridMultilevel"/>
    <w:tmpl w:val="446077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C72C13"/>
    <w:multiLevelType w:val="hybridMultilevel"/>
    <w:tmpl w:val="446077C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423101D"/>
    <w:multiLevelType w:val="hybridMultilevel"/>
    <w:tmpl w:val="C032F3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8536B8"/>
    <w:multiLevelType w:val="hybridMultilevel"/>
    <w:tmpl w:val="C91275C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3E062E6"/>
    <w:multiLevelType w:val="hybridMultilevel"/>
    <w:tmpl w:val="DA7A1E6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80558B1"/>
    <w:multiLevelType w:val="multilevel"/>
    <w:tmpl w:val="476C593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3457C5"/>
    <w:multiLevelType w:val="hybridMultilevel"/>
    <w:tmpl w:val="FCFC0D0E"/>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48023875"/>
    <w:multiLevelType w:val="hybridMultilevel"/>
    <w:tmpl w:val="F5045D32"/>
    <w:lvl w:ilvl="0" w:tplc="2C0A0019">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D4F0B7E"/>
    <w:multiLevelType w:val="multilevel"/>
    <w:tmpl w:val="EC1ED7D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879F7"/>
    <w:multiLevelType w:val="hybridMultilevel"/>
    <w:tmpl w:val="AF967C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52AE3139"/>
    <w:multiLevelType w:val="hybridMultilevel"/>
    <w:tmpl w:val="104CBB2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4" w15:restartNumberingAfterBreak="0">
    <w:nsid w:val="5E827CB7"/>
    <w:multiLevelType w:val="hybridMultilevel"/>
    <w:tmpl w:val="A972132C"/>
    <w:lvl w:ilvl="0" w:tplc="2C0A0017">
      <w:start w:val="1"/>
      <w:numFmt w:val="lowerLetter"/>
      <w:lvlText w:val="%1)"/>
      <w:lvlJc w:val="left"/>
      <w:pPr>
        <w:ind w:left="1789" w:hanging="360"/>
      </w:p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5" w15:restartNumberingAfterBreak="0">
    <w:nsid w:val="64AB4B65"/>
    <w:multiLevelType w:val="hybridMultilevel"/>
    <w:tmpl w:val="112C41B0"/>
    <w:lvl w:ilvl="0" w:tplc="64128C26">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15:restartNumberingAfterBreak="0">
    <w:nsid w:val="6AE224C4"/>
    <w:multiLevelType w:val="hybridMultilevel"/>
    <w:tmpl w:val="C1321D4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BAB5827"/>
    <w:multiLevelType w:val="hybridMultilevel"/>
    <w:tmpl w:val="0CE2AFDC"/>
    <w:lvl w:ilvl="0" w:tplc="E4CCFFD4">
      <w:start w:val="1"/>
      <w:numFmt w:val="decimal"/>
      <w:lvlText w:val="%1)"/>
      <w:lvlJc w:val="left"/>
      <w:pPr>
        <w:ind w:left="1068" w:hanging="360"/>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8" w15:restartNumberingAfterBreak="0">
    <w:nsid w:val="752C5EE8"/>
    <w:multiLevelType w:val="hybridMultilevel"/>
    <w:tmpl w:val="C16263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AF01D5C"/>
    <w:multiLevelType w:val="multilevel"/>
    <w:tmpl w:val="C2AAA01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516520">
    <w:abstractNumId w:val="11"/>
  </w:num>
  <w:num w:numId="2" w16cid:durableId="1328557100">
    <w:abstractNumId w:val="12"/>
  </w:num>
  <w:num w:numId="3" w16cid:durableId="1758400766">
    <w:abstractNumId w:val="5"/>
  </w:num>
  <w:num w:numId="4" w16cid:durableId="214127079">
    <w:abstractNumId w:val="13"/>
  </w:num>
  <w:num w:numId="5" w16cid:durableId="433869362">
    <w:abstractNumId w:val="1"/>
  </w:num>
  <w:num w:numId="6" w16cid:durableId="1082483403">
    <w:abstractNumId w:val="8"/>
  </w:num>
  <w:num w:numId="7" w16cid:durableId="703752005">
    <w:abstractNumId w:val="4"/>
  </w:num>
  <w:num w:numId="8" w16cid:durableId="1213806787">
    <w:abstractNumId w:val="3"/>
  </w:num>
  <w:num w:numId="9" w16cid:durableId="2141071586">
    <w:abstractNumId w:val="2"/>
  </w:num>
  <w:num w:numId="10" w16cid:durableId="877736570">
    <w:abstractNumId w:val="15"/>
  </w:num>
  <w:num w:numId="11" w16cid:durableId="819078761">
    <w:abstractNumId w:val="10"/>
  </w:num>
  <w:num w:numId="12" w16cid:durableId="1476293062">
    <w:abstractNumId w:val="19"/>
  </w:num>
  <w:num w:numId="13" w16cid:durableId="472141481">
    <w:abstractNumId w:val="16"/>
  </w:num>
  <w:num w:numId="14" w16cid:durableId="145828013">
    <w:abstractNumId w:val="7"/>
  </w:num>
  <w:num w:numId="15" w16cid:durableId="2039119378">
    <w:abstractNumId w:val="9"/>
  </w:num>
  <w:num w:numId="16" w16cid:durableId="1338001185">
    <w:abstractNumId w:val="0"/>
  </w:num>
  <w:num w:numId="17" w16cid:durableId="88622735">
    <w:abstractNumId w:val="6"/>
  </w:num>
  <w:num w:numId="18" w16cid:durableId="1703744129">
    <w:abstractNumId w:val="18"/>
  </w:num>
  <w:num w:numId="19" w16cid:durableId="379283304">
    <w:abstractNumId w:val="14"/>
  </w:num>
  <w:num w:numId="20" w16cid:durableId="166555180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ta A. Rodriguez">
    <w15:presenceInfo w15:providerId="Windows Live" w15:userId="28f0eca04ece4a75"/>
  </w15:person>
  <w15:person w15:author="Julieta Rodriguez">
    <w15:presenceInfo w15:providerId="AD" w15:userId="S::jrodriguez@libraseguros.com.ar::aa53f8ac-07f9-4c1b-a7fe-ec502efd15f0"/>
  </w15:person>
  <w15:person w15:author="Mariana Diaz">
    <w15:presenceInfo w15:providerId="AD" w15:userId="S::mdiaz@libraseguros.com.ar::b9fe0726-14e7-4cd2-ac6d-0e267fd0f7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90"/>
    <w:rsid w:val="000A2108"/>
    <w:rsid w:val="000A2A53"/>
    <w:rsid w:val="00102F70"/>
    <w:rsid w:val="00122DFC"/>
    <w:rsid w:val="001A3E46"/>
    <w:rsid w:val="002A4990"/>
    <w:rsid w:val="002A4F19"/>
    <w:rsid w:val="002D2BB3"/>
    <w:rsid w:val="003062D5"/>
    <w:rsid w:val="00373927"/>
    <w:rsid w:val="00392795"/>
    <w:rsid w:val="00394131"/>
    <w:rsid w:val="00395CA7"/>
    <w:rsid w:val="00396F3D"/>
    <w:rsid w:val="004236A9"/>
    <w:rsid w:val="00474C07"/>
    <w:rsid w:val="0053111D"/>
    <w:rsid w:val="00652288"/>
    <w:rsid w:val="006755BB"/>
    <w:rsid w:val="00680F4D"/>
    <w:rsid w:val="00743767"/>
    <w:rsid w:val="00776BAA"/>
    <w:rsid w:val="007F7AAC"/>
    <w:rsid w:val="0084145D"/>
    <w:rsid w:val="008A41F1"/>
    <w:rsid w:val="008F45B6"/>
    <w:rsid w:val="00951537"/>
    <w:rsid w:val="009B1B1F"/>
    <w:rsid w:val="00A845CC"/>
    <w:rsid w:val="00AD25EA"/>
    <w:rsid w:val="00AD31B4"/>
    <w:rsid w:val="00AE7AD9"/>
    <w:rsid w:val="00B476BE"/>
    <w:rsid w:val="00B70D66"/>
    <w:rsid w:val="00B753D1"/>
    <w:rsid w:val="00BB2902"/>
    <w:rsid w:val="00BD7776"/>
    <w:rsid w:val="00C83595"/>
    <w:rsid w:val="00CC484B"/>
    <w:rsid w:val="00CC4DE7"/>
    <w:rsid w:val="00D102E6"/>
    <w:rsid w:val="00D9634D"/>
    <w:rsid w:val="00E70074"/>
    <w:rsid w:val="00EA770B"/>
    <w:rsid w:val="00EE163D"/>
    <w:rsid w:val="00EF0B66"/>
    <w:rsid w:val="00F10C7C"/>
    <w:rsid w:val="00F34758"/>
    <w:rsid w:val="00F40983"/>
    <w:rsid w:val="00F434B4"/>
    <w:rsid w:val="00F639BB"/>
    <w:rsid w:val="00F838AB"/>
    <w:rsid w:val="00F92090"/>
    <w:rsid w:val="00F96B0B"/>
    <w:rsid w:val="00FE7C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D813"/>
  <w15:chartTrackingRefBased/>
  <w15:docId w15:val="{BAFA5214-BF8D-4010-992B-F763D3DD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090"/>
  </w:style>
  <w:style w:type="paragraph" w:styleId="Ttulo1">
    <w:name w:val="heading 1"/>
    <w:basedOn w:val="Normal"/>
    <w:next w:val="Normal"/>
    <w:link w:val="Ttulo1Car"/>
    <w:uiPriority w:val="9"/>
    <w:qFormat/>
    <w:rsid w:val="00F92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2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20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0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0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0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0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0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0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0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20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20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0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0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0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0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0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090"/>
    <w:rPr>
      <w:rFonts w:eastAsiaTheme="majorEastAsia" w:cstheme="majorBidi"/>
      <w:color w:val="272727" w:themeColor="text1" w:themeTint="D8"/>
    </w:rPr>
  </w:style>
  <w:style w:type="paragraph" w:styleId="Ttulo">
    <w:name w:val="Title"/>
    <w:basedOn w:val="Normal"/>
    <w:next w:val="Normal"/>
    <w:link w:val="TtuloCar"/>
    <w:uiPriority w:val="10"/>
    <w:qFormat/>
    <w:rsid w:val="00F9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0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0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0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090"/>
    <w:pPr>
      <w:spacing w:before="160"/>
      <w:jc w:val="center"/>
    </w:pPr>
    <w:rPr>
      <w:i/>
      <w:iCs/>
      <w:color w:val="404040" w:themeColor="text1" w:themeTint="BF"/>
    </w:rPr>
  </w:style>
  <w:style w:type="character" w:customStyle="1" w:styleId="CitaCar">
    <w:name w:val="Cita Car"/>
    <w:basedOn w:val="Fuentedeprrafopredeter"/>
    <w:link w:val="Cita"/>
    <w:uiPriority w:val="29"/>
    <w:rsid w:val="00F92090"/>
    <w:rPr>
      <w:i/>
      <w:iCs/>
      <w:color w:val="404040" w:themeColor="text1" w:themeTint="BF"/>
    </w:rPr>
  </w:style>
  <w:style w:type="paragraph" w:styleId="Prrafodelista">
    <w:name w:val="List Paragraph"/>
    <w:basedOn w:val="Normal"/>
    <w:uiPriority w:val="34"/>
    <w:qFormat/>
    <w:rsid w:val="00F92090"/>
    <w:pPr>
      <w:ind w:left="720"/>
      <w:contextualSpacing/>
    </w:pPr>
  </w:style>
  <w:style w:type="character" w:styleId="nfasisintenso">
    <w:name w:val="Intense Emphasis"/>
    <w:basedOn w:val="Fuentedeprrafopredeter"/>
    <w:uiPriority w:val="21"/>
    <w:qFormat/>
    <w:rsid w:val="00F92090"/>
    <w:rPr>
      <w:i/>
      <w:iCs/>
      <w:color w:val="0F4761" w:themeColor="accent1" w:themeShade="BF"/>
    </w:rPr>
  </w:style>
  <w:style w:type="paragraph" w:styleId="Citadestacada">
    <w:name w:val="Intense Quote"/>
    <w:basedOn w:val="Normal"/>
    <w:next w:val="Normal"/>
    <w:link w:val="CitadestacadaCar"/>
    <w:uiPriority w:val="30"/>
    <w:qFormat/>
    <w:rsid w:val="00F92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090"/>
    <w:rPr>
      <w:i/>
      <w:iCs/>
      <w:color w:val="0F4761" w:themeColor="accent1" w:themeShade="BF"/>
    </w:rPr>
  </w:style>
  <w:style w:type="character" w:styleId="Referenciaintensa">
    <w:name w:val="Intense Reference"/>
    <w:basedOn w:val="Fuentedeprrafopredeter"/>
    <w:uiPriority w:val="32"/>
    <w:qFormat/>
    <w:rsid w:val="00F92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31</Pages>
  <Words>9112</Words>
  <Characters>50121</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 Rodriguez</dc:creator>
  <cp:keywords/>
  <dc:description/>
  <cp:lastModifiedBy>Julieta A. Rodriguez</cp:lastModifiedBy>
  <cp:revision>27</cp:revision>
  <dcterms:created xsi:type="dcterms:W3CDTF">2026-03-16T13:19:00Z</dcterms:created>
  <dcterms:modified xsi:type="dcterms:W3CDTF">2026-03-17T21:43:00Z</dcterms:modified>
</cp:coreProperties>
</file>