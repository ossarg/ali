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25140" w14:textId="77777777" w:rsidR="00971E95" w:rsidRPr="007C220E" w:rsidRDefault="00971E95" w:rsidP="007E606E">
      <w:pPr>
        <w:spacing w:line="360" w:lineRule="auto"/>
        <w:jc w:val="both"/>
        <w:rPr>
          <w:rFonts w:ascii="Arial" w:hAnsi="Arial" w:cs="Arial"/>
          <w:i/>
          <w:iCs/>
        </w:rPr>
      </w:pPr>
    </w:p>
    <w:p w14:paraId="2643C3F1" w14:textId="77777777" w:rsidR="00971E95" w:rsidRPr="007C220E" w:rsidRDefault="00971E95" w:rsidP="00F14694">
      <w:pPr>
        <w:spacing w:line="360" w:lineRule="auto"/>
        <w:ind w:left="708" w:firstLine="1"/>
        <w:jc w:val="both"/>
        <w:rPr>
          <w:rFonts w:ascii="Arial" w:hAnsi="Arial" w:cs="Arial"/>
          <w:b/>
          <w:bCs/>
          <w:u w:val="single"/>
        </w:rPr>
      </w:pPr>
      <w:commentRangeStart w:id="0"/>
      <w:r w:rsidRPr="007C220E">
        <w:rPr>
          <w:rFonts w:ascii="Arial" w:hAnsi="Arial" w:cs="Arial"/>
          <w:b/>
          <w:bCs/>
          <w:u w:val="single"/>
        </w:rPr>
        <w:t>CONTESTA CITACIÓN EN GARANTÍA. OFRECE PRUEBA.</w:t>
      </w:r>
    </w:p>
    <w:p w14:paraId="10C0B72A" w14:textId="77777777" w:rsidR="00971E95" w:rsidRPr="007C220E" w:rsidRDefault="00971E95" w:rsidP="00F14694">
      <w:pPr>
        <w:spacing w:line="360" w:lineRule="auto"/>
        <w:ind w:left="708" w:firstLine="1"/>
        <w:jc w:val="both"/>
        <w:rPr>
          <w:rFonts w:ascii="Arial" w:hAnsi="Arial" w:cs="Arial"/>
        </w:rPr>
      </w:pPr>
      <w:r w:rsidRPr="007C220E">
        <w:rPr>
          <w:rFonts w:ascii="Arial" w:hAnsi="Arial" w:cs="Arial"/>
        </w:rPr>
        <w:t>Sr. Juez:</w:t>
      </w:r>
    </w:p>
    <w:p w14:paraId="4C3F8C17" w14:textId="0750F80C" w:rsidR="00971E95" w:rsidRPr="007C220E" w:rsidRDefault="00F258D3" w:rsidP="00E32640">
      <w:pPr>
        <w:spacing w:line="360" w:lineRule="auto"/>
        <w:ind w:left="709"/>
        <w:jc w:val="both"/>
        <w:rPr>
          <w:rFonts w:ascii="Arial" w:hAnsi="Arial" w:cs="Arial"/>
        </w:rPr>
      </w:pPr>
      <w:r w:rsidRPr="00F258D3">
        <w:rPr>
          <w:rFonts w:ascii="Arial" w:hAnsi="Arial" w:cs="Arial"/>
          <w:b/>
          <w:bCs/>
        </w:rPr>
        <w:t xml:space="preserve">DIAZ MARIANA ALEJANDRA </w:t>
      </w:r>
      <w:r w:rsidRPr="00810188">
        <w:rPr>
          <w:rFonts w:ascii="Arial" w:hAnsi="Arial" w:cs="Arial"/>
        </w:rPr>
        <w:t>(T143 F 869 CPACF, CUIT 27 17029650-3, Monotributista), en mi carácter de apoderada de Libra Compañía Argentina de Seguros S.A, constituyendo domicilio procesal en la Av. Olazabal 1515 Piso 5 Of. 505, CABA (Zona de notificación: 88 Mail: hfernandez@libraseguros.com.ar) y electrónico en 27382555800</w:t>
      </w:r>
      <w:r w:rsidR="00971E95" w:rsidRPr="007C220E">
        <w:rPr>
          <w:rFonts w:ascii="Arial" w:hAnsi="Arial" w:cs="Arial"/>
        </w:rPr>
        <w:t xml:space="preserve">, en autos caratulados: </w:t>
      </w:r>
      <w:r w:rsidR="00971E95" w:rsidRPr="00971E95">
        <w:rPr>
          <w:rFonts w:ascii="Arial" w:hAnsi="Arial" w:cs="Arial"/>
          <w:b/>
          <w:bCs/>
          <w:i/>
          <w:iCs/>
        </w:rPr>
        <w:t>“</w:t>
      </w:r>
      <w:r w:rsidR="000C770E">
        <w:rPr>
          <w:rFonts w:ascii="Arial" w:hAnsi="Arial" w:cs="Arial"/>
          <w:b/>
          <w:bCs/>
          <w:i/>
          <w:iCs/>
        </w:rPr>
        <w:t>BRUNO FERNANDO</w:t>
      </w:r>
      <w:r w:rsidR="00971E95" w:rsidRPr="00971E95">
        <w:rPr>
          <w:rFonts w:ascii="Arial" w:hAnsi="Arial" w:cs="Arial"/>
          <w:b/>
          <w:bCs/>
          <w:i/>
          <w:iCs/>
        </w:rPr>
        <w:t xml:space="preserve"> c/ </w:t>
      </w:r>
      <w:r w:rsidR="000C770E">
        <w:rPr>
          <w:rFonts w:ascii="Arial" w:hAnsi="Arial" w:cs="Arial"/>
          <w:b/>
          <w:bCs/>
          <w:i/>
          <w:iCs/>
        </w:rPr>
        <w:t xml:space="preserve">CARDENAS </w:t>
      </w:r>
      <w:r w:rsidR="003B13B3">
        <w:rPr>
          <w:rFonts w:ascii="Arial" w:hAnsi="Arial" w:cs="Arial"/>
          <w:b/>
          <w:bCs/>
          <w:i/>
          <w:iCs/>
        </w:rPr>
        <w:t>FELIX HERNAN GONZALO Y OTROS</w:t>
      </w:r>
      <w:r w:rsidR="00971E95" w:rsidRPr="00971E95">
        <w:rPr>
          <w:rFonts w:ascii="Arial" w:hAnsi="Arial" w:cs="Arial"/>
          <w:b/>
          <w:bCs/>
          <w:i/>
          <w:iCs/>
        </w:rPr>
        <w:t xml:space="preserve"> s/DAÑOS Y PERJUICIOS</w:t>
      </w:r>
      <w:r w:rsidR="003B13B3">
        <w:rPr>
          <w:rFonts w:ascii="Arial" w:hAnsi="Arial" w:cs="Arial"/>
          <w:b/>
          <w:bCs/>
          <w:i/>
          <w:iCs/>
        </w:rPr>
        <w:t xml:space="preserve"> (ACC. TRAN C/ LES. O MUERTE)</w:t>
      </w:r>
      <w:r w:rsidR="00971E95">
        <w:rPr>
          <w:rFonts w:ascii="Arial" w:hAnsi="Arial" w:cs="Arial"/>
          <w:b/>
          <w:bCs/>
          <w:i/>
          <w:iCs/>
        </w:rPr>
        <w:t xml:space="preserve">” </w:t>
      </w:r>
      <w:r w:rsidR="00971E95" w:rsidRPr="007C220E">
        <w:rPr>
          <w:rFonts w:ascii="Arial" w:hAnsi="Arial" w:cs="Arial"/>
          <w:b/>
          <w:bCs/>
          <w:i/>
          <w:iCs/>
        </w:rPr>
        <w:t xml:space="preserve">Expte.: </w:t>
      </w:r>
      <w:r w:rsidR="003B13B3">
        <w:rPr>
          <w:rFonts w:ascii="Arial" w:hAnsi="Arial" w:cs="Arial"/>
          <w:b/>
          <w:bCs/>
          <w:i/>
          <w:iCs/>
        </w:rPr>
        <w:t>92311</w:t>
      </w:r>
      <w:r w:rsidR="00971E95" w:rsidRPr="00971E95">
        <w:rPr>
          <w:rFonts w:ascii="Arial" w:hAnsi="Arial" w:cs="Arial"/>
          <w:b/>
          <w:bCs/>
          <w:i/>
          <w:iCs/>
        </w:rPr>
        <w:t>/2025</w:t>
      </w:r>
      <w:r w:rsidR="00971E95" w:rsidRPr="007C220E">
        <w:rPr>
          <w:rFonts w:ascii="Arial" w:hAnsi="Arial" w:cs="Arial"/>
          <w:b/>
          <w:bCs/>
          <w:i/>
          <w:iCs/>
        </w:rPr>
        <w:t>,</w:t>
      </w:r>
      <w:r w:rsidR="00971E95" w:rsidRPr="007C220E">
        <w:rPr>
          <w:rFonts w:ascii="Arial" w:hAnsi="Arial" w:cs="Arial"/>
        </w:rPr>
        <w:t xml:space="preserve"> a V.S me presento y respetuosamente digo:</w:t>
      </w:r>
      <w:commentRangeEnd w:id="0"/>
      <w:r w:rsidR="008F2B73" w:rsidRPr="007C220E">
        <w:rPr>
          <w:rStyle w:val="Refdecomentario"/>
          <w:rFonts w:ascii="Arial" w:hAnsi="Arial" w:cs="Arial"/>
          <w:sz w:val="22"/>
          <w:szCs w:val="22"/>
        </w:rPr>
        <w:commentReference w:id="0"/>
      </w:r>
    </w:p>
    <w:p w14:paraId="3CEE3349" w14:textId="77777777" w:rsidR="00971E95" w:rsidRPr="007C220E" w:rsidRDefault="00971E95" w:rsidP="004B2076">
      <w:pPr>
        <w:spacing w:line="360" w:lineRule="auto"/>
        <w:ind w:left="708" w:firstLine="709"/>
        <w:jc w:val="both"/>
        <w:rPr>
          <w:rFonts w:ascii="Arial" w:hAnsi="Arial" w:cs="Arial"/>
        </w:rPr>
      </w:pPr>
    </w:p>
    <w:p w14:paraId="193244B3" w14:textId="77777777" w:rsidR="00971E95" w:rsidRPr="007C220E" w:rsidRDefault="00971E95" w:rsidP="004B2076">
      <w:pPr>
        <w:spacing w:line="360" w:lineRule="auto"/>
        <w:ind w:left="708" w:firstLine="709"/>
        <w:jc w:val="both"/>
        <w:rPr>
          <w:rFonts w:ascii="Arial" w:hAnsi="Arial" w:cs="Arial"/>
          <w:b/>
          <w:bCs/>
        </w:rPr>
      </w:pPr>
      <w:r w:rsidRPr="007C220E">
        <w:rPr>
          <w:rFonts w:ascii="Arial" w:hAnsi="Arial" w:cs="Arial"/>
          <w:b/>
          <w:bCs/>
        </w:rPr>
        <w:t xml:space="preserve">I- PERSONERÍA </w:t>
      </w:r>
    </w:p>
    <w:p w14:paraId="38823DF3"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Que en nombre y representación de LIBRA COMPAÑIA ARGENTINA DE SEGUROS S.A., con domicilio real en Olazabal 1515, piso 5° Oficina 505, de la Ciudad Autónoma de Buenos Aires, conforme lo justifico con la fotocopia del poder general que adjunto acompaño -declarando bajo juramento que es fiel a su original y que se encuentra en plena vigencia-, vengo en tiempo y forma a tomar intervención en autos, solicitando se me tenga por presentado, por parte y por constituido el domicilio legal indicado.</w:t>
      </w:r>
    </w:p>
    <w:p w14:paraId="778F7295" w14:textId="2164A03D" w:rsidR="00971E95" w:rsidRPr="007C220E" w:rsidRDefault="00971E95" w:rsidP="004B2076">
      <w:pPr>
        <w:spacing w:line="360" w:lineRule="auto"/>
        <w:ind w:left="708" w:firstLine="709"/>
        <w:jc w:val="both"/>
        <w:rPr>
          <w:rFonts w:ascii="Arial" w:hAnsi="Arial" w:cs="Arial"/>
          <w:b/>
          <w:bCs/>
        </w:rPr>
      </w:pPr>
      <w:r w:rsidRPr="007C220E">
        <w:rPr>
          <w:rFonts w:ascii="Arial" w:hAnsi="Arial" w:cs="Arial"/>
          <w:b/>
          <w:bCs/>
        </w:rPr>
        <w:t>II.- OBJETO</w:t>
      </w:r>
      <w:r w:rsidR="009E3807">
        <w:rPr>
          <w:rFonts w:ascii="Arial" w:hAnsi="Arial" w:cs="Arial"/>
          <w:b/>
          <w:bCs/>
        </w:rPr>
        <w:tab/>
      </w:r>
    </w:p>
    <w:p w14:paraId="552BC021" w14:textId="6DC1F71C" w:rsidR="00971E95" w:rsidRPr="007C220E" w:rsidRDefault="00971E95" w:rsidP="004B2076">
      <w:pPr>
        <w:spacing w:line="360" w:lineRule="auto"/>
        <w:ind w:left="708" w:firstLine="709"/>
        <w:jc w:val="both"/>
        <w:rPr>
          <w:rFonts w:ascii="Arial" w:hAnsi="Arial" w:cs="Arial"/>
          <w:u w:val="single"/>
        </w:rPr>
      </w:pPr>
      <w:r w:rsidRPr="007C220E">
        <w:rPr>
          <w:rFonts w:ascii="Arial" w:hAnsi="Arial" w:cs="Arial"/>
        </w:rPr>
        <w:t xml:space="preserve">Que, en el carácter invocado, vengo por el presente a contestar, en legal tiempo y forma, la citación en garantía cursada en estas actuaciones, </w:t>
      </w:r>
      <w:r w:rsidRPr="007C220E">
        <w:rPr>
          <w:rFonts w:ascii="Arial" w:hAnsi="Arial" w:cs="Arial"/>
          <w:u w:val="single"/>
        </w:rPr>
        <w:t xml:space="preserve">notificada por cédula el </w:t>
      </w:r>
      <w:r w:rsidR="00A67A5F">
        <w:rPr>
          <w:rFonts w:ascii="Arial" w:hAnsi="Arial" w:cs="Arial"/>
          <w:u w:val="single"/>
        </w:rPr>
        <w:t>4</w:t>
      </w:r>
      <w:r w:rsidRPr="007C220E">
        <w:rPr>
          <w:rFonts w:ascii="Arial" w:hAnsi="Arial" w:cs="Arial"/>
          <w:u w:val="single"/>
        </w:rPr>
        <w:t xml:space="preserve"> de </w:t>
      </w:r>
      <w:r w:rsidR="00A67A5F">
        <w:rPr>
          <w:rFonts w:ascii="Arial" w:hAnsi="Arial" w:cs="Arial"/>
          <w:u w:val="single"/>
        </w:rPr>
        <w:t>febrero</w:t>
      </w:r>
      <w:r w:rsidRPr="007C220E">
        <w:rPr>
          <w:rFonts w:ascii="Arial" w:hAnsi="Arial" w:cs="Arial"/>
          <w:u w:val="single"/>
        </w:rPr>
        <w:t xml:space="preserve"> de 202</w:t>
      </w:r>
      <w:r w:rsidR="00A67A5F">
        <w:rPr>
          <w:rFonts w:ascii="Arial" w:hAnsi="Arial" w:cs="Arial"/>
          <w:u w:val="single"/>
        </w:rPr>
        <w:t>6</w:t>
      </w:r>
      <w:r w:rsidRPr="007C220E">
        <w:rPr>
          <w:rFonts w:ascii="Arial" w:hAnsi="Arial" w:cs="Arial"/>
          <w:u w:val="single"/>
        </w:rPr>
        <w:t>, cuyo vencimiento opera el 2</w:t>
      </w:r>
      <w:r w:rsidR="00F354BC">
        <w:rPr>
          <w:rFonts w:ascii="Arial" w:hAnsi="Arial" w:cs="Arial"/>
          <w:u w:val="single"/>
        </w:rPr>
        <w:t>5</w:t>
      </w:r>
      <w:r w:rsidRPr="007C220E">
        <w:rPr>
          <w:rFonts w:ascii="Arial" w:hAnsi="Arial" w:cs="Arial"/>
          <w:u w:val="single"/>
        </w:rPr>
        <w:t xml:space="preserve"> de febrero de 2026. </w:t>
      </w:r>
    </w:p>
    <w:p w14:paraId="0A769187"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Contestamos, asimismo los términos de la demanda, cuyo rechazo pedimos expresamente, con costas.</w:t>
      </w:r>
    </w:p>
    <w:p w14:paraId="3A056B9A" w14:textId="31D42F77" w:rsidR="00971E95" w:rsidRPr="007C220E" w:rsidRDefault="00971E95" w:rsidP="004B2076">
      <w:pPr>
        <w:spacing w:line="360" w:lineRule="auto"/>
        <w:ind w:left="708" w:firstLine="709"/>
        <w:jc w:val="both"/>
        <w:rPr>
          <w:rFonts w:ascii="Arial" w:hAnsi="Arial" w:cs="Arial"/>
          <w:b/>
          <w:bCs/>
        </w:rPr>
      </w:pPr>
      <w:r w:rsidRPr="007C220E">
        <w:rPr>
          <w:rFonts w:ascii="Arial" w:hAnsi="Arial" w:cs="Arial"/>
          <w:b/>
          <w:bCs/>
        </w:rPr>
        <w:t>I</w:t>
      </w:r>
      <w:r w:rsidR="00810188">
        <w:rPr>
          <w:rFonts w:ascii="Arial" w:hAnsi="Arial" w:cs="Arial"/>
          <w:b/>
          <w:bCs/>
        </w:rPr>
        <w:t>II</w:t>
      </w:r>
      <w:r w:rsidRPr="007C220E">
        <w:rPr>
          <w:rFonts w:ascii="Arial" w:hAnsi="Arial" w:cs="Arial"/>
          <w:b/>
          <w:bCs/>
        </w:rPr>
        <w:t>.- ASUME COBERTURA - DENUNCIA LÍMITE - FORMULA RESERVA:</w:t>
      </w:r>
    </w:p>
    <w:p w14:paraId="05145795" w14:textId="71014702" w:rsidR="00786050" w:rsidRDefault="00971E95" w:rsidP="004B2076">
      <w:pPr>
        <w:spacing w:line="360" w:lineRule="auto"/>
        <w:ind w:left="708" w:firstLine="709"/>
        <w:jc w:val="both"/>
        <w:rPr>
          <w:rFonts w:ascii="Arial" w:hAnsi="Arial" w:cs="Arial"/>
        </w:rPr>
      </w:pPr>
      <w:r w:rsidRPr="00971E95">
        <w:rPr>
          <w:rFonts w:ascii="Arial" w:hAnsi="Arial" w:cs="Arial"/>
        </w:rPr>
        <w:t>A la fecha de ocurrencia del hecho motivo de esta litis (</w:t>
      </w:r>
      <w:r w:rsidR="00B97067">
        <w:rPr>
          <w:rFonts w:ascii="Arial" w:hAnsi="Arial" w:cs="Arial"/>
        </w:rPr>
        <w:t>14</w:t>
      </w:r>
      <w:r w:rsidRPr="00971E95">
        <w:rPr>
          <w:rFonts w:ascii="Arial" w:hAnsi="Arial" w:cs="Arial"/>
        </w:rPr>
        <w:t xml:space="preserve"> de </w:t>
      </w:r>
      <w:r w:rsidR="00B97067">
        <w:rPr>
          <w:rFonts w:ascii="Arial" w:hAnsi="Arial" w:cs="Arial"/>
        </w:rPr>
        <w:t>abril</w:t>
      </w:r>
      <w:r w:rsidRPr="00971E95">
        <w:rPr>
          <w:rFonts w:ascii="Arial" w:hAnsi="Arial" w:cs="Arial"/>
        </w:rPr>
        <w:t xml:space="preserve"> de 2025), el vehículo </w:t>
      </w:r>
      <w:r w:rsidRPr="00117CDC">
        <w:rPr>
          <w:rFonts w:ascii="Arial" w:hAnsi="Arial" w:cs="Arial"/>
          <w:b/>
          <w:bCs/>
        </w:rPr>
        <w:t xml:space="preserve">MARCA: VOLKSWAGEN, MODELO: </w:t>
      </w:r>
      <w:r w:rsidR="003E7D70">
        <w:rPr>
          <w:rFonts w:ascii="Arial" w:hAnsi="Arial" w:cs="Arial"/>
          <w:b/>
          <w:bCs/>
        </w:rPr>
        <w:t>GOL GL 1.0 MI 3 PUERTAS</w:t>
      </w:r>
      <w:r w:rsidRPr="00117CDC">
        <w:rPr>
          <w:rFonts w:ascii="Arial" w:hAnsi="Arial" w:cs="Arial"/>
          <w:b/>
          <w:bCs/>
        </w:rPr>
        <w:t xml:space="preserve">, AÑO: </w:t>
      </w:r>
      <w:r w:rsidR="003E7D70">
        <w:rPr>
          <w:rFonts w:ascii="Arial" w:hAnsi="Arial" w:cs="Arial"/>
          <w:b/>
          <w:bCs/>
        </w:rPr>
        <w:t>1999</w:t>
      </w:r>
      <w:r w:rsidRPr="00117CDC">
        <w:rPr>
          <w:rFonts w:ascii="Arial" w:hAnsi="Arial" w:cs="Arial"/>
          <w:b/>
          <w:bCs/>
        </w:rPr>
        <w:t xml:space="preserve">, PATENTE: </w:t>
      </w:r>
      <w:r w:rsidR="003E7D70" w:rsidRPr="003E7D70">
        <w:rPr>
          <w:rFonts w:ascii="Arial" w:hAnsi="Arial" w:cs="Arial"/>
          <w:b/>
          <w:bCs/>
        </w:rPr>
        <w:t>CWB676</w:t>
      </w:r>
      <w:r w:rsidRPr="00971E95">
        <w:rPr>
          <w:rFonts w:ascii="Arial" w:hAnsi="Arial" w:cs="Arial"/>
        </w:rPr>
        <w:t xml:space="preserve">, se hallaba asegurado por mi </w:t>
      </w:r>
      <w:r w:rsidRPr="00971E95">
        <w:rPr>
          <w:rFonts w:ascii="Arial" w:hAnsi="Arial" w:cs="Arial"/>
        </w:rPr>
        <w:lastRenderedPageBreak/>
        <w:t>representada, LIBRA COMPAÑÍA ARGENTINA DE SEGUROS S.A., bajo la póliza N° 4-</w:t>
      </w:r>
      <w:r w:rsidR="000376E2" w:rsidRPr="000376E2">
        <w:rPr>
          <w:rFonts w:ascii="Arial" w:hAnsi="Arial" w:cs="Arial"/>
          <w:b/>
          <w:bCs/>
        </w:rPr>
        <w:t>1397109</w:t>
      </w:r>
      <w:r w:rsidRPr="00971E95">
        <w:rPr>
          <w:rFonts w:ascii="Arial" w:hAnsi="Arial" w:cs="Arial"/>
        </w:rPr>
        <w:t xml:space="preserve">, por el riesgo de "Responsabilidad Civil" con un límite máximo de </w:t>
      </w:r>
      <w:r w:rsidRPr="00117CDC">
        <w:rPr>
          <w:rFonts w:ascii="Arial" w:hAnsi="Arial" w:cs="Arial"/>
          <w:b/>
          <w:bCs/>
        </w:rPr>
        <w:t>$160.000.000,00</w:t>
      </w:r>
      <w:r w:rsidRPr="00971E95">
        <w:rPr>
          <w:rFonts w:ascii="Arial" w:hAnsi="Arial" w:cs="Arial"/>
        </w:rPr>
        <w:t xml:space="preserve"> por acontecimiento para daños a cosas de terceros.</w:t>
      </w:r>
      <w:r w:rsidR="00786050">
        <w:rPr>
          <w:rFonts w:ascii="Arial" w:hAnsi="Arial" w:cs="Arial"/>
        </w:rPr>
        <w:t xml:space="preserve"> Ello conforme </w:t>
      </w:r>
      <w:r w:rsidR="00786050" w:rsidRPr="00786050">
        <w:rPr>
          <w:rFonts w:ascii="Arial" w:hAnsi="Arial" w:cs="Arial"/>
        </w:rPr>
        <w:t xml:space="preserve">ello conforme la cláusula: </w:t>
      </w:r>
      <w:r w:rsidR="00786050" w:rsidRPr="00786050">
        <w:rPr>
          <w:rFonts w:ascii="Arial" w:hAnsi="Arial" w:cs="Arial"/>
          <w:b/>
          <w:bCs/>
        </w:rPr>
        <w:t>“CG-RC 01.1 - Responsabilidad Civil - Riesgo Cubierto CG-RC 1.1 Riesgo Cubierto”</w:t>
      </w:r>
      <w:r w:rsidR="00786050">
        <w:rPr>
          <w:rFonts w:ascii="Arial" w:hAnsi="Arial" w:cs="Arial"/>
        </w:rPr>
        <w:t xml:space="preserve">, la cual reza: </w:t>
      </w:r>
      <w:r w:rsidR="00786050" w:rsidRPr="00786050">
        <w:rPr>
          <w:rFonts w:ascii="Arial" w:hAnsi="Arial" w:cs="Arial"/>
          <w:i/>
          <w:iCs/>
        </w:rPr>
        <w:t>“El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w:t>
      </w:r>
      <w:r w:rsidR="00786050">
        <w:rPr>
          <w:rFonts w:ascii="Arial" w:hAnsi="Arial" w:cs="Arial"/>
          <w:i/>
          <w:iCs/>
        </w:rPr>
        <w:t xml:space="preserve"> (</w:t>
      </w:r>
      <w:r w:rsidR="00786050" w:rsidRPr="00786050">
        <w:rPr>
          <w:rFonts w:ascii="Arial" w:hAnsi="Arial" w:cs="Arial"/>
          <w:i/>
          <w:iCs/>
        </w:rPr>
        <w:t>…</w:t>
      </w:r>
      <w:r w:rsidR="00786050">
        <w:rPr>
          <w:rFonts w:ascii="Arial" w:hAnsi="Arial" w:cs="Arial"/>
          <w:i/>
          <w:iCs/>
        </w:rPr>
        <w:t>)</w:t>
      </w:r>
      <w:r w:rsidR="00786050" w:rsidRPr="00786050">
        <w:rPr>
          <w:rFonts w:ascii="Arial" w:hAnsi="Arial" w:cs="Arial"/>
          <w:i/>
          <w:iCs/>
        </w:rPr>
        <w:t>”</w:t>
      </w:r>
      <w:r w:rsidR="00786050" w:rsidRPr="00786050">
        <w:rPr>
          <w:rFonts w:ascii="Arial" w:hAnsi="Arial" w:cs="Arial"/>
        </w:rPr>
        <w:t xml:space="preserve"> </w:t>
      </w:r>
    </w:p>
    <w:p w14:paraId="70BF0B63" w14:textId="599004C8" w:rsidR="00971E95" w:rsidRDefault="00786050" w:rsidP="004B2076">
      <w:pPr>
        <w:spacing w:line="360" w:lineRule="auto"/>
        <w:ind w:left="708" w:firstLine="709"/>
        <w:jc w:val="both"/>
        <w:rPr>
          <w:rFonts w:ascii="Arial" w:hAnsi="Arial" w:cs="Arial"/>
        </w:rPr>
      </w:pPr>
      <w:r w:rsidRPr="00786050">
        <w:rPr>
          <w:rFonts w:ascii="Arial" w:hAnsi="Arial" w:cs="Arial"/>
        </w:rPr>
        <w:t>En consecuencia, la eventual responsabilidad de mi mandante se encuentra estricta y taxativamente limitada a los alcances, condiciones y montos máximos pactados contractualmente, los cuales resultan plenamente oponibles tanto al asegurado como a los terceros reclamantes, no pudiendo extenderse por fuera del límite de cobertura convenido ni por vía interpretativa ni judicial.</w:t>
      </w:r>
    </w:p>
    <w:p w14:paraId="2D3EE85E" w14:textId="2B9AE7E5" w:rsidR="00971E95" w:rsidRPr="007C220E" w:rsidRDefault="00971E95" w:rsidP="004B2076">
      <w:pPr>
        <w:spacing w:line="360" w:lineRule="auto"/>
        <w:ind w:left="708" w:firstLine="709"/>
        <w:jc w:val="both"/>
        <w:rPr>
          <w:rFonts w:ascii="Arial" w:hAnsi="Arial" w:cs="Arial"/>
        </w:rPr>
      </w:pPr>
      <w:r w:rsidRPr="007C220E">
        <w:rPr>
          <w:rFonts w:ascii="Arial" w:hAnsi="Arial" w:cs="Arial"/>
        </w:rPr>
        <w:t>Manifiesto que mi mandante subordina la asunción de la responsabilidad derivada de la póliza contratada, así como de su posterior actuación en este juicio, a la efectiva traba de la litis con respecto a la asegurada, toda vez que el actor carece de acción en “forma autónoma” con relación a mi mandante para promover esta demanda, conforme jurisprudencia plenaria del fuero y legislación vigente.</w:t>
      </w:r>
    </w:p>
    <w:p w14:paraId="61653716"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14:paraId="02FF3823" w14:textId="065B4A5D" w:rsidR="00971E95" w:rsidRPr="007C220E" w:rsidRDefault="00971E95" w:rsidP="004B2076">
      <w:pPr>
        <w:spacing w:line="360" w:lineRule="auto"/>
        <w:ind w:left="708" w:firstLine="709"/>
        <w:jc w:val="both"/>
        <w:rPr>
          <w:rFonts w:ascii="Arial" w:hAnsi="Arial" w:cs="Arial"/>
        </w:rPr>
      </w:pPr>
      <w:r w:rsidRPr="007C220E">
        <w:rPr>
          <w:rFonts w:ascii="Arial" w:hAnsi="Arial" w:cs="Arial"/>
          <w:b/>
          <w:bCs/>
        </w:rPr>
        <w:lastRenderedPageBreak/>
        <w:t>LIMITE DE COBERTURA:</w:t>
      </w:r>
      <w:r w:rsidRPr="007C220E">
        <w:rPr>
          <w:rFonts w:ascii="Arial" w:hAnsi="Arial" w:cs="Arial"/>
        </w:rPr>
        <w:t xml:space="preserve"> Tal como indicara ut supra, el alcance de la cobertura debida por mi representada en virtud del contrato de seguro que amparaba al vehículo dominio </w:t>
      </w:r>
      <w:r w:rsidR="00BD200D" w:rsidRPr="003E7D70">
        <w:rPr>
          <w:rFonts w:ascii="Arial" w:hAnsi="Arial" w:cs="Arial"/>
          <w:b/>
          <w:bCs/>
        </w:rPr>
        <w:t>CWB676</w:t>
      </w:r>
      <w:r w:rsidRPr="007C220E">
        <w:rPr>
          <w:rFonts w:ascii="Arial" w:hAnsi="Arial" w:cs="Arial"/>
        </w:rPr>
        <w:t xml:space="preserve">, el riesgo "responsabilidad civil hacia terceros" se limita a la suma de </w:t>
      </w:r>
      <w:r w:rsidRPr="00117CDC">
        <w:rPr>
          <w:rFonts w:ascii="Arial" w:hAnsi="Arial" w:cs="Arial"/>
          <w:b/>
          <w:bCs/>
        </w:rPr>
        <w:t>$160.000.000,00.</w:t>
      </w:r>
    </w:p>
    <w:p w14:paraId="141954D5"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La suma denunciada como límite de cobertura resulta aplicable para el seguro de responsabilidad civil automotor, al haber sido establecida por la Superintendencia de Seguros de la Nación, en su carácter de Organismo de Contralor del mercado asegurador siendo ley entre las partes contratantes y resultando oponible a todo tercero damnificado. </w:t>
      </w:r>
    </w:p>
    <w:p w14:paraId="2AD8391D"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De modo tal que, en caso de resultar condenado el asegurado, la condena solo podrá ser extendida en la medida del seguro y hasta el límite de cobertura contratado. Como se ha señalado </w:t>
      </w:r>
      <w:r w:rsidRPr="00BD200D">
        <w:rPr>
          <w:rFonts w:ascii="Arial" w:hAnsi="Arial" w:cs="Arial"/>
          <w:i/>
          <w:iCs/>
        </w:rPr>
        <w:t>“habrá de tenerse presente que ello resulta de la previsión 2 contenida en el art. 118.3 Ley de Seguros, ya que la sentencia de condena contra el responsable civil será ejecutable contra el asegurador “en la medida del seguro”, debiendo ello entenderse como entidad cuantitativa referida a los límites económicos de garantía asegurativa, como así también a la delimitación subjetiva y objetiva del riesgo”</w:t>
      </w:r>
      <w:r w:rsidRPr="007C220E">
        <w:rPr>
          <w:rFonts w:ascii="Arial" w:hAnsi="Arial" w:cs="Arial"/>
        </w:rPr>
        <w:t xml:space="preserve"> (Stiglitz, Ruben S., Jurisprudencia anotada SJA 2/3/2005 JA 2005-I-786 Comentario al fallo de la C. Nac. Civ, Sala G, 6/7/2004 – Diaz, Elvira C v. Empresa Gutierrez SRL y otro). </w:t>
      </w:r>
    </w:p>
    <w:p w14:paraId="4413CDD3" w14:textId="3DC168E5" w:rsidR="00971E95" w:rsidRPr="007C220E" w:rsidRDefault="00971E95" w:rsidP="004B2076">
      <w:pPr>
        <w:spacing w:line="360" w:lineRule="auto"/>
        <w:ind w:left="708" w:firstLine="709"/>
        <w:jc w:val="both"/>
        <w:rPr>
          <w:rFonts w:ascii="Arial" w:hAnsi="Arial" w:cs="Arial"/>
        </w:rPr>
      </w:pPr>
      <w:r w:rsidRPr="007C220E">
        <w:rPr>
          <w:rFonts w:ascii="Arial" w:hAnsi="Arial" w:cs="Arial"/>
        </w:rPr>
        <w:t>En este sentido, reiteradamente la Corte Suprema de Justicia de la Nación ha sostenido que deben ser respetados los límites establecidos en los contratos de seguro y que las cláusulas contractuales del seguro son oponibles a la víctima de un accidente de tránsito. (</w:t>
      </w:r>
      <w:r w:rsidR="00D124DA" w:rsidRPr="007C220E">
        <w:rPr>
          <w:rFonts w:ascii="Arial" w:hAnsi="Arial" w:cs="Arial"/>
        </w:rPr>
        <w:t>Fallos: 329:3054</w:t>
      </w:r>
      <w:r w:rsidRPr="007C220E">
        <w:rPr>
          <w:rFonts w:ascii="Arial" w:hAnsi="Arial" w:cs="Arial"/>
        </w:rPr>
        <w:t xml:space="preserve"> y </w:t>
      </w:r>
      <w:proofErr w:type="gramStart"/>
      <w:r w:rsidRPr="007C220E">
        <w:rPr>
          <w:rFonts w:ascii="Arial" w:hAnsi="Arial" w:cs="Arial"/>
        </w:rPr>
        <w:t>3488;330:3483</w:t>
      </w:r>
      <w:proofErr w:type="gramEnd"/>
      <w:r w:rsidRPr="007C220E">
        <w:rPr>
          <w:rFonts w:ascii="Arial" w:hAnsi="Arial" w:cs="Arial"/>
        </w:rPr>
        <w:t xml:space="preserve"> y 331:379 y causas CSJ166/2007 (43-0) / CS1"</w:t>
      </w:r>
      <w:r w:rsidR="00894946" w:rsidRPr="007C220E">
        <w:rPr>
          <w:rFonts w:ascii="Arial" w:hAnsi="Arial" w:cs="Arial"/>
        </w:rPr>
        <w:t>Obarrio, María</w:t>
      </w:r>
      <w:r w:rsidR="00D124DA">
        <w:rPr>
          <w:rFonts w:ascii="Arial" w:hAnsi="Arial" w:cs="Arial"/>
        </w:rPr>
        <w:t xml:space="preserve"> </w:t>
      </w:r>
      <w:r w:rsidRPr="007C220E">
        <w:rPr>
          <w:rFonts w:ascii="Arial" w:hAnsi="Arial" w:cs="Arial"/>
        </w:rPr>
        <w:t xml:space="preserve">Pía c/ Microómnibus Norte </w:t>
      </w:r>
      <w:proofErr w:type="spellStart"/>
      <w:r w:rsidRPr="007C220E">
        <w:rPr>
          <w:rFonts w:ascii="Arial" w:hAnsi="Arial" w:cs="Arial"/>
        </w:rPr>
        <w:t>S.A.y</w:t>
      </w:r>
      <w:proofErr w:type="spellEnd"/>
      <w:r w:rsidRPr="007C220E">
        <w:rPr>
          <w:rFonts w:ascii="Arial" w:hAnsi="Arial" w:cs="Arial"/>
        </w:rPr>
        <w:t xml:space="preserve"> otros" y CSJ327/2007(43-</w:t>
      </w:r>
      <w:proofErr w:type="gramStart"/>
      <w:r w:rsidRPr="007C220E">
        <w:rPr>
          <w:rFonts w:ascii="Arial" w:hAnsi="Arial" w:cs="Arial"/>
        </w:rPr>
        <w:t>G)/</w:t>
      </w:r>
      <w:proofErr w:type="gramEnd"/>
      <w:r w:rsidRPr="007C220E">
        <w:rPr>
          <w:rFonts w:ascii="Arial" w:hAnsi="Arial" w:cs="Arial"/>
        </w:rPr>
        <w:t>CS1 "Gauna, Agustín y su acumulado c/ La Economía Comercial S.A.</w:t>
      </w:r>
      <w:r w:rsidR="00D124DA">
        <w:rPr>
          <w:rFonts w:ascii="Arial" w:hAnsi="Arial" w:cs="Arial"/>
        </w:rPr>
        <w:t xml:space="preserve"> </w:t>
      </w:r>
      <w:r w:rsidRPr="007C220E">
        <w:rPr>
          <w:rFonts w:ascii="Arial" w:hAnsi="Arial" w:cs="Arial"/>
        </w:rPr>
        <w:t>de Seguros Generales y otro</w:t>
      </w:r>
      <w:r w:rsidR="00D124DA">
        <w:rPr>
          <w:rFonts w:ascii="Arial" w:hAnsi="Arial" w:cs="Arial"/>
        </w:rPr>
        <w:t xml:space="preserve"> </w:t>
      </w:r>
      <w:proofErr w:type="gramStart"/>
      <w:r w:rsidRPr="007C220E">
        <w:rPr>
          <w:rFonts w:ascii="Arial" w:hAnsi="Arial" w:cs="Arial"/>
        </w:rPr>
        <w:t>",sentencias</w:t>
      </w:r>
      <w:proofErr w:type="gramEnd"/>
      <w:r w:rsidRPr="007C220E">
        <w:rPr>
          <w:rFonts w:ascii="Arial" w:hAnsi="Arial" w:cs="Arial"/>
        </w:rPr>
        <w:t xml:space="preserve"> de l4 de marzo</w:t>
      </w:r>
      <w:r w:rsidR="00D124DA">
        <w:rPr>
          <w:rFonts w:ascii="Arial" w:hAnsi="Arial" w:cs="Arial"/>
        </w:rPr>
        <w:t xml:space="preserve"> </w:t>
      </w:r>
      <w:r w:rsidRPr="007C220E">
        <w:rPr>
          <w:rFonts w:ascii="Arial" w:hAnsi="Arial" w:cs="Arial"/>
        </w:rPr>
        <w:t xml:space="preserve">de 2008). </w:t>
      </w:r>
    </w:p>
    <w:p w14:paraId="46CBEBA6"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En igual sentido, ha dicho la CSJN que la función social que cumple el contrato de seguros no genera la implicancia del deber de reparar la integralidad de daños sufridos por la víctima de un accidente de tránsito, sin consideración alguna de las condiciones contractuales establecidas en el contrato de seguros. Y si bien la reparación integral constituye un principio constitucional que debe ser tutelado, ello no obsta a que el contrato de seguro rija exclusivamente la relación jurídica existente entre los otorgantes, en tanto por no participar de tal </w:t>
      </w:r>
      <w:r w:rsidRPr="007C220E">
        <w:rPr>
          <w:rFonts w:ascii="Arial" w:hAnsi="Arial" w:cs="Arial"/>
        </w:rPr>
        <w:lastRenderedPageBreak/>
        <w:t xml:space="preserve">relación jurídica, los damnificados revisten la condición de terceros frente a los contratantes (causa "Buffoni" - Fallos: 337:329). </w:t>
      </w:r>
    </w:p>
    <w:p w14:paraId="181C0A89"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Cabe señalar que, con relación a la fuente de la obligación, las obligaciones del demandado civilmente responsable y de la aseguradora citada en garantía poseen distintos sujetos y tienen distinta causa. En cuanto a los sujetos, no son los mismos deudores y acreedores en una y otra obligación, ya que en una la causa es la ley y en la otra el contrato. </w:t>
      </w:r>
    </w:p>
    <w:p w14:paraId="06CCEB56"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En lo relativo al daño ocasionado el asegurado es en quien recae la obligación de reparar el daño ocasionado y el asegurado debe garantizar la indemnidad del asegurado en la medida del seguro. Es decir que el origen de la obligación en cabeza de la aseguradora no es el daño sino el “contrato de seguro”. </w:t>
      </w:r>
    </w:p>
    <w:p w14:paraId="7E6CF33E" w14:textId="7740785F"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Así, del Art. 68 de la Ley de Tránsito no surge que la cobertura deba ser integral, irrestricta o limitada, en tanto la norma si bien establece la obligatoriedad del seguro de responsabilidad civil no determina la extensión de responsabilidad de la aseguradora. </w:t>
      </w:r>
    </w:p>
    <w:p w14:paraId="34BC89C9" w14:textId="64F433E4"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Por tal motivo, la CSJN ha reiterado </w:t>
      </w:r>
      <w:r w:rsidR="00D124DA" w:rsidRPr="007C220E">
        <w:rPr>
          <w:rFonts w:ascii="Arial" w:hAnsi="Arial" w:cs="Arial"/>
        </w:rPr>
        <w:t>que,</w:t>
      </w:r>
      <w:r w:rsidRPr="007C220E">
        <w:rPr>
          <w:rFonts w:ascii="Arial" w:hAnsi="Arial" w:cs="Arial"/>
        </w:rPr>
        <w:t xml:space="preserve"> si bien la finalidad social del seguro de responsabilidad civil es tanto proteger a las víctimas de los accidentes de tránsito como permitir un fácil acceso de la comunidad al seguro, no autoriza per se a los jueces a declarar inoponible al actor el límite de la cobertura pactada entre la aseguradora y el asegurado. Si las pólizas emitidas no tuvieran límites de cobertura, ello implicaría que los seguros no solo serían más costosos para los asegurados, sino también, serán más costosos que lo necesario para cubrir los riesgos en que puede incurrir el universo de asegurados. </w:t>
      </w:r>
    </w:p>
    <w:p w14:paraId="3FFEAC07" w14:textId="7F56C341"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Los límites de cobertura, sea en seguros obligatorios o voluntarios, constituyen un elemento esencial en la estructura técnica del seguro y su falta de consideración puede perjudicar la solvencia de las aseguradoras, la relación de estas con su reaseguro, el respaldo hacia los asegurados y, por consiguiente, al mercado asegurador en general. </w:t>
      </w:r>
    </w:p>
    <w:p w14:paraId="281A5160"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El principio de compensación integral no es absoluto pues en materia responsabilidad civil el legislador puede optar por diversos sistemas de reparación, siempre que estos se mantengan dentro del límite general impuesto por el artículo 28 de la Constitución Nacional. Es decir, el principio de la reparación integral no es incompatible con sistemas que establezcan una </w:t>
      </w:r>
      <w:r w:rsidRPr="007C220E">
        <w:rPr>
          <w:rFonts w:ascii="Arial" w:hAnsi="Arial" w:cs="Arial"/>
        </w:rPr>
        <w:lastRenderedPageBreak/>
        <w:t xml:space="preserve">indemnización —limitada o tasada—, en la medida que el sistema en cuestión sea razonable. </w:t>
      </w:r>
    </w:p>
    <w:p w14:paraId="14B098A2"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La regla de derecho según la cual los contratos no pueden perjudicar ni oponerse a terceros no es un fundamento válido para concluir que el límite de cobertura pactado en la póliza, de acuerdo con las condiciones fijadas por la Superintendencia, no es oponible a la víctima. El contrato, entonces, no puede perjudicar a la víctima, pero tampoco podría beneficiarla más allá de sus términos y de lo dispuesto en las normas aplicables.</w:t>
      </w:r>
    </w:p>
    <w:p w14:paraId="55DC40A3" w14:textId="63DBB8EA"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Tampoco sirve que como fundamento invocar la Ley de Defensa del Consumidor (texto, según la ley 26.361), ya que la misma no condiciona en modo alguno lo expuesto en los anteriores </w:t>
      </w:r>
      <w:r w:rsidR="005E6BFF" w:rsidRPr="007C220E">
        <w:rPr>
          <w:rFonts w:ascii="Arial" w:hAnsi="Arial" w:cs="Arial"/>
        </w:rPr>
        <w:t>párrafos</w:t>
      </w:r>
      <w:r w:rsidRPr="007C220E">
        <w:rPr>
          <w:rFonts w:ascii="Arial" w:hAnsi="Arial" w:cs="Arial"/>
        </w:rPr>
        <w:t xml:space="preserve">, puesto que se trata de una ley general posterior que no deroga ni modifica una ley especial anterior, cuando dicha ley regula un régimen singular tal 4 como ocurre en el caso de los contratos de seguro. Y si bien prevé que </w:t>
      </w:r>
      <w:r w:rsidRPr="007C220E">
        <w:rPr>
          <w:rFonts w:ascii="Arial" w:hAnsi="Arial" w:cs="Arial"/>
          <w:i/>
          <w:iCs/>
        </w:rPr>
        <w:t>“Las relaciones de consumo se rigen por el régimen establecido en esta ley y sus reglamentaciones sin perjuicio de que el proveedor, por la actividad que desarrolle, esté alcanzado asimismo por otra normativa específica”</w:t>
      </w:r>
      <w:r w:rsidRPr="007C220E">
        <w:rPr>
          <w:rFonts w:ascii="Arial" w:hAnsi="Arial" w:cs="Arial"/>
        </w:rPr>
        <w:t xml:space="preserve"> (artículo 3), esa disposición no puede ser interpretada con un alcance tal que deje sin efecto las estipulaciones contractuales de terceros ajustadas a normas regulatorias de la actividad aseguradora de acuerdo con la Ley Nacional de Tránsito, régimen que compatibiliza los distintos intereses en juego. (CSJ 1319/2008 (44-M) /CS1 "Martínez de Costa, María Esther c/ Vallejos, Hugo Manuel y otros s/ daños y perjuicios", fallada el 9 de </w:t>
      </w:r>
      <w:proofErr w:type="spellStart"/>
      <w:r w:rsidRPr="007C220E">
        <w:rPr>
          <w:rFonts w:ascii="Arial" w:hAnsi="Arial" w:cs="Arial"/>
        </w:rPr>
        <w:t>diciembrede</w:t>
      </w:r>
      <w:proofErr w:type="spellEnd"/>
      <w:r w:rsidRPr="007C220E">
        <w:rPr>
          <w:rFonts w:ascii="Arial" w:hAnsi="Arial" w:cs="Arial"/>
        </w:rPr>
        <w:t xml:space="preserve"> 2009 y "Buffoni"(Fa-llos:337:329). </w:t>
      </w:r>
    </w:p>
    <w:p w14:paraId="7DA8997C" w14:textId="77777777" w:rsidR="00971E95" w:rsidRPr="00D124DA" w:rsidRDefault="00971E95" w:rsidP="004B2076">
      <w:pPr>
        <w:spacing w:line="360" w:lineRule="auto"/>
        <w:ind w:left="708" w:firstLine="709"/>
        <w:jc w:val="both"/>
        <w:rPr>
          <w:rFonts w:ascii="Arial" w:hAnsi="Arial" w:cs="Arial"/>
        </w:rPr>
      </w:pPr>
      <w:r w:rsidRPr="00D124DA">
        <w:rPr>
          <w:rFonts w:ascii="Arial" w:hAnsi="Arial" w:cs="Arial"/>
        </w:rPr>
        <w:t xml:space="preserve">Tal como se </w:t>
      </w:r>
      <w:proofErr w:type="gramStart"/>
      <w:r w:rsidRPr="00D124DA">
        <w:rPr>
          <w:rFonts w:ascii="Arial" w:hAnsi="Arial" w:cs="Arial"/>
        </w:rPr>
        <w:t>pronunciara</w:t>
      </w:r>
      <w:proofErr w:type="gramEnd"/>
      <w:r w:rsidRPr="00D124DA">
        <w:rPr>
          <w:rFonts w:ascii="Arial" w:hAnsi="Arial" w:cs="Arial"/>
        </w:rPr>
        <w:t xml:space="preserve"> la CJSN los límites del contrato de seguro son plenamente válidos y oponible a las víctimas: “La obligación del asegurador de reparar el daño tiene naturaleza meramente "contractual", y si su finalidad es indemnizar al asegurado de los perjuicios sufridos por la producción del riesgo asegurado, su origen no es el daño sino el contrato de seguro. De tal manera la pretensión de que la aseguradora se haga cargo del pago de la indemnización más allá de las limitaciones cuantitativas establecidas en el contrato carece de fuente jurídica que la justifique y, por tanto, no puede ser el objeto de una obligación civil” (CSJ 678/2013 (49-</w:t>
      </w:r>
      <w:proofErr w:type="gramStart"/>
      <w:r w:rsidRPr="00D124DA">
        <w:rPr>
          <w:rFonts w:ascii="Arial" w:hAnsi="Arial" w:cs="Arial"/>
        </w:rPr>
        <w:t>F)/</w:t>
      </w:r>
      <w:proofErr w:type="gramEnd"/>
      <w:r w:rsidRPr="00D124DA">
        <w:rPr>
          <w:rFonts w:ascii="Arial" w:hAnsi="Arial" w:cs="Arial"/>
        </w:rPr>
        <w:t xml:space="preserve">CS1 “Flores, Lorena Romina c/ Gimenez, Marcelino Osvaldo y </w:t>
      </w:r>
      <w:proofErr w:type="spellStart"/>
      <w:r w:rsidRPr="00D124DA">
        <w:rPr>
          <w:rFonts w:ascii="Arial" w:hAnsi="Arial" w:cs="Arial"/>
        </w:rPr>
        <w:t>otro s</w:t>
      </w:r>
      <w:proofErr w:type="spellEnd"/>
      <w:r w:rsidRPr="00D124DA">
        <w:rPr>
          <w:rFonts w:ascii="Arial" w:hAnsi="Arial" w:cs="Arial"/>
        </w:rPr>
        <w:t xml:space="preserve">/ Daños y perjuicios – acc. Tran. c/ les. O muerte). Ratificado el 24/04/2018 mediante causa 31171/2012 “Aimar, Maria Cristina y otro c/ Molina, Jose Alfredo y otros s/ Daños y Perjuicios”. </w:t>
      </w:r>
    </w:p>
    <w:p w14:paraId="481515F2" w14:textId="77777777" w:rsidR="00971E95" w:rsidRPr="00D124DA" w:rsidRDefault="00971E95" w:rsidP="004B2076">
      <w:pPr>
        <w:spacing w:line="360" w:lineRule="auto"/>
        <w:ind w:left="708" w:firstLine="709"/>
        <w:jc w:val="both"/>
        <w:rPr>
          <w:rFonts w:ascii="Arial" w:hAnsi="Arial" w:cs="Arial"/>
        </w:rPr>
      </w:pPr>
      <w:r w:rsidRPr="00D124DA">
        <w:rPr>
          <w:rFonts w:ascii="Arial" w:hAnsi="Arial" w:cs="Arial"/>
        </w:rPr>
        <w:lastRenderedPageBreak/>
        <w:t xml:space="preserve">En fecha el 14/12/2023 en los autos CIV 1728/2017/CS1 "Álvarez, Martín Lucero c/ Moscatelli, Emanuel Guillermo y </w:t>
      </w:r>
      <w:proofErr w:type="spellStart"/>
      <w:r w:rsidRPr="00D124DA">
        <w:rPr>
          <w:rFonts w:ascii="Arial" w:hAnsi="Arial" w:cs="Arial"/>
        </w:rPr>
        <w:t>otro s</w:t>
      </w:r>
      <w:proofErr w:type="spellEnd"/>
      <w:r w:rsidRPr="00D124DA">
        <w:rPr>
          <w:rFonts w:ascii="Arial" w:hAnsi="Arial" w:cs="Arial"/>
        </w:rPr>
        <w:t xml:space="preserve">/ Daños y Perjuicios", la CSJN ha ratificado su doctrina, despejando nuevamente toda opinión en contrario. </w:t>
      </w:r>
    </w:p>
    <w:p w14:paraId="6BF7ADF7"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En consecuencia, para el supuesto caso de prosperar la demanda entablada por la parte actora, solicito que la sentencia se haga extensiva a mi representada sólo hasta el límite de cobertura invocado.</w:t>
      </w:r>
    </w:p>
    <w:p w14:paraId="17D9E0C2"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b/>
          <w:bCs/>
        </w:rPr>
        <w:t>DEFENSA EN JUICIO DEL ASEGURADO:</w:t>
      </w:r>
      <w:r w:rsidRPr="007C220E">
        <w:rPr>
          <w:rFonts w:ascii="Arial" w:hAnsi="Arial" w:cs="Arial"/>
        </w:rPr>
        <w:t xml:space="preserve"> De conformidad con lo establecido por la cláusula tercera de la Póliza Básica del Seguro Obligatorio de Responsabilidad Civil, en caso de que el Asegurado y/o Conductor del vehículo asegurado asuman su defensa en juicio sin darle noticia oportuna a mi representada para que éste la asuma, los honorarios de los letrados de éstos quedarán a su exclusivo cargo de </w:t>
      </w:r>
      <w:proofErr w:type="gramStart"/>
      <w:r w:rsidRPr="007C220E">
        <w:rPr>
          <w:rFonts w:ascii="Arial" w:hAnsi="Arial" w:cs="Arial"/>
        </w:rPr>
        <w:t>los mismos</w:t>
      </w:r>
      <w:proofErr w:type="gramEnd"/>
      <w:r w:rsidRPr="007C220E">
        <w:rPr>
          <w:rFonts w:ascii="Arial" w:hAnsi="Arial" w:cs="Arial"/>
        </w:rPr>
        <w:t>.</w:t>
      </w:r>
    </w:p>
    <w:p w14:paraId="1C90280E" w14:textId="146C838C" w:rsidR="00971E95" w:rsidRPr="00831834" w:rsidRDefault="00080766" w:rsidP="711FC840">
      <w:pPr>
        <w:spacing w:line="360" w:lineRule="auto"/>
        <w:ind w:left="708" w:firstLine="709"/>
        <w:jc w:val="both"/>
        <w:rPr>
          <w:rFonts w:ascii="Arial" w:hAnsi="Arial" w:cs="Arial"/>
          <w:b/>
          <w:bCs/>
        </w:rPr>
      </w:pPr>
      <w:r>
        <w:rPr>
          <w:rFonts w:ascii="Arial" w:hAnsi="Arial" w:cs="Arial"/>
          <w:b/>
          <w:bCs/>
        </w:rPr>
        <w:t>I</w:t>
      </w:r>
      <w:r w:rsidR="00971E95" w:rsidRPr="00831834">
        <w:rPr>
          <w:rFonts w:ascii="Arial" w:hAnsi="Arial" w:cs="Arial"/>
          <w:b/>
          <w:bCs/>
        </w:rPr>
        <w:t>V.- CONTESTA DEMANDA. NEGATIVAS GENERALES Y PARTICULARES.</w:t>
      </w:r>
    </w:p>
    <w:p w14:paraId="615D4FB1" w14:textId="3E80848D" w:rsidR="00971E95" w:rsidRPr="00831834" w:rsidRDefault="00971E95" w:rsidP="711FC840">
      <w:pPr>
        <w:spacing w:line="360" w:lineRule="auto"/>
        <w:ind w:left="708" w:firstLine="709"/>
        <w:jc w:val="both"/>
        <w:rPr>
          <w:rFonts w:ascii="Arial" w:hAnsi="Arial" w:cs="Arial"/>
          <w:b/>
          <w:bCs/>
        </w:rPr>
      </w:pPr>
      <w:r w:rsidRPr="00831834">
        <w:rPr>
          <w:rFonts w:ascii="Arial" w:hAnsi="Arial" w:cs="Arial"/>
          <w:b/>
          <w:bCs/>
        </w:rPr>
        <w:t>A) NEGATIVA</w:t>
      </w:r>
      <w:r w:rsidR="74292C62" w:rsidRPr="00831834">
        <w:rPr>
          <w:rFonts w:ascii="Arial" w:hAnsi="Arial" w:cs="Arial"/>
          <w:b/>
          <w:bCs/>
        </w:rPr>
        <w:t>S:</w:t>
      </w:r>
    </w:p>
    <w:p w14:paraId="55B59946"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De manera específica, se niegan las siguientes afirmaciones de la actora:</w:t>
      </w:r>
    </w:p>
    <w:p w14:paraId="326C819C" w14:textId="0BF282B4" w:rsidR="00E15BF2" w:rsidRPr="00E15BF2" w:rsidRDefault="00E15BF2" w:rsidP="00E15BF2">
      <w:pPr>
        <w:spacing w:line="360" w:lineRule="auto"/>
        <w:ind w:left="708" w:firstLine="709"/>
        <w:jc w:val="both"/>
        <w:rPr>
          <w:rFonts w:ascii="Arial" w:hAnsi="Arial" w:cs="Arial"/>
        </w:rPr>
      </w:pPr>
      <w:r w:rsidRPr="00D16345">
        <w:rPr>
          <w:rFonts w:ascii="Arial" w:hAnsi="Arial" w:cs="Arial"/>
        </w:rPr>
        <w:t>1. Niego que el siniestro objeto de autos haya ocurrido a las 21:45 horas del día 14 de abril de 2025</w:t>
      </w:r>
      <w:r w:rsidR="00D16345" w:rsidRPr="00D16345">
        <w:rPr>
          <w:rFonts w:ascii="Arial" w:hAnsi="Arial" w:cs="Arial"/>
        </w:rPr>
        <w:t>.</w:t>
      </w:r>
      <w:r w:rsidR="00D16345">
        <w:rPr>
          <w:rFonts w:ascii="Arial" w:hAnsi="Arial" w:cs="Arial"/>
        </w:rPr>
        <w:t xml:space="preserve"> </w:t>
      </w:r>
    </w:p>
    <w:p w14:paraId="07B4F8F2" w14:textId="77777777" w:rsidR="00E15BF2" w:rsidRPr="00E15BF2" w:rsidRDefault="00E15BF2" w:rsidP="00E15BF2">
      <w:pPr>
        <w:spacing w:line="360" w:lineRule="auto"/>
        <w:ind w:left="708" w:firstLine="709"/>
        <w:jc w:val="both"/>
        <w:rPr>
          <w:rFonts w:ascii="Arial" w:hAnsi="Arial" w:cs="Arial"/>
        </w:rPr>
      </w:pPr>
      <w:r w:rsidRPr="00E15BF2">
        <w:rPr>
          <w:rFonts w:ascii="Arial" w:hAnsi="Arial" w:cs="Arial"/>
        </w:rPr>
        <w:t>2. Niego que el actor circulaba cumpliendo con todas las normas de tránsito vigentes al momento del hecho.</w:t>
      </w:r>
    </w:p>
    <w:p w14:paraId="44BF0307" w14:textId="77777777" w:rsidR="00E15BF2" w:rsidRPr="00E15BF2" w:rsidRDefault="00E15BF2" w:rsidP="00E15BF2">
      <w:pPr>
        <w:spacing w:line="360" w:lineRule="auto"/>
        <w:ind w:left="708" w:firstLine="709"/>
        <w:jc w:val="both"/>
        <w:rPr>
          <w:rFonts w:ascii="Arial" w:hAnsi="Arial" w:cs="Arial"/>
        </w:rPr>
      </w:pPr>
      <w:r w:rsidRPr="00E15BF2">
        <w:rPr>
          <w:rFonts w:ascii="Arial" w:hAnsi="Arial" w:cs="Arial"/>
        </w:rPr>
        <w:t>3. Niego que el Sr. Bruno Facundo mantuviera el pleno dominio de su motovehículo Zanella RX 150.</w:t>
      </w:r>
    </w:p>
    <w:p w14:paraId="6EE3F656" w14:textId="77777777" w:rsidR="00E15BF2" w:rsidRPr="00E15BF2" w:rsidRDefault="00E15BF2" w:rsidP="00E15BF2">
      <w:pPr>
        <w:spacing w:line="360" w:lineRule="auto"/>
        <w:ind w:left="708" w:firstLine="709"/>
        <w:jc w:val="both"/>
        <w:rPr>
          <w:rFonts w:ascii="Arial" w:hAnsi="Arial" w:cs="Arial"/>
        </w:rPr>
      </w:pPr>
      <w:r w:rsidRPr="00E15BF2">
        <w:rPr>
          <w:rFonts w:ascii="Arial" w:hAnsi="Arial" w:cs="Arial"/>
        </w:rPr>
        <w:t>4. Niego que el actor circulara a una velocidad precautoria y reglamentaria para la zona urbana.</w:t>
      </w:r>
    </w:p>
    <w:p w14:paraId="3A6E366E" w14:textId="77777777" w:rsidR="00E15BF2" w:rsidRPr="00E15BF2" w:rsidRDefault="00E15BF2" w:rsidP="00E15BF2">
      <w:pPr>
        <w:spacing w:line="360" w:lineRule="auto"/>
        <w:ind w:left="708" w:firstLine="709"/>
        <w:jc w:val="both"/>
        <w:rPr>
          <w:rFonts w:ascii="Arial" w:hAnsi="Arial" w:cs="Arial"/>
        </w:rPr>
      </w:pPr>
      <w:r w:rsidRPr="00E15BF2">
        <w:rPr>
          <w:rFonts w:ascii="Arial" w:hAnsi="Arial" w:cs="Arial"/>
        </w:rPr>
        <w:t>5. Niego que la conducta de mi asegurado, Sr. Félix Hernán González Cárdenas, haya sido sorpresiva.</w:t>
      </w:r>
    </w:p>
    <w:p w14:paraId="312AF719" w14:textId="77777777" w:rsidR="00E15BF2" w:rsidRPr="00E15BF2" w:rsidRDefault="00E15BF2" w:rsidP="00E15BF2">
      <w:pPr>
        <w:spacing w:line="360" w:lineRule="auto"/>
        <w:ind w:left="708" w:firstLine="709"/>
        <w:jc w:val="both"/>
        <w:rPr>
          <w:rFonts w:ascii="Arial" w:hAnsi="Arial" w:cs="Arial"/>
        </w:rPr>
      </w:pPr>
      <w:r w:rsidRPr="00E15BF2">
        <w:rPr>
          <w:rFonts w:ascii="Arial" w:hAnsi="Arial" w:cs="Arial"/>
        </w:rPr>
        <w:t>6. Niego que el asegurado haya actuado con imprudencia en la conducción de su vehículo VW Gol.</w:t>
      </w:r>
    </w:p>
    <w:p w14:paraId="58564B74" w14:textId="77777777" w:rsidR="00E15BF2" w:rsidRPr="00E15BF2" w:rsidRDefault="00E15BF2" w:rsidP="00E15BF2">
      <w:pPr>
        <w:spacing w:line="360" w:lineRule="auto"/>
        <w:ind w:left="708" w:firstLine="709"/>
        <w:jc w:val="both"/>
        <w:rPr>
          <w:rFonts w:ascii="Arial" w:hAnsi="Arial" w:cs="Arial"/>
        </w:rPr>
      </w:pPr>
      <w:r w:rsidRPr="00E15BF2">
        <w:rPr>
          <w:rFonts w:ascii="Arial" w:hAnsi="Arial" w:cs="Arial"/>
        </w:rPr>
        <w:t>7. Niego que mi representado haya obrado con negligencia en las circunstancias de tiempo y lugar descriptas.</w:t>
      </w:r>
    </w:p>
    <w:p w14:paraId="01998506" w14:textId="77777777" w:rsidR="00E15BF2" w:rsidRPr="00E15BF2" w:rsidRDefault="00E15BF2" w:rsidP="00E15BF2">
      <w:pPr>
        <w:spacing w:line="360" w:lineRule="auto"/>
        <w:ind w:left="708" w:firstLine="709"/>
        <w:jc w:val="both"/>
        <w:rPr>
          <w:rFonts w:ascii="Arial" w:hAnsi="Arial" w:cs="Arial"/>
        </w:rPr>
      </w:pPr>
      <w:r w:rsidRPr="00E15BF2">
        <w:rPr>
          <w:rFonts w:ascii="Arial" w:hAnsi="Arial" w:cs="Arial"/>
        </w:rPr>
        <w:lastRenderedPageBreak/>
        <w:t>8. Niego que la maniobra de giro a la izquierda en la intersección con el Pasaje Alpatacal estuviera expresamente prohibida para mi asegurado.</w:t>
      </w:r>
    </w:p>
    <w:p w14:paraId="7990EF86" w14:textId="77777777" w:rsidR="00E15BF2" w:rsidRPr="00E15BF2" w:rsidRDefault="00E15BF2" w:rsidP="00E15BF2">
      <w:pPr>
        <w:spacing w:line="360" w:lineRule="auto"/>
        <w:ind w:left="708" w:firstLine="709"/>
        <w:jc w:val="both"/>
        <w:rPr>
          <w:rFonts w:ascii="Arial" w:hAnsi="Arial" w:cs="Arial"/>
        </w:rPr>
      </w:pPr>
      <w:r w:rsidRPr="00E15BF2">
        <w:rPr>
          <w:rFonts w:ascii="Arial" w:hAnsi="Arial" w:cs="Arial"/>
        </w:rPr>
        <w:t>9. Niego que el Pasaje Alpatacal careciera de señalización habilitante para la maniobra realizada.</w:t>
      </w:r>
    </w:p>
    <w:p w14:paraId="4841D84C" w14:textId="77777777" w:rsidR="00E15BF2" w:rsidRPr="00E15BF2" w:rsidRDefault="00E15BF2" w:rsidP="00E15BF2">
      <w:pPr>
        <w:spacing w:line="360" w:lineRule="auto"/>
        <w:ind w:left="708" w:firstLine="709"/>
        <w:jc w:val="both"/>
        <w:rPr>
          <w:rFonts w:ascii="Arial" w:hAnsi="Arial" w:cs="Arial"/>
        </w:rPr>
      </w:pPr>
      <w:r w:rsidRPr="00E15BF2">
        <w:rPr>
          <w:rFonts w:ascii="Arial" w:hAnsi="Arial" w:cs="Arial"/>
        </w:rPr>
        <w:t>10. Niego que mi asegurado invadiera intempestivamente el carril por el que circulaba el actor.</w:t>
      </w:r>
    </w:p>
    <w:p w14:paraId="2113C14A" w14:textId="278B5FD1" w:rsidR="00E15BF2" w:rsidRPr="00E15BF2" w:rsidRDefault="00E15BF2" w:rsidP="00E15BF2">
      <w:pPr>
        <w:spacing w:line="360" w:lineRule="auto"/>
        <w:ind w:left="708" w:firstLine="709"/>
        <w:jc w:val="both"/>
        <w:rPr>
          <w:rFonts w:ascii="Arial" w:hAnsi="Arial" w:cs="Arial"/>
        </w:rPr>
      </w:pPr>
      <w:r w:rsidRPr="00E15BF2">
        <w:rPr>
          <w:rFonts w:ascii="Arial" w:hAnsi="Arial" w:cs="Arial"/>
        </w:rPr>
        <w:t>11. Niego que el vehículo V</w:t>
      </w:r>
      <w:r w:rsidR="00D60FC9">
        <w:rPr>
          <w:rFonts w:ascii="Arial" w:hAnsi="Arial" w:cs="Arial"/>
        </w:rPr>
        <w:t>olkswagen</w:t>
      </w:r>
      <w:r w:rsidRPr="00E15BF2">
        <w:rPr>
          <w:rFonts w:ascii="Arial" w:hAnsi="Arial" w:cs="Arial"/>
        </w:rPr>
        <w:t xml:space="preserve"> Gol haya impactado violentamente contra el lateral derecho del motovehículo.</w:t>
      </w:r>
    </w:p>
    <w:p w14:paraId="0DEAFA05" w14:textId="77777777" w:rsidR="00E15BF2" w:rsidRPr="00E15BF2" w:rsidRDefault="00E15BF2" w:rsidP="00E15BF2">
      <w:pPr>
        <w:spacing w:line="360" w:lineRule="auto"/>
        <w:ind w:left="708" w:firstLine="709"/>
        <w:jc w:val="both"/>
        <w:rPr>
          <w:rFonts w:ascii="Arial" w:hAnsi="Arial" w:cs="Arial"/>
        </w:rPr>
      </w:pPr>
      <w:r w:rsidRPr="00E15BF2">
        <w:rPr>
          <w:rFonts w:ascii="Arial" w:hAnsi="Arial" w:cs="Arial"/>
        </w:rPr>
        <w:t>12. Niego que el actor fuera despedido hacia el lado izquierdo por acción directa de la unidad demandada.</w:t>
      </w:r>
    </w:p>
    <w:p w14:paraId="0A8645E5" w14:textId="77777777" w:rsidR="00E15BF2" w:rsidRPr="00E15BF2" w:rsidRDefault="00E15BF2" w:rsidP="00E15BF2">
      <w:pPr>
        <w:spacing w:line="360" w:lineRule="auto"/>
        <w:ind w:left="708" w:firstLine="709"/>
        <w:jc w:val="both"/>
        <w:rPr>
          <w:rFonts w:ascii="Arial" w:hAnsi="Arial" w:cs="Arial"/>
        </w:rPr>
      </w:pPr>
      <w:r w:rsidRPr="00E15BF2">
        <w:rPr>
          <w:rFonts w:ascii="Arial" w:hAnsi="Arial" w:cs="Arial"/>
        </w:rPr>
        <w:t>13. Niego que el Sr. Bruno Facundo sufriera múltiples lesiones de carácter grave.</w:t>
      </w:r>
    </w:p>
    <w:p w14:paraId="5C341EE2" w14:textId="77777777" w:rsidR="00E15BF2" w:rsidRPr="00E15BF2" w:rsidRDefault="00E15BF2" w:rsidP="00E15BF2">
      <w:pPr>
        <w:spacing w:line="360" w:lineRule="auto"/>
        <w:ind w:left="708" w:firstLine="709"/>
        <w:jc w:val="both"/>
        <w:rPr>
          <w:rFonts w:ascii="Arial" w:hAnsi="Arial" w:cs="Arial"/>
        </w:rPr>
      </w:pPr>
      <w:r w:rsidRPr="00E15BF2">
        <w:rPr>
          <w:rFonts w:ascii="Arial" w:hAnsi="Arial" w:cs="Arial"/>
        </w:rPr>
        <w:t>14. Niego que el actor se viera impedido de moverse por sus propios medios tras el contacto entre las unidades.</w:t>
      </w:r>
    </w:p>
    <w:p w14:paraId="5691A2E3" w14:textId="77777777" w:rsidR="00E15BF2" w:rsidRPr="00E15BF2" w:rsidRDefault="00E15BF2" w:rsidP="00E15BF2">
      <w:pPr>
        <w:spacing w:line="360" w:lineRule="auto"/>
        <w:ind w:left="708" w:firstLine="709"/>
        <w:jc w:val="both"/>
        <w:rPr>
          <w:rFonts w:ascii="Arial" w:hAnsi="Arial" w:cs="Arial"/>
        </w:rPr>
      </w:pPr>
      <w:r w:rsidRPr="00E15BF2">
        <w:rPr>
          <w:rFonts w:ascii="Arial" w:hAnsi="Arial" w:cs="Arial"/>
        </w:rPr>
        <w:t>15. Niego que el actor padeciera intensos dolores en todo el cuerpo que justificaran la incapacidad pretendida.</w:t>
      </w:r>
    </w:p>
    <w:p w14:paraId="2C22AFB0" w14:textId="77777777" w:rsidR="00E15BF2" w:rsidRPr="00E15BF2" w:rsidRDefault="00E15BF2" w:rsidP="00E15BF2">
      <w:pPr>
        <w:spacing w:line="360" w:lineRule="auto"/>
        <w:ind w:left="708" w:firstLine="709"/>
        <w:jc w:val="both"/>
        <w:rPr>
          <w:rFonts w:ascii="Arial" w:hAnsi="Arial" w:cs="Arial"/>
        </w:rPr>
      </w:pPr>
      <w:r w:rsidRPr="00E15BF2">
        <w:rPr>
          <w:rFonts w:ascii="Arial" w:hAnsi="Arial" w:cs="Arial"/>
        </w:rPr>
        <w:t>16. Niego que el diagnóstico médico del actor fuera de "politraumatismos graves".</w:t>
      </w:r>
    </w:p>
    <w:p w14:paraId="49BAC8E1" w14:textId="0CE62B0C" w:rsidR="00E15BF2" w:rsidRPr="00E15BF2" w:rsidRDefault="00E15BF2" w:rsidP="00E15BF2">
      <w:pPr>
        <w:spacing w:line="360" w:lineRule="auto"/>
        <w:ind w:left="708" w:firstLine="709"/>
        <w:jc w:val="both"/>
        <w:rPr>
          <w:rFonts w:ascii="Arial" w:hAnsi="Arial" w:cs="Arial"/>
        </w:rPr>
      </w:pPr>
      <w:r w:rsidRPr="00E15BF2">
        <w:rPr>
          <w:rFonts w:ascii="Arial" w:hAnsi="Arial" w:cs="Arial"/>
        </w:rPr>
        <w:t>17. Niego que el actor sufriera una lesión grave en su mano izquierda</w:t>
      </w:r>
    </w:p>
    <w:p w14:paraId="1DB946B1" w14:textId="77777777" w:rsidR="00E15BF2" w:rsidRPr="00E15BF2" w:rsidRDefault="00E15BF2" w:rsidP="00E15BF2">
      <w:pPr>
        <w:spacing w:line="360" w:lineRule="auto"/>
        <w:ind w:left="708" w:firstLine="709"/>
        <w:jc w:val="both"/>
        <w:rPr>
          <w:rFonts w:ascii="Arial" w:hAnsi="Arial" w:cs="Arial"/>
        </w:rPr>
      </w:pPr>
      <w:r w:rsidRPr="00E15BF2">
        <w:rPr>
          <w:rFonts w:ascii="Arial" w:hAnsi="Arial" w:cs="Arial"/>
        </w:rPr>
        <w:t>18. Niego la presencia de una importante cantidad de restos de vidrio incrustados en los tejidos del actor.</w:t>
      </w:r>
    </w:p>
    <w:p w14:paraId="67D9BDCE" w14:textId="77777777" w:rsidR="00E15BF2" w:rsidRPr="00E15BF2" w:rsidRDefault="00E15BF2" w:rsidP="00E15BF2">
      <w:pPr>
        <w:spacing w:line="360" w:lineRule="auto"/>
        <w:ind w:left="708" w:firstLine="709"/>
        <w:jc w:val="both"/>
        <w:rPr>
          <w:rFonts w:ascii="Arial" w:hAnsi="Arial" w:cs="Arial"/>
        </w:rPr>
      </w:pPr>
      <w:r w:rsidRPr="00E15BF2">
        <w:rPr>
          <w:rFonts w:ascii="Arial" w:hAnsi="Arial" w:cs="Arial"/>
        </w:rPr>
        <w:t>19. Niego que el actor requiriera dieciséis (16) puntos de sutura a raíz del siniestro.</w:t>
      </w:r>
    </w:p>
    <w:p w14:paraId="275368F2" w14:textId="77777777" w:rsidR="00E15BF2" w:rsidRPr="00E15BF2" w:rsidRDefault="00E15BF2" w:rsidP="00E15BF2">
      <w:pPr>
        <w:spacing w:line="360" w:lineRule="auto"/>
        <w:ind w:left="708" w:firstLine="709"/>
        <w:jc w:val="both"/>
        <w:rPr>
          <w:rFonts w:ascii="Arial" w:hAnsi="Arial" w:cs="Arial"/>
        </w:rPr>
      </w:pPr>
      <w:r w:rsidRPr="00E15BF2">
        <w:rPr>
          <w:rFonts w:ascii="Arial" w:hAnsi="Arial" w:cs="Arial"/>
        </w:rPr>
        <w:t>20. Niego que el actor debiera ser intervenido quirúrgicamente en dos oportunidades para la extracción de fragmentos.</w:t>
      </w:r>
    </w:p>
    <w:p w14:paraId="45EDCEFA" w14:textId="4735D2B4" w:rsidR="00E15BF2" w:rsidRPr="00E15BF2" w:rsidRDefault="00E15BF2" w:rsidP="00E15BF2">
      <w:pPr>
        <w:spacing w:line="360" w:lineRule="auto"/>
        <w:ind w:left="708" w:firstLine="709"/>
        <w:jc w:val="both"/>
        <w:rPr>
          <w:rFonts w:ascii="Arial" w:hAnsi="Arial" w:cs="Arial"/>
        </w:rPr>
      </w:pPr>
      <w:r w:rsidRPr="00E15BF2">
        <w:rPr>
          <w:rFonts w:ascii="Arial" w:hAnsi="Arial" w:cs="Arial"/>
        </w:rPr>
        <w:t>21. Niego que el cristal de la puerta del conductor del VW Gol se destruyera por el impacto contra el cuerpo del actor</w:t>
      </w:r>
      <w:r w:rsidR="00B63A28">
        <w:rPr>
          <w:rFonts w:ascii="Arial" w:hAnsi="Arial" w:cs="Arial"/>
        </w:rPr>
        <w:t>.</w:t>
      </w:r>
    </w:p>
    <w:p w14:paraId="4F2A1619" w14:textId="77777777" w:rsidR="00E15BF2" w:rsidRPr="00E15BF2" w:rsidRDefault="00E15BF2" w:rsidP="00E15BF2">
      <w:pPr>
        <w:spacing w:line="360" w:lineRule="auto"/>
        <w:ind w:left="708" w:firstLine="709"/>
        <w:jc w:val="both"/>
        <w:rPr>
          <w:rFonts w:ascii="Arial" w:hAnsi="Arial" w:cs="Arial"/>
        </w:rPr>
      </w:pPr>
      <w:r w:rsidRPr="00E15BF2">
        <w:rPr>
          <w:rFonts w:ascii="Arial" w:hAnsi="Arial" w:cs="Arial"/>
        </w:rPr>
        <w:t>22. Niego que las fotografías acompañadas por la actora corroboren su relato de la mecánica del hecho.</w:t>
      </w:r>
    </w:p>
    <w:p w14:paraId="1C9EAFA6" w14:textId="77777777" w:rsidR="00E15BF2" w:rsidRPr="00E15BF2" w:rsidRDefault="00E15BF2" w:rsidP="00E15BF2">
      <w:pPr>
        <w:spacing w:line="360" w:lineRule="auto"/>
        <w:ind w:left="708" w:firstLine="709"/>
        <w:jc w:val="both"/>
        <w:rPr>
          <w:rFonts w:ascii="Arial" w:hAnsi="Arial" w:cs="Arial"/>
        </w:rPr>
      </w:pPr>
      <w:r w:rsidRPr="00E15BF2">
        <w:rPr>
          <w:rFonts w:ascii="Arial" w:hAnsi="Arial" w:cs="Arial"/>
        </w:rPr>
        <w:lastRenderedPageBreak/>
        <w:t>23. Niego que exista nexo de causalidad entre el giro efectuado por mi asegurado y las lesiones alegadas por el actor.</w:t>
      </w:r>
    </w:p>
    <w:p w14:paraId="0EC542BB" w14:textId="76E11416" w:rsidR="00E15BF2" w:rsidRDefault="00E15BF2" w:rsidP="00E15BF2">
      <w:pPr>
        <w:spacing w:line="360" w:lineRule="auto"/>
        <w:ind w:left="708" w:firstLine="709"/>
        <w:jc w:val="both"/>
        <w:rPr>
          <w:rFonts w:ascii="Arial" w:hAnsi="Arial" w:cs="Arial"/>
        </w:rPr>
      </w:pPr>
      <w:r w:rsidRPr="00E15BF2">
        <w:rPr>
          <w:rFonts w:ascii="Arial" w:hAnsi="Arial" w:cs="Arial"/>
        </w:rPr>
        <w:t>24. Niego que la causa del siniestro sea la conducta del Sr. González Cárdenas.</w:t>
      </w:r>
    </w:p>
    <w:p w14:paraId="40B2427B" w14:textId="28305861" w:rsidR="00192941" w:rsidRDefault="00AB3606" w:rsidP="00192941">
      <w:pPr>
        <w:spacing w:line="360" w:lineRule="auto"/>
        <w:ind w:left="708" w:firstLine="709"/>
        <w:jc w:val="both"/>
        <w:rPr>
          <w:rFonts w:ascii="Arial" w:hAnsi="Arial" w:cs="Arial"/>
        </w:rPr>
      </w:pPr>
      <w:r>
        <w:rPr>
          <w:rFonts w:ascii="Arial" w:hAnsi="Arial" w:cs="Arial"/>
        </w:rPr>
        <w:t xml:space="preserve">25. </w:t>
      </w:r>
      <w:r w:rsidR="00192941">
        <w:rPr>
          <w:rFonts w:ascii="Arial" w:hAnsi="Arial" w:cs="Arial"/>
        </w:rPr>
        <w:t>Niego el factor de atribución objetivo invocado por la actora.</w:t>
      </w:r>
    </w:p>
    <w:p w14:paraId="6840A6DD" w14:textId="19735E33" w:rsidR="00192941" w:rsidRPr="00E15BF2" w:rsidRDefault="00192941" w:rsidP="00192941">
      <w:pPr>
        <w:spacing w:line="360" w:lineRule="auto"/>
        <w:ind w:left="708" w:firstLine="709"/>
        <w:jc w:val="both"/>
        <w:rPr>
          <w:rFonts w:ascii="Arial" w:hAnsi="Arial" w:cs="Arial"/>
        </w:rPr>
      </w:pPr>
      <w:r>
        <w:rPr>
          <w:rFonts w:ascii="Arial" w:hAnsi="Arial" w:cs="Arial"/>
        </w:rPr>
        <w:t xml:space="preserve">26. Niego el factor de atribución subjetivo </w:t>
      </w:r>
      <w:r w:rsidR="00013617">
        <w:rPr>
          <w:rFonts w:ascii="Arial" w:hAnsi="Arial" w:cs="Arial"/>
        </w:rPr>
        <w:t>invocado por la actora.</w:t>
      </w:r>
    </w:p>
    <w:p w14:paraId="409DC817" w14:textId="40A11C5B" w:rsidR="00E15BF2" w:rsidRPr="00E15BF2" w:rsidRDefault="00E15BF2" w:rsidP="00E15BF2">
      <w:pPr>
        <w:spacing w:line="360" w:lineRule="auto"/>
        <w:ind w:left="708" w:firstLine="709"/>
        <w:jc w:val="both"/>
        <w:rPr>
          <w:rFonts w:ascii="Arial" w:hAnsi="Arial" w:cs="Arial"/>
        </w:rPr>
      </w:pPr>
      <w:r w:rsidRPr="00E15BF2">
        <w:rPr>
          <w:rFonts w:ascii="Arial" w:hAnsi="Arial" w:cs="Arial"/>
        </w:rPr>
        <w:t>2</w:t>
      </w:r>
      <w:r w:rsidR="00013617">
        <w:rPr>
          <w:rFonts w:ascii="Arial" w:hAnsi="Arial" w:cs="Arial"/>
        </w:rPr>
        <w:t>7</w:t>
      </w:r>
      <w:r w:rsidRPr="00E15BF2">
        <w:rPr>
          <w:rFonts w:ascii="Arial" w:hAnsi="Arial" w:cs="Arial"/>
        </w:rPr>
        <w:t>. Niego que el actor carezca de responsabilidad en la producción del evento</w:t>
      </w:r>
      <w:r w:rsidR="00B623BE">
        <w:rPr>
          <w:rFonts w:ascii="Arial" w:hAnsi="Arial" w:cs="Arial"/>
        </w:rPr>
        <w:t>.</w:t>
      </w:r>
    </w:p>
    <w:p w14:paraId="0011F120" w14:textId="740B6C20" w:rsidR="00E15BF2" w:rsidRPr="00E15BF2" w:rsidRDefault="00E15BF2" w:rsidP="00E15BF2">
      <w:pPr>
        <w:spacing w:line="360" w:lineRule="auto"/>
        <w:ind w:left="708" w:firstLine="709"/>
        <w:jc w:val="both"/>
        <w:rPr>
          <w:rFonts w:ascii="Arial" w:hAnsi="Arial" w:cs="Arial"/>
        </w:rPr>
      </w:pPr>
      <w:r w:rsidRPr="00E15BF2">
        <w:rPr>
          <w:rFonts w:ascii="Arial" w:hAnsi="Arial" w:cs="Arial"/>
        </w:rPr>
        <w:t>2</w:t>
      </w:r>
      <w:r w:rsidR="00013617">
        <w:rPr>
          <w:rFonts w:ascii="Arial" w:hAnsi="Arial" w:cs="Arial"/>
        </w:rPr>
        <w:t>8</w:t>
      </w:r>
      <w:r w:rsidRPr="00E15BF2">
        <w:rPr>
          <w:rFonts w:ascii="Arial" w:hAnsi="Arial" w:cs="Arial"/>
        </w:rPr>
        <w:t>. Niego que el actor haya sufrido una incapacidad física del 5%</w:t>
      </w:r>
      <w:r w:rsidR="00B623BE">
        <w:rPr>
          <w:rFonts w:ascii="Arial" w:hAnsi="Arial" w:cs="Arial"/>
        </w:rPr>
        <w:t>.</w:t>
      </w:r>
    </w:p>
    <w:p w14:paraId="4B5C1923" w14:textId="30A7CDBC" w:rsidR="00E15BF2" w:rsidRPr="00E15BF2" w:rsidRDefault="00E15BF2" w:rsidP="00E15BF2">
      <w:pPr>
        <w:spacing w:line="360" w:lineRule="auto"/>
        <w:ind w:left="708" w:firstLine="709"/>
        <w:jc w:val="both"/>
        <w:rPr>
          <w:rFonts w:ascii="Arial" w:hAnsi="Arial" w:cs="Arial"/>
        </w:rPr>
      </w:pPr>
      <w:r w:rsidRPr="00E15BF2">
        <w:rPr>
          <w:rFonts w:ascii="Arial" w:hAnsi="Arial" w:cs="Arial"/>
        </w:rPr>
        <w:t>2</w:t>
      </w:r>
      <w:r w:rsidR="00013617">
        <w:rPr>
          <w:rFonts w:ascii="Arial" w:hAnsi="Arial" w:cs="Arial"/>
        </w:rPr>
        <w:t>9</w:t>
      </w:r>
      <w:r w:rsidRPr="00E15BF2">
        <w:rPr>
          <w:rFonts w:ascii="Arial" w:hAnsi="Arial" w:cs="Arial"/>
        </w:rPr>
        <w:t>. Niego la existencia de secuelas permanentes en los dedos 2°, 3° y 4° de la mano del actor.</w:t>
      </w:r>
    </w:p>
    <w:p w14:paraId="273D3C9E" w14:textId="4189EA67" w:rsidR="00E15BF2" w:rsidRPr="00E15BF2" w:rsidRDefault="00013617" w:rsidP="00E15BF2">
      <w:pPr>
        <w:spacing w:line="360" w:lineRule="auto"/>
        <w:ind w:left="708" w:firstLine="709"/>
        <w:jc w:val="both"/>
        <w:rPr>
          <w:rFonts w:ascii="Arial" w:hAnsi="Arial" w:cs="Arial"/>
        </w:rPr>
      </w:pPr>
      <w:r>
        <w:rPr>
          <w:rFonts w:ascii="Arial" w:hAnsi="Arial" w:cs="Arial"/>
        </w:rPr>
        <w:t>30</w:t>
      </w:r>
      <w:r w:rsidR="00E15BF2" w:rsidRPr="00E15BF2">
        <w:rPr>
          <w:rFonts w:ascii="Arial" w:hAnsi="Arial" w:cs="Arial"/>
        </w:rPr>
        <w:t>. Niego que el actor sufra de movilidad reducida o dolor persistente que afecte su vida laboral.</w:t>
      </w:r>
    </w:p>
    <w:p w14:paraId="734B45E6" w14:textId="3ECC6455" w:rsidR="00E15BF2" w:rsidRPr="00E15BF2" w:rsidRDefault="00013617" w:rsidP="00E15BF2">
      <w:pPr>
        <w:spacing w:line="360" w:lineRule="auto"/>
        <w:ind w:left="708" w:firstLine="709"/>
        <w:jc w:val="both"/>
        <w:rPr>
          <w:rFonts w:ascii="Arial" w:hAnsi="Arial" w:cs="Arial"/>
        </w:rPr>
      </w:pPr>
      <w:r>
        <w:rPr>
          <w:rFonts w:ascii="Arial" w:hAnsi="Arial" w:cs="Arial"/>
        </w:rPr>
        <w:t>31</w:t>
      </w:r>
      <w:r w:rsidR="00E15BF2" w:rsidRPr="00E15BF2">
        <w:rPr>
          <w:rFonts w:ascii="Arial" w:hAnsi="Arial" w:cs="Arial"/>
        </w:rPr>
        <w:t>. Niego la procedencia de una incapacidad estética del 12%.</w:t>
      </w:r>
    </w:p>
    <w:p w14:paraId="29C573DB" w14:textId="0FB5EA24" w:rsidR="00E15BF2" w:rsidRPr="00E15BF2" w:rsidRDefault="00E15BF2" w:rsidP="00E15BF2">
      <w:pPr>
        <w:spacing w:line="360" w:lineRule="auto"/>
        <w:ind w:left="708" w:firstLine="709"/>
        <w:jc w:val="both"/>
        <w:rPr>
          <w:rFonts w:ascii="Arial" w:hAnsi="Arial" w:cs="Arial"/>
        </w:rPr>
      </w:pPr>
      <w:r w:rsidRPr="00E15BF2">
        <w:rPr>
          <w:rFonts w:ascii="Arial" w:hAnsi="Arial" w:cs="Arial"/>
        </w:rPr>
        <w:t>3</w:t>
      </w:r>
      <w:r w:rsidR="00013617">
        <w:rPr>
          <w:rFonts w:ascii="Arial" w:hAnsi="Arial" w:cs="Arial"/>
        </w:rPr>
        <w:t>2</w:t>
      </w:r>
      <w:r w:rsidRPr="00E15BF2">
        <w:rPr>
          <w:rFonts w:ascii="Arial" w:hAnsi="Arial" w:cs="Arial"/>
        </w:rPr>
        <w:t>. Niego que las cicatrices en la mano del actor revistan carácter de daño estético autónomo.</w:t>
      </w:r>
    </w:p>
    <w:p w14:paraId="16FA503C" w14:textId="53EFC011" w:rsidR="00E15BF2" w:rsidRPr="00E15BF2" w:rsidRDefault="00E15BF2" w:rsidP="00E15BF2">
      <w:pPr>
        <w:spacing w:line="360" w:lineRule="auto"/>
        <w:ind w:left="708" w:firstLine="709"/>
        <w:jc w:val="both"/>
        <w:rPr>
          <w:rFonts w:ascii="Arial" w:hAnsi="Arial" w:cs="Arial"/>
        </w:rPr>
      </w:pPr>
      <w:r w:rsidRPr="00E15BF2">
        <w:rPr>
          <w:rFonts w:ascii="Arial" w:hAnsi="Arial" w:cs="Arial"/>
        </w:rPr>
        <w:t>3</w:t>
      </w:r>
      <w:r w:rsidR="00DF5584">
        <w:rPr>
          <w:rFonts w:ascii="Arial" w:hAnsi="Arial" w:cs="Arial"/>
        </w:rPr>
        <w:t>3</w:t>
      </w:r>
      <w:r w:rsidRPr="00E15BF2">
        <w:rPr>
          <w:rFonts w:ascii="Arial" w:hAnsi="Arial" w:cs="Arial"/>
        </w:rPr>
        <w:t>. Niego que el actor deba ser indemnizado por la suma de $25.845.891,69 por daño estético.</w:t>
      </w:r>
    </w:p>
    <w:p w14:paraId="1BE4BFB4" w14:textId="61F7F6E1" w:rsidR="00E15BF2" w:rsidRPr="00E15BF2" w:rsidRDefault="00E15BF2" w:rsidP="00E15BF2">
      <w:pPr>
        <w:spacing w:line="360" w:lineRule="auto"/>
        <w:ind w:left="708" w:firstLine="709"/>
        <w:jc w:val="both"/>
        <w:rPr>
          <w:rFonts w:ascii="Arial" w:hAnsi="Arial" w:cs="Arial"/>
        </w:rPr>
      </w:pPr>
      <w:r w:rsidRPr="00E15BF2">
        <w:rPr>
          <w:rFonts w:ascii="Arial" w:hAnsi="Arial" w:cs="Arial"/>
        </w:rPr>
        <w:t>3</w:t>
      </w:r>
      <w:r w:rsidR="00DF5584">
        <w:rPr>
          <w:rFonts w:ascii="Arial" w:hAnsi="Arial" w:cs="Arial"/>
        </w:rPr>
        <w:t>4</w:t>
      </w:r>
      <w:r w:rsidRPr="00E15BF2">
        <w:rPr>
          <w:rFonts w:ascii="Arial" w:hAnsi="Arial" w:cs="Arial"/>
        </w:rPr>
        <w:t>. Niego que el actor haya permanecido en reposo absoluto por un periodo prolongado.</w:t>
      </w:r>
    </w:p>
    <w:p w14:paraId="319B0ED2" w14:textId="6D239871" w:rsidR="00E15BF2" w:rsidRPr="00E15BF2" w:rsidRDefault="00E15BF2" w:rsidP="00E15BF2">
      <w:pPr>
        <w:spacing w:line="360" w:lineRule="auto"/>
        <w:ind w:left="708" w:firstLine="709"/>
        <w:jc w:val="both"/>
        <w:rPr>
          <w:rFonts w:ascii="Arial" w:hAnsi="Arial" w:cs="Arial"/>
        </w:rPr>
      </w:pPr>
      <w:r w:rsidRPr="00E15BF2">
        <w:rPr>
          <w:rFonts w:ascii="Arial" w:hAnsi="Arial" w:cs="Arial"/>
        </w:rPr>
        <w:t>3</w:t>
      </w:r>
      <w:r w:rsidR="00DF5584">
        <w:rPr>
          <w:rFonts w:ascii="Arial" w:hAnsi="Arial" w:cs="Arial"/>
        </w:rPr>
        <w:t>5</w:t>
      </w:r>
      <w:r w:rsidRPr="00E15BF2">
        <w:rPr>
          <w:rFonts w:ascii="Arial" w:hAnsi="Arial" w:cs="Arial"/>
        </w:rPr>
        <w:t>. Niego la procedencia del rubro daño moral por la suma de $1.500.000.</w:t>
      </w:r>
    </w:p>
    <w:p w14:paraId="24944B22" w14:textId="46B6AC60" w:rsidR="00E15BF2" w:rsidRPr="00E15BF2" w:rsidRDefault="00E15BF2" w:rsidP="00E15BF2">
      <w:pPr>
        <w:spacing w:line="360" w:lineRule="auto"/>
        <w:ind w:left="708" w:firstLine="709"/>
        <w:jc w:val="both"/>
        <w:rPr>
          <w:rFonts w:ascii="Arial" w:hAnsi="Arial" w:cs="Arial"/>
        </w:rPr>
      </w:pPr>
      <w:r w:rsidRPr="00E15BF2">
        <w:rPr>
          <w:rFonts w:ascii="Arial" w:hAnsi="Arial" w:cs="Arial"/>
        </w:rPr>
        <w:t>3</w:t>
      </w:r>
      <w:r w:rsidR="00DF5584">
        <w:rPr>
          <w:rFonts w:ascii="Arial" w:hAnsi="Arial" w:cs="Arial"/>
        </w:rPr>
        <w:t>6</w:t>
      </w:r>
      <w:r w:rsidRPr="00E15BF2">
        <w:rPr>
          <w:rFonts w:ascii="Arial" w:hAnsi="Arial" w:cs="Arial"/>
        </w:rPr>
        <w:t>. Niego que el actor padezca trastornos psíquicos o temor persistente a conducir.</w:t>
      </w:r>
    </w:p>
    <w:p w14:paraId="68131DB5" w14:textId="7EE07371" w:rsidR="00E15BF2" w:rsidRPr="00E15BF2" w:rsidRDefault="00E15BF2" w:rsidP="00E15BF2">
      <w:pPr>
        <w:spacing w:line="360" w:lineRule="auto"/>
        <w:ind w:left="708" w:firstLine="709"/>
        <w:jc w:val="both"/>
        <w:rPr>
          <w:rFonts w:ascii="Arial" w:hAnsi="Arial" w:cs="Arial"/>
        </w:rPr>
      </w:pPr>
      <w:r w:rsidRPr="00E15BF2">
        <w:rPr>
          <w:rFonts w:ascii="Arial" w:hAnsi="Arial" w:cs="Arial"/>
        </w:rPr>
        <w:t>3</w:t>
      </w:r>
      <w:r w:rsidR="00DF5584">
        <w:rPr>
          <w:rFonts w:ascii="Arial" w:hAnsi="Arial" w:cs="Arial"/>
        </w:rPr>
        <w:t>7</w:t>
      </w:r>
      <w:r w:rsidRPr="00E15BF2">
        <w:rPr>
          <w:rFonts w:ascii="Arial" w:hAnsi="Arial" w:cs="Arial"/>
        </w:rPr>
        <w:t>. Niego que el actor presente retraimiento social derivado del hecho.</w:t>
      </w:r>
    </w:p>
    <w:p w14:paraId="40679819" w14:textId="08B0F4D9" w:rsidR="00E15BF2" w:rsidRPr="00E15BF2" w:rsidRDefault="00E15BF2" w:rsidP="00E15BF2">
      <w:pPr>
        <w:spacing w:line="360" w:lineRule="auto"/>
        <w:ind w:left="708" w:firstLine="709"/>
        <w:jc w:val="both"/>
        <w:rPr>
          <w:rFonts w:ascii="Arial" w:hAnsi="Arial" w:cs="Arial"/>
        </w:rPr>
      </w:pPr>
      <w:r w:rsidRPr="00E15BF2">
        <w:rPr>
          <w:rFonts w:ascii="Arial" w:hAnsi="Arial" w:cs="Arial"/>
        </w:rPr>
        <w:t>3</w:t>
      </w:r>
      <w:r w:rsidR="00DF5584">
        <w:rPr>
          <w:rFonts w:ascii="Arial" w:hAnsi="Arial" w:cs="Arial"/>
        </w:rPr>
        <w:t>8</w:t>
      </w:r>
      <w:r w:rsidRPr="00E15BF2">
        <w:rPr>
          <w:rFonts w:ascii="Arial" w:hAnsi="Arial" w:cs="Arial"/>
        </w:rPr>
        <w:t>. Niego que el actor requiera tratamiento psicoterapéutico de largo plazo.</w:t>
      </w:r>
    </w:p>
    <w:p w14:paraId="6142CDC6" w14:textId="06CED080" w:rsidR="00E15BF2" w:rsidRPr="00E15BF2" w:rsidRDefault="00DF5584" w:rsidP="00E15BF2">
      <w:pPr>
        <w:spacing w:line="360" w:lineRule="auto"/>
        <w:ind w:left="708" w:firstLine="709"/>
        <w:jc w:val="both"/>
        <w:rPr>
          <w:rFonts w:ascii="Arial" w:hAnsi="Arial" w:cs="Arial"/>
        </w:rPr>
      </w:pPr>
      <w:r>
        <w:rPr>
          <w:rFonts w:ascii="Arial" w:hAnsi="Arial" w:cs="Arial"/>
        </w:rPr>
        <w:t>39</w:t>
      </w:r>
      <w:r w:rsidR="00E15BF2" w:rsidRPr="00E15BF2">
        <w:rPr>
          <w:rFonts w:ascii="Arial" w:hAnsi="Arial" w:cs="Arial"/>
        </w:rPr>
        <w:t>. Niego la procedencia del daño psicológico por la suma de $3.000.000.</w:t>
      </w:r>
    </w:p>
    <w:p w14:paraId="5ADD04D6" w14:textId="2FCBE318" w:rsidR="00E15BF2" w:rsidRPr="00E15BF2" w:rsidRDefault="00DF5584" w:rsidP="00E15BF2">
      <w:pPr>
        <w:spacing w:line="360" w:lineRule="auto"/>
        <w:ind w:left="708" w:firstLine="709"/>
        <w:jc w:val="both"/>
        <w:rPr>
          <w:rFonts w:ascii="Arial" w:hAnsi="Arial" w:cs="Arial"/>
        </w:rPr>
      </w:pPr>
      <w:r>
        <w:rPr>
          <w:rFonts w:ascii="Arial" w:hAnsi="Arial" w:cs="Arial"/>
        </w:rPr>
        <w:t>40</w:t>
      </w:r>
      <w:r w:rsidR="00E15BF2" w:rsidRPr="00E15BF2">
        <w:rPr>
          <w:rFonts w:ascii="Arial" w:hAnsi="Arial" w:cs="Arial"/>
        </w:rPr>
        <w:t>. Niego la autenticidad, validez y contenido del presupuesto del taller "BIKERS" por $1.776.000.</w:t>
      </w:r>
    </w:p>
    <w:p w14:paraId="6C0F72C3" w14:textId="5CB9C9FE" w:rsidR="00E15BF2" w:rsidRPr="00E15BF2" w:rsidRDefault="00DF5584" w:rsidP="00E15BF2">
      <w:pPr>
        <w:spacing w:line="360" w:lineRule="auto"/>
        <w:ind w:left="708" w:firstLine="709"/>
        <w:jc w:val="both"/>
        <w:rPr>
          <w:rFonts w:ascii="Arial" w:hAnsi="Arial" w:cs="Arial"/>
        </w:rPr>
      </w:pPr>
      <w:r>
        <w:rPr>
          <w:rFonts w:ascii="Arial" w:hAnsi="Arial" w:cs="Arial"/>
        </w:rPr>
        <w:lastRenderedPageBreak/>
        <w:t>41</w:t>
      </w:r>
      <w:r w:rsidR="00E15BF2" w:rsidRPr="00E15BF2">
        <w:rPr>
          <w:rFonts w:ascii="Arial" w:hAnsi="Arial" w:cs="Arial"/>
        </w:rPr>
        <w:t>. Niego que el costo de reparación de la unidad Zanella ascienda a la suma pretendida</w:t>
      </w:r>
      <w:r w:rsidR="00B623BE">
        <w:rPr>
          <w:rFonts w:ascii="Arial" w:hAnsi="Arial" w:cs="Arial"/>
        </w:rPr>
        <w:t>.</w:t>
      </w:r>
    </w:p>
    <w:p w14:paraId="27B287B2" w14:textId="64323C9F" w:rsidR="00E15BF2" w:rsidRPr="00E15BF2" w:rsidRDefault="00DF5584" w:rsidP="00E15BF2">
      <w:pPr>
        <w:spacing w:line="360" w:lineRule="auto"/>
        <w:ind w:left="708" w:firstLine="709"/>
        <w:jc w:val="both"/>
        <w:rPr>
          <w:rFonts w:ascii="Arial" w:hAnsi="Arial" w:cs="Arial"/>
        </w:rPr>
      </w:pPr>
      <w:r>
        <w:rPr>
          <w:rFonts w:ascii="Arial" w:hAnsi="Arial" w:cs="Arial"/>
        </w:rPr>
        <w:t>42</w:t>
      </w:r>
      <w:r w:rsidR="00E15BF2" w:rsidRPr="00E15BF2">
        <w:rPr>
          <w:rFonts w:ascii="Arial" w:hAnsi="Arial" w:cs="Arial"/>
        </w:rPr>
        <w:t>. Niego que resulte necesario el reemplazo del caño de escape del motovehículo por daños derivados del siniestro.</w:t>
      </w:r>
    </w:p>
    <w:p w14:paraId="070C7E07" w14:textId="52FA0A06" w:rsidR="00E15BF2" w:rsidRPr="00E15BF2" w:rsidRDefault="00E15BF2" w:rsidP="00E15BF2">
      <w:pPr>
        <w:spacing w:line="360" w:lineRule="auto"/>
        <w:ind w:left="708" w:firstLine="709"/>
        <w:jc w:val="both"/>
        <w:rPr>
          <w:rFonts w:ascii="Arial" w:hAnsi="Arial" w:cs="Arial"/>
        </w:rPr>
      </w:pPr>
      <w:r w:rsidRPr="00E15BF2">
        <w:rPr>
          <w:rFonts w:ascii="Arial" w:hAnsi="Arial" w:cs="Arial"/>
        </w:rPr>
        <w:t>4</w:t>
      </w:r>
      <w:r w:rsidR="00DF5584">
        <w:rPr>
          <w:rFonts w:ascii="Arial" w:hAnsi="Arial" w:cs="Arial"/>
        </w:rPr>
        <w:t>3</w:t>
      </w:r>
      <w:r w:rsidRPr="00E15BF2">
        <w:rPr>
          <w:rFonts w:ascii="Arial" w:hAnsi="Arial" w:cs="Arial"/>
        </w:rPr>
        <w:t>. Niego que los barrales de la motocicleta hayan sufrido daños que justifiquen su sustitución.</w:t>
      </w:r>
    </w:p>
    <w:p w14:paraId="054B752A" w14:textId="27F7325B" w:rsidR="00E15BF2" w:rsidRPr="00E15BF2" w:rsidRDefault="00E15BF2" w:rsidP="00E15BF2">
      <w:pPr>
        <w:spacing w:line="360" w:lineRule="auto"/>
        <w:ind w:left="708" w:firstLine="709"/>
        <w:jc w:val="both"/>
        <w:rPr>
          <w:rFonts w:ascii="Arial" w:hAnsi="Arial" w:cs="Arial"/>
        </w:rPr>
      </w:pPr>
      <w:r w:rsidRPr="00E15BF2">
        <w:rPr>
          <w:rFonts w:ascii="Arial" w:hAnsi="Arial" w:cs="Arial"/>
        </w:rPr>
        <w:t>4</w:t>
      </w:r>
      <w:r w:rsidR="008B1B75">
        <w:rPr>
          <w:rFonts w:ascii="Arial" w:hAnsi="Arial" w:cs="Arial"/>
        </w:rPr>
        <w:t>4.</w:t>
      </w:r>
      <w:r w:rsidRPr="00E15BF2">
        <w:rPr>
          <w:rFonts w:ascii="Arial" w:hAnsi="Arial" w:cs="Arial"/>
        </w:rPr>
        <w:t xml:space="preserve"> Niego que el tablero del motovehículo requiera reemplazo total.</w:t>
      </w:r>
    </w:p>
    <w:p w14:paraId="3ADA7C96" w14:textId="1139771A" w:rsidR="00E15BF2" w:rsidRPr="00E15BF2" w:rsidRDefault="00E15BF2" w:rsidP="00E15BF2">
      <w:pPr>
        <w:spacing w:line="360" w:lineRule="auto"/>
        <w:ind w:left="708" w:firstLine="709"/>
        <w:jc w:val="both"/>
        <w:rPr>
          <w:rFonts w:ascii="Arial" w:hAnsi="Arial" w:cs="Arial"/>
        </w:rPr>
      </w:pPr>
      <w:r w:rsidRPr="00E15BF2">
        <w:rPr>
          <w:rFonts w:ascii="Arial" w:hAnsi="Arial" w:cs="Arial"/>
        </w:rPr>
        <w:t>4</w:t>
      </w:r>
      <w:r w:rsidR="008B1B75">
        <w:rPr>
          <w:rFonts w:ascii="Arial" w:hAnsi="Arial" w:cs="Arial"/>
        </w:rPr>
        <w:t>5</w:t>
      </w:r>
      <w:r w:rsidRPr="00E15BF2">
        <w:rPr>
          <w:rFonts w:ascii="Arial" w:hAnsi="Arial" w:cs="Arial"/>
        </w:rPr>
        <w:t>. Niego que el tanque de nafta presente daños</w:t>
      </w:r>
      <w:r w:rsidR="00B623BE">
        <w:rPr>
          <w:rFonts w:ascii="Arial" w:hAnsi="Arial" w:cs="Arial"/>
        </w:rPr>
        <w:t>.</w:t>
      </w:r>
    </w:p>
    <w:p w14:paraId="6AEA6666" w14:textId="22117E4C" w:rsidR="00E15BF2" w:rsidRPr="00E15BF2" w:rsidRDefault="00E15BF2" w:rsidP="00E15BF2">
      <w:pPr>
        <w:spacing w:line="360" w:lineRule="auto"/>
        <w:ind w:left="708" w:firstLine="709"/>
        <w:jc w:val="both"/>
        <w:rPr>
          <w:rFonts w:ascii="Arial" w:hAnsi="Arial" w:cs="Arial"/>
        </w:rPr>
      </w:pPr>
      <w:r w:rsidRPr="00E15BF2">
        <w:rPr>
          <w:rFonts w:ascii="Arial" w:hAnsi="Arial" w:cs="Arial"/>
        </w:rPr>
        <w:t>4</w:t>
      </w:r>
      <w:r w:rsidR="008B1B75">
        <w:rPr>
          <w:rFonts w:ascii="Arial" w:hAnsi="Arial" w:cs="Arial"/>
        </w:rPr>
        <w:t>6</w:t>
      </w:r>
      <w:r w:rsidRPr="00E15BF2">
        <w:rPr>
          <w:rFonts w:ascii="Arial" w:hAnsi="Arial" w:cs="Arial"/>
        </w:rPr>
        <w:t>. Niego que el motovehículo haya sufrido una desvalorización</w:t>
      </w:r>
      <w:r w:rsidR="00B623BE">
        <w:rPr>
          <w:rFonts w:ascii="Arial" w:hAnsi="Arial" w:cs="Arial"/>
        </w:rPr>
        <w:t>.</w:t>
      </w:r>
    </w:p>
    <w:p w14:paraId="3D674413" w14:textId="3518A2D7" w:rsidR="00E15BF2" w:rsidRPr="00E15BF2" w:rsidRDefault="00E15BF2" w:rsidP="00E15BF2">
      <w:pPr>
        <w:spacing w:line="360" w:lineRule="auto"/>
        <w:ind w:left="708" w:firstLine="709"/>
        <w:jc w:val="both"/>
        <w:rPr>
          <w:rFonts w:ascii="Arial" w:hAnsi="Arial" w:cs="Arial"/>
        </w:rPr>
      </w:pPr>
      <w:r w:rsidRPr="00E15BF2">
        <w:rPr>
          <w:rFonts w:ascii="Arial" w:hAnsi="Arial" w:cs="Arial"/>
        </w:rPr>
        <w:t>4</w:t>
      </w:r>
      <w:r w:rsidR="008B1B75">
        <w:rPr>
          <w:rFonts w:ascii="Arial" w:hAnsi="Arial" w:cs="Arial"/>
        </w:rPr>
        <w:t>7</w:t>
      </w:r>
      <w:r w:rsidRPr="00E15BF2">
        <w:rPr>
          <w:rFonts w:ascii="Arial" w:hAnsi="Arial" w:cs="Arial"/>
        </w:rPr>
        <w:t>. Niego que la estructura resistente o partes vitales de la moto hayan sido afectadas.</w:t>
      </w:r>
    </w:p>
    <w:p w14:paraId="3DAB71D5" w14:textId="6A5D8532" w:rsidR="00E15BF2" w:rsidRPr="00E15BF2" w:rsidRDefault="00E15BF2" w:rsidP="00E15BF2">
      <w:pPr>
        <w:spacing w:line="360" w:lineRule="auto"/>
        <w:ind w:left="708" w:firstLine="709"/>
        <w:jc w:val="both"/>
        <w:rPr>
          <w:rFonts w:ascii="Arial" w:hAnsi="Arial" w:cs="Arial"/>
        </w:rPr>
      </w:pPr>
      <w:r w:rsidRPr="00E15BF2">
        <w:rPr>
          <w:rFonts w:ascii="Arial" w:hAnsi="Arial" w:cs="Arial"/>
        </w:rPr>
        <w:t>4</w:t>
      </w:r>
      <w:r w:rsidR="008B1B75">
        <w:rPr>
          <w:rFonts w:ascii="Arial" w:hAnsi="Arial" w:cs="Arial"/>
        </w:rPr>
        <w:t>8</w:t>
      </w:r>
      <w:r w:rsidRPr="00E15BF2">
        <w:rPr>
          <w:rFonts w:ascii="Arial" w:hAnsi="Arial" w:cs="Arial"/>
        </w:rPr>
        <w:t>. Niego la procedencia del rubro privación de uso por la suma de $1.000.000.</w:t>
      </w:r>
    </w:p>
    <w:p w14:paraId="753AC58D" w14:textId="414D2F75" w:rsidR="00E15BF2" w:rsidRPr="00E15BF2" w:rsidRDefault="00E15BF2" w:rsidP="00E15BF2">
      <w:pPr>
        <w:spacing w:line="360" w:lineRule="auto"/>
        <w:ind w:left="708" w:firstLine="709"/>
        <w:jc w:val="both"/>
        <w:rPr>
          <w:rFonts w:ascii="Arial" w:hAnsi="Arial" w:cs="Arial"/>
        </w:rPr>
      </w:pPr>
      <w:r w:rsidRPr="00E15BF2">
        <w:rPr>
          <w:rFonts w:ascii="Arial" w:hAnsi="Arial" w:cs="Arial"/>
        </w:rPr>
        <w:t>4</w:t>
      </w:r>
      <w:r w:rsidR="008B1B75">
        <w:rPr>
          <w:rFonts w:ascii="Arial" w:hAnsi="Arial" w:cs="Arial"/>
        </w:rPr>
        <w:t>9</w:t>
      </w:r>
      <w:r w:rsidRPr="00E15BF2">
        <w:rPr>
          <w:rFonts w:ascii="Arial" w:hAnsi="Arial" w:cs="Arial"/>
        </w:rPr>
        <w:t>. Niego que el actor haya acreditado un perjuicio económico directo por la falta de uso de la unidad.</w:t>
      </w:r>
    </w:p>
    <w:p w14:paraId="6D3D2F76" w14:textId="48310542" w:rsidR="00440940" w:rsidRDefault="008B1B75" w:rsidP="00440940">
      <w:pPr>
        <w:spacing w:line="360" w:lineRule="auto"/>
        <w:ind w:left="708" w:firstLine="709"/>
        <w:jc w:val="both"/>
        <w:rPr>
          <w:rFonts w:ascii="Arial" w:hAnsi="Arial" w:cs="Arial"/>
        </w:rPr>
      </w:pPr>
      <w:r>
        <w:rPr>
          <w:rFonts w:ascii="Arial" w:hAnsi="Arial" w:cs="Arial"/>
        </w:rPr>
        <w:t>50</w:t>
      </w:r>
      <w:r w:rsidR="00E15BF2" w:rsidRPr="00E15BF2">
        <w:rPr>
          <w:rFonts w:ascii="Arial" w:hAnsi="Arial" w:cs="Arial"/>
        </w:rPr>
        <w:t>. Niego la procedencia de la liquidación total por la suma de $44.891.013,20</w:t>
      </w:r>
      <w:r w:rsidR="009367F6">
        <w:rPr>
          <w:rFonts w:ascii="Arial" w:hAnsi="Arial" w:cs="Arial"/>
        </w:rPr>
        <w:t>.</w:t>
      </w:r>
    </w:p>
    <w:p w14:paraId="747DA5D3" w14:textId="0FDD2FF5" w:rsidR="00AB6A5E" w:rsidRDefault="008B1B75" w:rsidP="00AB6A5E">
      <w:pPr>
        <w:spacing w:line="360" w:lineRule="auto"/>
        <w:ind w:left="708" w:firstLine="709"/>
        <w:jc w:val="both"/>
        <w:rPr>
          <w:rFonts w:ascii="Arial" w:hAnsi="Arial" w:cs="Arial"/>
        </w:rPr>
      </w:pPr>
      <w:r>
        <w:rPr>
          <w:rFonts w:ascii="Arial" w:hAnsi="Arial" w:cs="Arial"/>
        </w:rPr>
        <w:t>51</w:t>
      </w:r>
      <w:r w:rsidR="00AB6A5E">
        <w:rPr>
          <w:rFonts w:ascii="Arial" w:hAnsi="Arial" w:cs="Arial"/>
        </w:rPr>
        <w:t xml:space="preserve">. </w:t>
      </w:r>
      <w:r w:rsidR="00440940" w:rsidRPr="00C87106">
        <w:rPr>
          <w:rFonts w:ascii="Arial" w:hAnsi="Arial" w:cs="Arial"/>
        </w:rPr>
        <w:t>Niego el contenido del acta de mediación en todo aquello que contradiga el relato de mi mandante.</w:t>
      </w:r>
    </w:p>
    <w:p w14:paraId="1E5C6E9A" w14:textId="5B25FD62" w:rsidR="00AB6A5E" w:rsidRDefault="008B1B75" w:rsidP="00AB6A5E">
      <w:pPr>
        <w:spacing w:line="360" w:lineRule="auto"/>
        <w:ind w:left="708" w:firstLine="709"/>
        <w:jc w:val="both"/>
        <w:rPr>
          <w:rFonts w:ascii="Arial" w:hAnsi="Arial" w:cs="Arial"/>
        </w:rPr>
      </w:pPr>
      <w:r>
        <w:rPr>
          <w:rFonts w:ascii="Arial" w:hAnsi="Arial" w:cs="Arial"/>
        </w:rPr>
        <w:t>52</w:t>
      </w:r>
      <w:r w:rsidR="00AB6A5E">
        <w:rPr>
          <w:rFonts w:ascii="Arial" w:hAnsi="Arial" w:cs="Arial"/>
        </w:rPr>
        <w:t xml:space="preserve">. </w:t>
      </w:r>
      <w:r w:rsidR="00440940" w:rsidRPr="00C87106">
        <w:rPr>
          <w:rFonts w:ascii="Arial" w:hAnsi="Arial" w:cs="Arial"/>
        </w:rPr>
        <w:t>Niego el contenido de la denuncia administrativa presentada por la actora ante su aseguradora en todo aquello que contradiga el relato de mi mandante.</w:t>
      </w:r>
    </w:p>
    <w:p w14:paraId="2EC9F38F" w14:textId="6E500B3E" w:rsidR="00AB6A5E" w:rsidRDefault="008B1B75" w:rsidP="00AB6A5E">
      <w:pPr>
        <w:spacing w:line="360" w:lineRule="auto"/>
        <w:ind w:left="708" w:firstLine="709"/>
        <w:jc w:val="both"/>
        <w:rPr>
          <w:rFonts w:ascii="Arial" w:hAnsi="Arial" w:cs="Arial"/>
        </w:rPr>
      </w:pPr>
      <w:r>
        <w:rPr>
          <w:rFonts w:ascii="Arial" w:hAnsi="Arial" w:cs="Arial"/>
        </w:rPr>
        <w:t>53</w:t>
      </w:r>
      <w:r w:rsidR="00AB6A5E">
        <w:rPr>
          <w:rFonts w:ascii="Arial" w:hAnsi="Arial" w:cs="Arial"/>
        </w:rPr>
        <w:t>.</w:t>
      </w:r>
      <w:r w:rsidR="00440940" w:rsidRPr="00C87106">
        <w:rPr>
          <w:rFonts w:ascii="Arial" w:hAnsi="Arial" w:cs="Arial"/>
        </w:rPr>
        <w:t xml:space="preserve">Desconozco toda certificación o documento que no haya sido expedido por </w:t>
      </w:r>
      <w:proofErr w:type="gramStart"/>
      <w:r w:rsidR="00440940" w:rsidRPr="00C87106">
        <w:rPr>
          <w:rFonts w:ascii="Arial" w:hAnsi="Arial" w:cs="Arial"/>
        </w:rPr>
        <w:t>autoridad pública</w:t>
      </w:r>
      <w:proofErr w:type="gramEnd"/>
      <w:r w:rsidR="00440940" w:rsidRPr="00C87106">
        <w:rPr>
          <w:rFonts w:ascii="Arial" w:hAnsi="Arial" w:cs="Arial"/>
        </w:rPr>
        <w:t xml:space="preserve"> competente.</w:t>
      </w:r>
    </w:p>
    <w:p w14:paraId="380624C9" w14:textId="4CC4A3BA" w:rsidR="00971E95" w:rsidRDefault="00971E95" w:rsidP="00AB6A5E">
      <w:pPr>
        <w:spacing w:line="360" w:lineRule="auto"/>
        <w:ind w:left="708" w:firstLine="709"/>
        <w:jc w:val="both"/>
        <w:rPr>
          <w:rFonts w:ascii="Arial" w:hAnsi="Arial" w:cs="Arial"/>
        </w:rPr>
      </w:pPr>
      <w:r w:rsidRPr="007C220E">
        <w:rPr>
          <w:rFonts w:ascii="Arial" w:hAnsi="Arial" w:cs="Arial"/>
        </w:rPr>
        <w:t xml:space="preserve">Por todo lo expuesto, mi mandante rechaza la totalidad de la demanda, fundamentado en que el siniestro se produjo por la exclusiva culpa de la víctima (Art. 1729 CCCN), </w:t>
      </w:r>
      <w:r w:rsidR="00EA00A2" w:rsidRPr="00EA00A2">
        <w:rPr>
          <w:rFonts w:ascii="Arial" w:hAnsi="Arial" w:cs="Arial"/>
        </w:rPr>
        <w:t>quien circulaba por la Av. Las Heras a una velocidad excesiva e imprudente</w:t>
      </w:r>
      <w:r w:rsidR="00EA00A2">
        <w:rPr>
          <w:rFonts w:ascii="Arial" w:hAnsi="Arial" w:cs="Arial"/>
        </w:rPr>
        <w:t>.</w:t>
      </w:r>
    </w:p>
    <w:p w14:paraId="1D1FD0E9" w14:textId="77777777" w:rsidR="006B08D2" w:rsidRDefault="006B08D2" w:rsidP="00AB6A5E">
      <w:pPr>
        <w:spacing w:line="360" w:lineRule="auto"/>
        <w:ind w:left="708" w:firstLine="709"/>
        <w:jc w:val="both"/>
        <w:rPr>
          <w:rFonts w:ascii="Arial" w:hAnsi="Arial" w:cs="Arial"/>
        </w:rPr>
      </w:pPr>
    </w:p>
    <w:p w14:paraId="030B3099" w14:textId="30FC846E" w:rsidR="0018149B" w:rsidRDefault="0018149B" w:rsidP="0018149B">
      <w:pPr>
        <w:spacing w:line="360" w:lineRule="auto"/>
        <w:ind w:left="708" w:firstLine="709"/>
        <w:jc w:val="both"/>
        <w:rPr>
          <w:rFonts w:ascii="Arial" w:hAnsi="Arial" w:cs="Arial"/>
          <w:b/>
          <w:bCs/>
        </w:rPr>
      </w:pPr>
      <w:r w:rsidRPr="00831834">
        <w:rPr>
          <w:rFonts w:ascii="Arial" w:hAnsi="Arial" w:cs="Arial"/>
          <w:b/>
          <w:bCs/>
        </w:rPr>
        <w:t xml:space="preserve">V.- </w:t>
      </w:r>
      <w:r w:rsidR="00242DEC">
        <w:rPr>
          <w:rFonts w:ascii="Arial" w:hAnsi="Arial" w:cs="Arial"/>
          <w:b/>
          <w:bCs/>
        </w:rPr>
        <w:t>DESCONOCE DOCUMENTAL</w:t>
      </w:r>
    </w:p>
    <w:p w14:paraId="14E97C96" w14:textId="549B18C6" w:rsidR="00242DEC" w:rsidRPr="00B355CF" w:rsidRDefault="00242DEC" w:rsidP="00242DEC">
      <w:pPr>
        <w:spacing w:line="360" w:lineRule="auto"/>
        <w:ind w:left="708" w:firstLine="709"/>
        <w:jc w:val="both"/>
        <w:rPr>
          <w:rFonts w:ascii="Arial" w:hAnsi="Arial" w:cs="Arial"/>
        </w:rPr>
      </w:pPr>
      <w:r w:rsidRPr="00B355CF">
        <w:rPr>
          <w:rFonts w:ascii="Arial" w:hAnsi="Arial" w:cs="Arial"/>
        </w:rPr>
        <w:lastRenderedPageBreak/>
        <w:t>En los términos del artículo 356 inciso 1° del Código Procesal Civil y Comercial, mi parte desconoce expresa y formalmente, por no constarle su autenticidad, veracidad, origen, integridad, fecha cierta ni correspondencia con el hecho de autos, toda la documentación acompañada por la actora, así como aquella que eventualmente se incorpore en el futuro sin los recaudos legales pertinentes.</w:t>
      </w:r>
    </w:p>
    <w:p w14:paraId="4CCE0EFF" w14:textId="31BECED0" w:rsidR="00242DEC" w:rsidRPr="00B355CF" w:rsidRDefault="00242DEC" w:rsidP="00E36374">
      <w:pPr>
        <w:spacing w:line="360" w:lineRule="auto"/>
        <w:ind w:left="708" w:firstLine="709"/>
        <w:jc w:val="both"/>
        <w:rPr>
          <w:rFonts w:ascii="Arial" w:hAnsi="Arial" w:cs="Arial"/>
        </w:rPr>
      </w:pPr>
      <w:r w:rsidRPr="00B355CF">
        <w:rPr>
          <w:rFonts w:ascii="Arial" w:hAnsi="Arial" w:cs="Arial"/>
        </w:rPr>
        <w:t>En tal sentido, niego expresamente la documental acompañada por parte</w:t>
      </w:r>
      <w:r w:rsidR="00C8515C" w:rsidRPr="00B355CF">
        <w:rPr>
          <w:rFonts w:ascii="Arial" w:hAnsi="Arial" w:cs="Arial"/>
        </w:rPr>
        <w:t xml:space="preserve"> </w:t>
      </w:r>
      <w:r w:rsidRPr="00B355CF">
        <w:rPr>
          <w:rFonts w:ascii="Arial" w:hAnsi="Arial" w:cs="Arial"/>
        </w:rPr>
        <w:t>actora que haya sido emitida por esta parte o no se encuentre en copia certificada o</w:t>
      </w:r>
      <w:r w:rsidR="00C8515C" w:rsidRPr="00B355CF">
        <w:rPr>
          <w:rFonts w:ascii="Arial" w:hAnsi="Arial" w:cs="Arial"/>
        </w:rPr>
        <w:t xml:space="preserve"> </w:t>
      </w:r>
      <w:r w:rsidRPr="00B355CF">
        <w:rPr>
          <w:rFonts w:ascii="Arial" w:hAnsi="Arial" w:cs="Arial"/>
        </w:rPr>
        <w:t>instrumento público, por no constarme su origen ni autenticidad.</w:t>
      </w:r>
      <w:r w:rsidR="00053DF1">
        <w:rPr>
          <w:rFonts w:ascii="Arial" w:hAnsi="Arial" w:cs="Arial"/>
        </w:rPr>
        <w:t xml:space="preserve"> A saber: </w:t>
      </w:r>
      <w:r w:rsidR="00A92006" w:rsidRPr="00A92006">
        <w:rPr>
          <w:rFonts w:ascii="Arial" w:hAnsi="Arial" w:cs="Arial"/>
        </w:rPr>
        <w:t>Copia del DNI del Sr. Bruno Facundo</w:t>
      </w:r>
      <w:r w:rsidR="00A92006">
        <w:rPr>
          <w:rFonts w:ascii="Arial" w:hAnsi="Arial" w:cs="Arial"/>
        </w:rPr>
        <w:t xml:space="preserve">, </w:t>
      </w:r>
      <w:r w:rsidR="00A92006" w:rsidRPr="00A92006">
        <w:rPr>
          <w:rFonts w:ascii="Arial" w:hAnsi="Arial" w:cs="Arial"/>
        </w:rPr>
        <w:t>Copia de la Licencia de conducir del Sr. Bruno Facundo</w:t>
      </w:r>
      <w:r w:rsidR="00A92006">
        <w:rPr>
          <w:rFonts w:ascii="Arial" w:hAnsi="Arial" w:cs="Arial"/>
        </w:rPr>
        <w:t xml:space="preserve">, </w:t>
      </w:r>
      <w:r w:rsidR="00A92006" w:rsidRPr="00A92006">
        <w:rPr>
          <w:rFonts w:ascii="Arial" w:hAnsi="Arial" w:cs="Arial"/>
        </w:rPr>
        <w:t>Copia de la Cédula de la A236CAL</w:t>
      </w:r>
      <w:r w:rsidR="00E36374">
        <w:rPr>
          <w:rFonts w:ascii="Arial" w:hAnsi="Arial" w:cs="Arial"/>
        </w:rPr>
        <w:t xml:space="preserve">, </w:t>
      </w:r>
      <w:r w:rsidR="00A92006" w:rsidRPr="00A92006">
        <w:rPr>
          <w:rFonts w:ascii="Arial" w:hAnsi="Arial" w:cs="Arial"/>
        </w:rPr>
        <w:t>Copia de la Denuncia ante ATM SEGUROS</w:t>
      </w:r>
      <w:r w:rsidR="00E36374">
        <w:rPr>
          <w:rFonts w:ascii="Arial" w:hAnsi="Arial" w:cs="Arial"/>
        </w:rPr>
        <w:t xml:space="preserve">, </w:t>
      </w:r>
      <w:r w:rsidR="00A92006" w:rsidRPr="00A92006">
        <w:rPr>
          <w:rFonts w:ascii="Arial" w:hAnsi="Arial" w:cs="Arial"/>
        </w:rPr>
        <w:t>Copia del Certificado de Cobertura ATM SEGUROS</w:t>
      </w:r>
      <w:r w:rsidR="00E36374">
        <w:rPr>
          <w:rFonts w:ascii="Arial" w:hAnsi="Arial" w:cs="Arial"/>
        </w:rPr>
        <w:t xml:space="preserve">, </w:t>
      </w:r>
      <w:r w:rsidR="00A92006" w:rsidRPr="00A92006">
        <w:rPr>
          <w:rFonts w:ascii="Arial" w:hAnsi="Arial" w:cs="Arial"/>
        </w:rPr>
        <w:t>Copia de constancia de atención de los Hospital General de Agudos Dr. Francisco</w:t>
      </w:r>
      <w:r w:rsidR="00E36374">
        <w:rPr>
          <w:rFonts w:ascii="Arial" w:hAnsi="Arial" w:cs="Arial"/>
        </w:rPr>
        <w:t xml:space="preserve"> </w:t>
      </w:r>
      <w:r w:rsidR="00A92006" w:rsidRPr="00A92006">
        <w:rPr>
          <w:rFonts w:ascii="Arial" w:hAnsi="Arial" w:cs="Arial"/>
        </w:rPr>
        <w:t>Santojanni</w:t>
      </w:r>
      <w:r w:rsidR="00E36374">
        <w:rPr>
          <w:rFonts w:ascii="Arial" w:hAnsi="Arial" w:cs="Arial"/>
        </w:rPr>
        <w:t xml:space="preserve">, </w:t>
      </w:r>
      <w:r w:rsidR="00A92006" w:rsidRPr="00A92006">
        <w:rPr>
          <w:rFonts w:ascii="Arial" w:hAnsi="Arial" w:cs="Arial"/>
        </w:rPr>
        <w:t>Fotos de los daños del motovehículo</w:t>
      </w:r>
      <w:r w:rsidR="00E36374">
        <w:rPr>
          <w:rFonts w:ascii="Arial" w:hAnsi="Arial" w:cs="Arial"/>
        </w:rPr>
        <w:t xml:space="preserve">, </w:t>
      </w:r>
      <w:r w:rsidR="00A92006" w:rsidRPr="00A92006">
        <w:rPr>
          <w:rFonts w:ascii="Arial" w:hAnsi="Arial" w:cs="Arial"/>
        </w:rPr>
        <w:t>Copia del Presupuesto de los daños en el vehículo</w:t>
      </w:r>
      <w:r w:rsidR="00E36374">
        <w:rPr>
          <w:rFonts w:ascii="Arial" w:hAnsi="Arial" w:cs="Arial"/>
        </w:rPr>
        <w:t xml:space="preserve">, </w:t>
      </w:r>
      <w:r w:rsidR="00A92006" w:rsidRPr="00A92006">
        <w:rPr>
          <w:rFonts w:ascii="Arial" w:hAnsi="Arial" w:cs="Arial"/>
        </w:rPr>
        <w:t>Fotos de los daños en la mano izquierda del Sr. Bruno Facundo</w:t>
      </w:r>
      <w:r w:rsidR="00E36374">
        <w:rPr>
          <w:rFonts w:ascii="Arial" w:hAnsi="Arial" w:cs="Arial"/>
        </w:rPr>
        <w:t xml:space="preserve">, </w:t>
      </w:r>
      <w:r w:rsidR="00A92006" w:rsidRPr="00A92006">
        <w:rPr>
          <w:rFonts w:ascii="Arial" w:hAnsi="Arial" w:cs="Arial"/>
        </w:rPr>
        <w:t>Copia del Informe médico del Dr. Yair Fornari MN.162.619</w:t>
      </w:r>
      <w:r w:rsidR="00E36374">
        <w:rPr>
          <w:rFonts w:ascii="Arial" w:hAnsi="Arial" w:cs="Arial"/>
        </w:rPr>
        <w:t xml:space="preserve"> y c</w:t>
      </w:r>
      <w:r w:rsidR="00A92006" w:rsidRPr="00A92006">
        <w:rPr>
          <w:rFonts w:ascii="Arial" w:hAnsi="Arial" w:cs="Arial"/>
        </w:rPr>
        <w:t>opia del Acta de cierre de mediación.</w:t>
      </w:r>
    </w:p>
    <w:p w14:paraId="5243BB04" w14:textId="77777777" w:rsidR="00B355CF" w:rsidRPr="00B355CF" w:rsidRDefault="00B355CF" w:rsidP="00B355CF">
      <w:pPr>
        <w:spacing w:line="360" w:lineRule="auto"/>
        <w:ind w:left="708" w:firstLine="709"/>
        <w:jc w:val="both"/>
        <w:rPr>
          <w:rFonts w:ascii="Arial" w:hAnsi="Arial" w:cs="Arial"/>
        </w:rPr>
      </w:pPr>
    </w:p>
    <w:p w14:paraId="3F9E15F6" w14:textId="314B8A21" w:rsidR="00DE4FB3" w:rsidRPr="006B08D2" w:rsidRDefault="00971E95" w:rsidP="006B08D2">
      <w:pPr>
        <w:spacing w:line="360" w:lineRule="auto"/>
        <w:ind w:left="708" w:firstLine="709"/>
        <w:jc w:val="both"/>
        <w:rPr>
          <w:rFonts w:ascii="Arial" w:hAnsi="Arial" w:cs="Arial"/>
          <w:b/>
          <w:bCs/>
        </w:rPr>
      </w:pPr>
      <w:r w:rsidRPr="007C220E">
        <w:rPr>
          <w:rFonts w:ascii="Arial" w:hAnsi="Arial" w:cs="Arial"/>
          <w:b/>
          <w:bCs/>
        </w:rPr>
        <w:t xml:space="preserve">V.- LA VERDAD DE LOS HECHOS. </w:t>
      </w:r>
    </w:p>
    <w:p w14:paraId="09690051" w14:textId="1FDDF4B6" w:rsidR="00DB4196" w:rsidRPr="00DB4196" w:rsidRDefault="00DB4196" w:rsidP="00DB4196">
      <w:pPr>
        <w:spacing w:line="360" w:lineRule="auto"/>
        <w:ind w:left="708" w:firstLine="709"/>
        <w:jc w:val="both"/>
        <w:rPr>
          <w:rFonts w:ascii="Arial" w:hAnsi="Arial" w:cs="Arial"/>
        </w:rPr>
      </w:pPr>
      <w:r w:rsidRPr="00DB4196">
        <w:rPr>
          <w:rFonts w:ascii="Arial" w:hAnsi="Arial" w:cs="Arial"/>
        </w:rPr>
        <w:t xml:space="preserve">Contrariamente a la versión sesgada y huérfana de sustento fáctico expuesta en la demanda, la realidad de lo acontecido el 14 de abril de 2025 demuestra que el siniestro se produjo por la exclusiva culpa de la víctima (Art. 1729 del CCyCN), quien mediante una maniobra antirreglamentaria e imprudente se constituyó en la única causa del </w:t>
      </w:r>
      <w:r w:rsidR="00FC248B">
        <w:rPr>
          <w:rFonts w:ascii="Arial" w:hAnsi="Arial" w:cs="Arial"/>
        </w:rPr>
        <w:t>evento</w:t>
      </w:r>
      <w:r w:rsidRPr="00DB4196">
        <w:rPr>
          <w:rFonts w:ascii="Arial" w:hAnsi="Arial" w:cs="Arial"/>
        </w:rPr>
        <w:t>.</w:t>
      </w:r>
    </w:p>
    <w:p w14:paraId="1C3DD628" w14:textId="020ECF04" w:rsidR="00DB4196" w:rsidRPr="00DB4196" w:rsidRDefault="00DB4196" w:rsidP="00DB4196">
      <w:pPr>
        <w:spacing w:line="360" w:lineRule="auto"/>
        <w:ind w:left="708" w:firstLine="709"/>
        <w:jc w:val="both"/>
        <w:rPr>
          <w:rFonts w:ascii="Arial" w:hAnsi="Arial" w:cs="Arial"/>
        </w:rPr>
      </w:pPr>
      <w:r w:rsidRPr="00DB4196">
        <w:rPr>
          <w:rFonts w:ascii="Arial" w:hAnsi="Arial" w:cs="Arial"/>
        </w:rPr>
        <w:t xml:space="preserve">Como </w:t>
      </w:r>
      <w:r w:rsidR="000D17AB">
        <w:rPr>
          <w:rFonts w:ascii="Arial" w:hAnsi="Arial" w:cs="Arial"/>
        </w:rPr>
        <w:t xml:space="preserve">primera </w:t>
      </w:r>
      <w:r w:rsidRPr="00DB4196">
        <w:rPr>
          <w:rFonts w:ascii="Arial" w:hAnsi="Arial" w:cs="Arial"/>
        </w:rPr>
        <w:t>cuestión y determinante para la resolución de la litis, debe destacarse la configuración de la calle Pilar en el tramo del siniestro</w:t>
      </w:r>
      <w:r w:rsidR="000D17AB">
        <w:rPr>
          <w:rFonts w:ascii="Arial" w:hAnsi="Arial" w:cs="Arial"/>
        </w:rPr>
        <w:t>.</w:t>
      </w:r>
      <w:r w:rsidRPr="00DB4196">
        <w:rPr>
          <w:rFonts w:ascii="Arial" w:hAnsi="Arial" w:cs="Arial"/>
        </w:rPr>
        <w:t xml:space="preserve"> </w:t>
      </w:r>
      <w:r w:rsidR="000D17AB">
        <w:rPr>
          <w:rFonts w:ascii="Arial" w:hAnsi="Arial" w:cs="Arial"/>
        </w:rPr>
        <w:t>S</w:t>
      </w:r>
      <w:r w:rsidRPr="00DB4196">
        <w:rPr>
          <w:rFonts w:ascii="Arial" w:hAnsi="Arial" w:cs="Arial"/>
        </w:rPr>
        <w:t xml:space="preserve">e trata de una arteria de doble sentido de </w:t>
      </w:r>
      <w:r w:rsidR="00BC352E" w:rsidRPr="00DB4196">
        <w:rPr>
          <w:rFonts w:ascii="Arial" w:hAnsi="Arial" w:cs="Arial"/>
        </w:rPr>
        <w:t>circulación,</w:t>
      </w:r>
      <w:r w:rsidRPr="00DB4196">
        <w:rPr>
          <w:rFonts w:ascii="Arial" w:hAnsi="Arial" w:cs="Arial"/>
        </w:rPr>
        <w:t xml:space="preserve"> pero con un único carril habilitado para cada mano</w:t>
      </w:r>
      <w:r w:rsidR="000D17AB">
        <w:rPr>
          <w:rFonts w:ascii="Arial" w:hAnsi="Arial" w:cs="Arial"/>
        </w:rPr>
        <w:t xml:space="preserve">, </w:t>
      </w:r>
      <w:r w:rsidRPr="00DB4196">
        <w:rPr>
          <w:rFonts w:ascii="Arial" w:hAnsi="Arial" w:cs="Arial"/>
        </w:rPr>
        <w:t xml:space="preserve">circunstancia </w:t>
      </w:r>
      <w:r w:rsidR="000D17AB">
        <w:rPr>
          <w:rFonts w:ascii="Arial" w:hAnsi="Arial" w:cs="Arial"/>
        </w:rPr>
        <w:t>que no debe soslayarse por</w:t>
      </w:r>
      <w:r w:rsidR="00BC352E">
        <w:rPr>
          <w:rFonts w:ascii="Arial" w:hAnsi="Arial" w:cs="Arial"/>
        </w:rPr>
        <w:t xml:space="preserve"> dos motivos</w:t>
      </w:r>
      <w:r w:rsidR="00F5635B">
        <w:rPr>
          <w:rFonts w:ascii="Arial" w:hAnsi="Arial" w:cs="Arial"/>
        </w:rPr>
        <w:t xml:space="preserve">: En primer </w:t>
      </w:r>
      <w:proofErr w:type="gramStart"/>
      <w:r w:rsidR="00F5635B">
        <w:rPr>
          <w:rFonts w:ascii="Arial" w:hAnsi="Arial" w:cs="Arial"/>
        </w:rPr>
        <w:t>lugar</w:t>
      </w:r>
      <w:proofErr w:type="gramEnd"/>
      <w:r w:rsidR="00F5635B">
        <w:rPr>
          <w:rFonts w:ascii="Arial" w:hAnsi="Arial" w:cs="Arial"/>
        </w:rPr>
        <w:t xml:space="preserve"> porque</w:t>
      </w:r>
      <w:r w:rsidR="000D17AB">
        <w:rPr>
          <w:rFonts w:ascii="Arial" w:hAnsi="Arial" w:cs="Arial"/>
        </w:rPr>
        <w:t xml:space="preserve"> </w:t>
      </w:r>
      <w:r w:rsidRPr="00DB4196">
        <w:rPr>
          <w:rFonts w:ascii="Arial" w:hAnsi="Arial" w:cs="Arial"/>
        </w:rPr>
        <w:t>torna físicamente imposible la versión del actor</w:t>
      </w:r>
      <w:r w:rsidR="000D17AB">
        <w:rPr>
          <w:rFonts w:ascii="Arial" w:hAnsi="Arial" w:cs="Arial"/>
        </w:rPr>
        <w:t>.</w:t>
      </w:r>
      <w:r w:rsidR="00F5635B">
        <w:rPr>
          <w:rFonts w:ascii="Arial" w:hAnsi="Arial" w:cs="Arial"/>
        </w:rPr>
        <w:t xml:space="preserve"> Y en segunda medida, </w:t>
      </w:r>
      <w:r w:rsidR="004A63E4">
        <w:rPr>
          <w:rFonts w:ascii="Arial" w:hAnsi="Arial" w:cs="Arial"/>
        </w:rPr>
        <w:t xml:space="preserve">porque la mentada circunstancia es esencial a la hora de </w:t>
      </w:r>
      <w:r w:rsidR="00EB7E0B">
        <w:rPr>
          <w:rFonts w:ascii="Arial" w:hAnsi="Arial" w:cs="Arial"/>
        </w:rPr>
        <w:t>la determinación del sujeto civilmente responsable.</w:t>
      </w:r>
    </w:p>
    <w:p w14:paraId="0B4D6EE3" w14:textId="77777777" w:rsidR="00DB4196" w:rsidRPr="00DB4196" w:rsidRDefault="00DB4196" w:rsidP="00DB4196">
      <w:pPr>
        <w:spacing w:line="360" w:lineRule="auto"/>
        <w:ind w:left="708" w:firstLine="709"/>
        <w:jc w:val="both"/>
        <w:rPr>
          <w:rFonts w:ascii="Arial" w:hAnsi="Arial" w:cs="Arial"/>
        </w:rPr>
      </w:pPr>
      <w:r w:rsidRPr="00DB4196">
        <w:rPr>
          <w:rFonts w:ascii="Arial" w:hAnsi="Arial" w:cs="Arial"/>
        </w:rPr>
        <w:t xml:space="preserve">Es un dato físico irrebatible que los daños en el vehículo Volkswagen Gol de mi asegurado se localizaron de forma perpendicular sobre la puerta lateral izquierda, con destrucción total del cristal y afectación del espejo retrovisor </w:t>
      </w:r>
      <w:r w:rsidRPr="00DB4196">
        <w:rPr>
          <w:rFonts w:ascii="Arial" w:hAnsi="Arial" w:cs="Arial"/>
        </w:rPr>
        <w:lastRenderedPageBreak/>
        <w:t xml:space="preserve">izquierdo. Esta ubicación del impacto demuestra que mi representado ya se encontraba realizando su desplazamiento —previamente señalizado—, cuando el motovehículo del Sr. Bruno, circulando en el mismo sentido, se desplazó hacia la izquierda e impactó de costado contra el automóvil. En una vía de un solo carril por mano, la única forma en que el actor pudo encontrarse en esa posición y </w:t>
      </w:r>
      <w:proofErr w:type="gramStart"/>
      <w:r w:rsidRPr="00DB4196">
        <w:rPr>
          <w:rFonts w:ascii="Arial" w:hAnsi="Arial" w:cs="Arial"/>
        </w:rPr>
        <w:t>chocar contra</w:t>
      </w:r>
      <w:proofErr w:type="gramEnd"/>
      <w:r w:rsidRPr="00DB4196">
        <w:rPr>
          <w:rFonts w:ascii="Arial" w:hAnsi="Arial" w:cs="Arial"/>
        </w:rPr>
        <w:t xml:space="preserve"> la puerta del conductor fue mediante la invasión del sentido contrario de circulación </w:t>
      </w:r>
      <w:r w:rsidRPr="007D525A">
        <w:rPr>
          <w:rFonts w:ascii="Arial" w:hAnsi="Arial" w:cs="Arial"/>
          <w:b/>
          <w:bCs/>
          <w:u w:val="single"/>
        </w:rPr>
        <w:t>en un intento de sobrepaso temerario.</w:t>
      </w:r>
    </w:p>
    <w:p w14:paraId="34A3B057" w14:textId="26B17A67" w:rsidR="00DB4196" w:rsidRPr="00DB4196" w:rsidRDefault="000C1346" w:rsidP="00DB4196">
      <w:pPr>
        <w:spacing w:line="360" w:lineRule="auto"/>
        <w:ind w:left="708" w:firstLine="709"/>
        <w:jc w:val="both"/>
        <w:rPr>
          <w:rFonts w:ascii="Arial" w:hAnsi="Arial" w:cs="Arial"/>
        </w:rPr>
      </w:pPr>
      <w:r>
        <w:rPr>
          <w:rFonts w:ascii="Arial" w:hAnsi="Arial" w:cs="Arial"/>
        </w:rPr>
        <w:t xml:space="preserve">Efectuada esta </w:t>
      </w:r>
      <w:r w:rsidR="00DF63DC">
        <w:rPr>
          <w:rFonts w:ascii="Arial" w:hAnsi="Arial" w:cs="Arial"/>
        </w:rPr>
        <w:t xml:space="preserve">precisión, es menester resaltar que, de la </w:t>
      </w:r>
      <w:r w:rsidR="00DB4196" w:rsidRPr="00DB4196">
        <w:rPr>
          <w:rFonts w:ascii="Arial" w:hAnsi="Arial" w:cs="Arial"/>
        </w:rPr>
        <w:t>descripción del siniestro y la magnitud de los daños materiales, surge que el Sr. Facundo Bruno revistió el carácter de vehículo embistente lateral. El actor circulaba con una total falta de pleno dominio sobre su unidad, infringiendo el deber de cuidado y prevención que imponen los Arts. 39 y 50 de la Ley Nacional de Tránsito N° 24.449. La violencia del impacto contra la puerta del conductor del demandado evidencia que el actor circulaba a una velocidad excesiva para el entorno urbano o bajo una distracción tal que le impidió advertir que el vehículo mayor ya se encontraba interpuesto en su trayectoria.</w:t>
      </w:r>
    </w:p>
    <w:p w14:paraId="43E8FA6C" w14:textId="6BA766F7" w:rsidR="009B7852" w:rsidRDefault="00DF63DC" w:rsidP="009B7852">
      <w:pPr>
        <w:spacing w:line="360" w:lineRule="auto"/>
        <w:ind w:left="708" w:firstLine="709"/>
        <w:jc w:val="both"/>
        <w:rPr>
          <w:rFonts w:ascii="Arial" w:hAnsi="Arial" w:cs="Arial"/>
        </w:rPr>
      </w:pPr>
      <w:r>
        <w:rPr>
          <w:rFonts w:ascii="Arial" w:hAnsi="Arial" w:cs="Arial"/>
        </w:rPr>
        <w:t>Asimismo,</w:t>
      </w:r>
      <w:r w:rsidR="00DB4196" w:rsidRPr="00DB4196">
        <w:rPr>
          <w:rFonts w:ascii="Arial" w:hAnsi="Arial" w:cs="Arial"/>
        </w:rPr>
        <w:t xml:space="preserve"> </w:t>
      </w:r>
      <w:r>
        <w:rPr>
          <w:rFonts w:ascii="Arial" w:hAnsi="Arial" w:cs="Arial"/>
        </w:rPr>
        <w:t>r</w:t>
      </w:r>
      <w:r w:rsidR="00DB4196" w:rsidRPr="00DB4196">
        <w:rPr>
          <w:rFonts w:ascii="Arial" w:hAnsi="Arial" w:cs="Arial"/>
        </w:rPr>
        <w:t xml:space="preserve">esulta determinante señalar que mi asegurado señalizó con la debida antelación su intención de girar mediante las luces reglamentarias. Ante este aviso lumínico, el actor, en lugar de reducir su marcha y esperar el despeje de la vía, emprendió una maniobra de adelantamiento por el sector izquierdo, violando flagrantemente los recaudos impuestos por el Art. 42 de la Ley N° 24.449. </w:t>
      </w:r>
      <w:r>
        <w:rPr>
          <w:rFonts w:ascii="Arial" w:hAnsi="Arial" w:cs="Arial"/>
        </w:rPr>
        <w:t>E</w:t>
      </w:r>
      <w:r w:rsidR="00FC248B">
        <w:rPr>
          <w:rFonts w:ascii="Arial" w:hAnsi="Arial" w:cs="Arial"/>
        </w:rPr>
        <w:t>n efecto, el</w:t>
      </w:r>
      <w:r>
        <w:rPr>
          <w:rFonts w:ascii="Arial" w:hAnsi="Arial" w:cs="Arial"/>
        </w:rPr>
        <w:t xml:space="preserve"> señalado </w:t>
      </w:r>
      <w:r w:rsidR="00A11F6E">
        <w:rPr>
          <w:rFonts w:ascii="Arial" w:hAnsi="Arial" w:cs="Arial"/>
        </w:rPr>
        <w:t>artículo</w:t>
      </w:r>
      <w:r>
        <w:rPr>
          <w:rFonts w:ascii="Arial" w:hAnsi="Arial" w:cs="Arial"/>
        </w:rPr>
        <w:t xml:space="preserve"> establece </w:t>
      </w:r>
      <w:r w:rsidR="00FC248B">
        <w:rPr>
          <w:rFonts w:ascii="Arial" w:hAnsi="Arial" w:cs="Arial"/>
        </w:rPr>
        <w:t>un</w:t>
      </w:r>
      <w:r w:rsidR="001F135F">
        <w:rPr>
          <w:rFonts w:ascii="Arial" w:hAnsi="Arial" w:cs="Arial"/>
        </w:rPr>
        <w:t xml:space="preserve">a serie de </w:t>
      </w:r>
      <w:r w:rsidR="004B0EA2">
        <w:rPr>
          <w:rFonts w:ascii="Arial" w:hAnsi="Arial" w:cs="Arial"/>
        </w:rPr>
        <w:t>reglas</w:t>
      </w:r>
      <w:r w:rsidR="001F135F">
        <w:rPr>
          <w:rFonts w:ascii="Arial" w:hAnsi="Arial" w:cs="Arial"/>
        </w:rPr>
        <w:t xml:space="preserve"> que deben </w:t>
      </w:r>
      <w:r w:rsidR="004B0EA2">
        <w:rPr>
          <w:rFonts w:ascii="Arial" w:hAnsi="Arial" w:cs="Arial"/>
        </w:rPr>
        <w:t xml:space="preserve">respetarse </w:t>
      </w:r>
      <w:r w:rsidR="00B55DCD">
        <w:rPr>
          <w:rFonts w:ascii="Arial" w:hAnsi="Arial" w:cs="Arial"/>
        </w:rPr>
        <w:t>al realizar un adelantamiento</w:t>
      </w:r>
      <w:r w:rsidR="009B7852">
        <w:rPr>
          <w:rFonts w:ascii="Arial" w:hAnsi="Arial" w:cs="Arial"/>
        </w:rPr>
        <w:t>. Dentro de ese</w:t>
      </w:r>
      <w:r w:rsidR="00B55DCD">
        <w:rPr>
          <w:rFonts w:ascii="Arial" w:hAnsi="Arial" w:cs="Arial"/>
        </w:rPr>
        <w:t xml:space="preserve"> conjunto</w:t>
      </w:r>
      <w:r w:rsidR="009B7852">
        <w:rPr>
          <w:rFonts w:ascii="Arial" w:hAnsi="Arial" w:cs="Arial"/>
        </w:rPr>
        <w:t xml:space="preserve">, en el caso en marras, el actor incumplió </w:t>
      </w:r>
      <w:r w:rsidR="00212E22">
        <w:rPr>
          <w:rFonts w:ascii="Arial" w:hAnsi="Arial" w:cs="Arial"/>
        </w:rPr>
        <w:t>específicamente con tres de ellas:</w:t>
      </w:r>
    </w:p>
    <w:p w14:paraId="777DB145" w14:textId="2509C992" w:rsidR="00212E22" w:rsidRDefault="000E76A4" w:rsidP="00212E22">
      <w:pPr>
        <w:spacing w:line="360" w:lineRule="auto"/>
        <w:ind w:left="708" w:firstLine="709"/>
        <w:jc w:val="both"/>
        <w:rPr>
          <w:rFonts w:ascii="Arial" w:hAnsi="Arial" w:cs="Arial"/>
        </w:rPr>
      </w:pPr>
      <w:r>
        <w:rPr>
          <w:rFonts w:ascii="Arial" w:hAnsi="Arial" w:cs="Arial"/>
        </w:rPr>
        <w:t>1</w:t>
      </w:r>
      <w:r w:rsidR="00212E22">
        <w:rPr>
          <w:rFonts w:ascii="Arial" w:hAnsi="Arial" w:cs="Arial"/>
        </w:rPr>
        <w:t>) “(…) T</w:t>
      </w:r>
      <w:r w:rsidR="00212E22" w:rsidRPr="00212E22">
        <w:rPr>
          <w:rFonts w:ascii="Arial" w:hAnsi="Arial" w:cs="Arial"/>
        </w:rPr>
        <w:t xml:space="preserve">ener la visibilidad suficiente y </w:t>
      </w:r>
      <w:r w:rsidR="00212E22" w:rsidRPr="00212E22">
        <w:rPr>
          <w:rFonts w:ascii="Arial" w:hAnsi="Arial" w:cs="Arial"/>
          <w:b/>
          <w:bCs/>
          <w:u w:val="single"/>
        </w:rPr>
        <w:t>no iniciar la maniobra si se aproxima a una encrucijada, curva, puente, cima de la vía o lugar peligroso</w:t>
      </w:r>
      <w:r w:rsidR="00212E22">
        <w:rPr>
          <w:rFonts w:ascii="Arial" w:hAnsi="Arial" w:cs="Arial"/>
          <w:b/>
          <w:bCs/>
          <w:u w:val="single"/>
        </w:rPr>
        <w:t>”</w:t>
      </w:r>
      <w:r w:rsidR="00212E22" w:rsidRPr="00212E22">
        <w:rPr>
          <w:rFonts w:ascii="Arial" w:hAnsi="Arial" w:cs="Arial"/>
        </w:rPr>
        <w:t>;</w:t>
      </w:r>
    </w:p>
    <w:p w14:paraId="143BF6D0" w14:textId="565600A1" w:rsidR="00212E22" w:rsidRDefault="000E76A4" w:rsidP="00212E22">
      <w:pPr>
        <w:spacing w:line="360" w:lineRule="auto"/>
        <w:ind w:left="708" w:firstLine="709"/>
        <w:jc w:val="both"/>
        <w:rPr>
          <w:rFonts w:ascii="Arial" w:hAnsi="Arial" w:cs="Arial"/>
        </w:rPr>
      </w:pPr>
      <w:r>
        <w:rPr>
          <w:rFonts w:ascii="Arial" w:hAnsi="Arial" w:cs="Arial"/>
        </w:rPr>
        <w:t>2</w:t>
      </w:r>
      <w:r w:rsidR="00212E22" w:rsidRPr="00212E22">
        <w:rPr>
          <w:rFonts w:ascii="Arial" w:hAnsi="Arial" w:cs="Arial"/>
        </w:rPr>
        <w:t xml:space="preserve">) </w:t>
      </w:r>
      <w:r w:rsidR="00212E22">
        <w:rPr>
          <w:rFonts w:ascii="Arial" w:hAnsi="Arial" w:cs="Arial"/>
        </w:rPr>
        <w:t>“</w:t>
      </w:r>
      <w:r w:rsidR="00212E22" w:rsidRPr="00212E22">
        <w:rPr>
          <w:rFonts w:ascii="Arial" w:hAnsi="Arial" w:cs="Arial"/>
        </w:rPr>
        <w:t>Debe advertir al que le precede su intención de sobrepasarlo por medio de destellos de las luces frontales o la bocina en zona rural</w:t>
      </w:r>
      <w:r w:rsidR="00212E22">
        <w:rPr>
          <w:rFonts w:ascii="Arial" w:hAnsi="Arial" w:cs="Arial"/>
        </w:rPr>
        <w:t xml:space="preserve"> (…)”</w:t>
      </w:r>
    </w:p>
    <w:p w14:paraId="574F7961" w14:textId="3AE848AC" w:rsidR="00212E22" w:rsidRDefault="000E76A4" w:rsidP="00212E22">
      <w:pPr>
        <w:spacing w:line="360" w:lineRule="auto"/>
        <w:ind w:left="708" w:firstLine="709"/>
        <w:jc w:val="both"/>
        <w:rPr>
          <w:rFonts w:ascii="Arial" w:hAnsi="Arial" w:cs="Arial"/>
        </w:rPr>
      </w:pPr>
      <w:r>
        <w:rPr>
          <w:rFonts w:ascii="Arial" w:hAnsi="Arial" w:cs="Arial"/>
        </w:rPr>
        <w:t>3</w:t>
      </w:r>
      <w:r w:rsidR="00212E22">
        <w:rPr>
          <w:rFonts w:ascii="Arial" w:hAnsi="Arial" w:cs="Arial"/>
        </w:rPr>
        <w:t>) “</w:t>
      </w:r>
      <w:r w:rsidR="00212E22" w:rsidRPr="00212E22">
        <w:rPr>
          <w:rFonts w:ascii="Arial" w:hAnsi="Arial" w:cs="Arial"/>
        </w:rPr>
        <w:t>Debe efectuarse el sobrepaso rápidamente de forma tal de retomar su lugar a la derecha, sin interferir la marcha del vehículo sobrepasado; esta última acción debe realizarse con el indicador de giro derecho en funcionamiento</w:t>
      </w:r>
      <w:r w:rsidR="00212E22">
        <w:rPr>
          <w:rFonts w:ascii="Arial" w:hAnsi="Arial" w:cs="Arial"/>
        </w:rPr>
        <w:t>”</w:t>
      </w:r>
    </w:p>
    <w:p w14:paraId="250F3316" w14:textId="77777777" w:rsidR="00AE6EE5" w:rsidRDefault="002109A0" w:rsidP="00AE6EE5">
      <w:pPr>
        <w:spacing w:line="360" w:lineRule="auto"/>
        <w:ind w:left="708" w:firstLine="709"/>
        <w:jc w:val="both"/>
        <w:rPr>
          <w:rFonts w:ascii="Arial" w:hAnsi="Arial" w:cs="Arial"/>
        </w:rPr>
      </w:pPr>
      <w:r>
        <w:rPr>
          <w:rFonts w:ascii="Arial" w:hAnsi="Arial" w:cs="Arial"/>
        </w:rPr>
        <w:t xml:space="preserve">El Sr. Bruno </w:t>
      </w:r>
      <w:r w:rsidR="00342C69">
        <w:rPr>
          <w:rFonts w:ascii="Arial" w:hAnsi="Arial" w:cs="Arial"/>
        </w:rPr>
        <w:t xml:space="preserve">inició la maniobra, tal como lo reconoce en su denuncia de siniestro, </w:t>
      </w:r>
      <w:r w:rsidR="000702AD">
        <w:rPr>
          <w:rFonts w:ascii="Arial" w:hAnsi="Arial" w:cs="Arial"/>
        </w:rPr>
        <w:t>al llegar a la intersección de la calle en que circulaba y l</w:t>
      </w:r>
      <w:r w:rsidR="00B112F9">
        <w:rPr>
          <w:rFonts w:ascii="Arial" w:hAnsi="Arial" w:cs="Arial"/>
        </w:rPr>
        <w:t xml:space="preserve">a calle </w:t>
      </w:r>
      <w:r w:rsidR="00B112F9">
        <w:rPr>
          <w:rFonts w:ascii="Arial" w:hAnsi="Arial" w:cs="Arial"/>
        </w:rPr>
        <w:lastRenderedPageBreak/>
        <w:t>Alpatacal. Es decir, en una encrucijada que constituye, por definición del inciso a</w:t>
      </w:r>
      <w:r w:rsidR="00D41619">
        <w:rPr>
          <w:rFonts w:ascii="Arial" w:hAnsi="Arial" w:cs="Arial"/>
        </w:rPr>
        <w:t xml:space="preserve"> del art 42</w:t>
      </w:r>
      <w:r w:rsidR="003F0A3D">
        <w:rPr>
          <w:rFonts w:ascii="Arial" w:hAnsi="Arial" w:cs="Arial"/>
        </w:rPr>
        <w:t xml:space="preserve">, un lugar peligroso en el cual la norma prohíbe adelantamientos. Asimismo, tampoco </w:t>
      </w:r>
      <w:r w:rsidR="00D66562">
        <w:rPr>
          <w:rFonts w:ascii="Arial" w:hAnsi="Arial" w:cs="Arial"/>
        </w:rPr>
        <w:t>advirtió su maniobra mediante la utilización de destellos como prevé el inciso b de la misma norma</w:t>
      </w:r>
      <w:r w:rsidR="00A11791">
        <w:rPr>
          <w:rFonts w:ascii="Arial" w:hAnsi="Arial" w:cs="Arial"/>
        </w:rPr>
        <w:t xml:space="preserve">. Finalmente, respecto a esta </w:t>
      </w:r>
      <w:r w:rsidR="007445A2">
        <w:rPr>
          <w:rFonts w:ascii="Arial" w:hAnsi="Arial" w:cs="Arial"/>
        </w:rPr>
        <w:t>cuestión</w:t>
      </w:r>
      <w:r w:rsidR="00A11791">
        <w:rPr>
          <w:rFonts w:ascii="Arial" w:hAnsi="Arial" w:cs="Arial"/>
        </w:rPr>
        <w:t xml:space="preserve">, se pone de relieve que incumplió el inciso </w:t>
      </w:r>
      <w:r w:rsidR="00E568EC">
        <w:rPr>
          <w:rFonts w:ascii="Arial" w:hAnsi="Arial" w:cs="Arial"/>
        </w:rPr>
        <w:t>d</w:t>
      </w:r>
      <w:r w:rsidR="00AE6EE5">
        <w:rPr>
          <w:rFonts w:ascii="Arial" w:hAnsi="Arial" w:cs="Arial"/>
        </w:rPr>
        <w:t xml:space="preserve">, ya que interfirió en la marcha del vehículo sobrepasado. </w:t>
      </w:r>
    </w:p>
    <w:p w14:paraId="12DDA5A3" w14:textId="768F1C77" w:rsidR="007D0674" w:rsidRPr="007D0674" w:rsidRDefault="001D47BC" w:rsidP="006901FA">
      <w:pPr>
        <w:spacing w:line="360" w:lineRule="auto"/>
        <w:ind w:left="708" w:firstLine="709"/>
        <w:jc w:val="both"/>
        <w:rPr>
          <w:rFonts w:ascii="Arial" w:hAnsi="Arial" w:cs="Arial"/>
        </w:rPr>
      </w:pPr>
      <w:r>
        <w:rPr>
          <w:rFonts w:ascii="Arial" w:hAnsi="Arial" w:cs="Arial"/>
        </w:rPr>
        <w:t>Por tanto,</w:t>
      </w:r>
      <w:r w:rsidR="006051AF">
        <w:rPr>
          <w:rFonts w:ascii="Arial" w:hAnsi="Arial" w:cs="Arial"/>
        </w:rPr>
        <w:t xml:space="preserve"> </w:t>
      </w:r>
      <w:r w:rsidR="007D0674" w:rsidRPr="007D0674">
        <w:rPr>
          <w:rFonts w:ascii="Arial" w:hAnsi="Arial" w:cs="Arial"/>
        </w:rPr>
        <w:t xml:space="preserve">en el caso de marras concurren </w:t>
      </w:r>
      <w:r w:rsidR="006901FA">
        <w:rPr>
          <w:rFonts w:ascii="Arial" w:hAnsi="Arial" w:cs="Arial"/>
        </w:rPr>
        <w:t>una interrupción de nexo de causalidad,</w:t>
      </w:r>
      <w:r w:rsidR="007D0674" w:rsidRPr="007D0674">
        <w:rPr>
          <w:rFonts w:ascii="Arial" w:hAnsi="Arial" w:cs="Arial"/>
        </w:rPr>
        <w:t xml:space="preserve"> que permite concluir la falta de responsabilidad del demandado</w:t>
      </w:r>
      <w:r w:rsidR="006901FA">
        <w:rPr>
          <w:rFonts w:ascii="Arial" w:hAnsi="Arial" w:cs="Arial"/>
        </w:rPr>
        <w:t>.</w:t>
      </w:r>
    </w:p>
    <w:p w14:paraId="5C281476" w14:textId="77777777" w:rsidR="007D0674" w:rsidRPr="007D0674" w:rsidRDefault="007D0674" w:rsidP="007D0674">
      <w:pPr>
        <w:spacing w:line="360" w:lineRule="auto"/>
        <w:ind w:left="708" w:firstLine="709"/>
        <w:jc w:val="both"/>
        <w:rPr>
          <w:rFonts w:ascii="Arial" w:hAnsi="Arial" w:cs="Arial"/>
        </w:rPr>
      </w:pPr>
      <w:r w:rsidRPr="007D0674">
        <w:rPr>
          <w:rFonts w:ascii="Arial" w:hAnsi="Arial" w:cs="Arial"/>
        </w:rPr>
        <w:t xml:space="preserve">Tal como señalan los autores Caramelo, Herrera y Picasso en la obra “Código Civil y Comercial de la Nación Comentado”, </w:t>
      </w:r>
      <w:r w:rsidRPr="009B2E5E">
        <w:rPr>
          <w:rFonts w:ascii="Arial" w:hAnsi="Arial" w:cs="Arial"/>
          <w:i/>
          <w:iCs/>
        </w:rPr>
        <w:t>“(…) la llamada “causalidad jurídica” es un juicio de imputación en virtud del cual el intérprete —siguiendo criterios predefinidos por la ley— eleva una o algunas de las condiciones de un resultado a la categoría de “causa (…)”.</w:t>
      </w:r>
      <w:r w:rsidRPr="007D0674">
        <w:rPr>
          <w:rFonts w:ascii="Arial" w:hAnsi="Arial" w:cs="Arial"/>
        </w:rPr>
        <w:t xml:space="preserve">  </w:t>
      </w:r>
    </w:p>
    <w:p w14:paraId="08A5E031" w14:textId="77777777" w:rsidR="007D0674" w:rsidRPr="007D0674" w:rsidRDefault="007D0674" w:rsidP="007D0674">
      <w:pPr>
        <w:spacing w:line="360" w:lineRule="auto"/>
        <w:ind w:left="708" w:firstLine="709"/>
        <w:jc w:val="both"/>
        <w:rPr>
          <w:rFonts w:ascii="Arial" w:hAnsi="Arial" w:cs="Arial"/>
        </w:rPr>
      </w:pPr>
      <w:r w:rsidRPr="007D0674">
        <w:rPr>
          <w:rFonts w:ascii="Arial" w:hAnsi="Arial" w:cs="Arial"/>
        </w:rPr>
        <w:t xml:space="preserve">Dicha causalidad juridica, sostiene la doctrina, puede interrumpirse por factores extraños a la voluntad del agente. Situación que concurre en el presente caso, constituyendo la misma el hecho de que la accionante circulaba a extrema velocidad, en incumplimiento a los límites normados la ley de tránsito. </w:t>
      </w:r>
    </w:p>
    <w:p w14:paraId="5E966BCD" w14:textId="77777777" w:rsidR="007D0674" w:rsidRPr="007D0674" w:rsidRDefault="007D0674" w:rsidP="007D0674">
      <w:pPr>
        <w:spacing w:line="360" w:lineRule="auto"/>
        <w:ind w:left="708" w:firstLine="709"/>
        <w:jc w:val="both"/>
        <w:rPr>
          <w:rFonts w:ascii="Arial" w:hAnsi="Arial" w:cs="Arial"/>
        </w:rPr>
      </w:pPr>
      <w:r w:rsidRPr="007D0674">
        <w:rPr>
          <w:rFonts w:ascii="Arial" w:hAnsi="Arial" w:cs="Arial"/>
        </w:rPr>
        <w:t xml:space="preserve">No debemos soslayar que el artículo 1729 del CCyCN prevé el hecho del damnificado como figura de exclusión de responsabilidad. En tal sentido, establece que: </w:t>
      </w:r>
      <w:r w:rsidRPr="009B2E5E">
        <w:rPr>
          <w:rFonts w:ascii="Arial" w:hAnsi="Arial" w:cs="Arial"/>
          <w:i/>
          <w:iCs/>
        </w:rPr>
        <w:t>“La responsabilidad puede ser excluida o limitada por la incidencia del hecho del damnificado en la producción del daño, excepto que la ley o el contrato dispongan que debe tratarse de su culpa, de su dolo, o de cualquier otra circunstancia especial”.</w:t>
      </w:r>
    </w:p>
    <w:p w14:paraId="4BB2738F" w14:textId="77777777" w:rsidR="007D0674" w:rsidRPr="007D0674" w:rsidRDefault="007D0674" w:rsidP="007D0674">
      <w:pPr>
        <w:spacing w:line="360" w:lineRule="auto"/>
        <w:ind w:left="708" w:firstLine="709"/>
        <w:jc w:val="both"/>
        <w:rPr>
          <w:rFonts w:ascii="Arial" w:hAnsi="Arial" w:cs="Arial"/>
        </w:rPr>
      </w:pPr>
      <w:r w:rsidRPr="007D0674">
        <w:rPr>
          <w:rFonts w:ascii="Arial" w:hAnsi="Arial" w:cs="Arial"/>
        </w:rPr>
        <w:t>Es menester destacar que, para que pueda configurarse la eximente del hecho del damnificado, deben configurarse dos requisitos esenciales:</w:t>
      </w:r>
    </w:p>
    <w:p w14:paraId="180817DB" w14:textId="312C0C4F" w:rsidR="007D0674" w:rsidRPr="007D0674" w:rsidRDefault="007D0674" w:rsidP="007D0674">
      <w:pPr>
        <w:spacing w:line="360" w:lineRule="auto"/>
        <w:ind w:left="708" w:firstLine="709"/>
        <w:jc w:val="both"/>
        <w:rPr>
          <w:rFonts w:ascii="Arial" w:hAnsi="Arial" w:cs="Arial"/>
        </w:rPr>
      </w:pPr>
      <w:r w:rsidRPr="007D0674">
        <w:rPr>
          <w:rFonts w:ascii="Arial" w:hAnsi="Arial" w:cs="Arial"/>
        </w:rPr>
        <w:t>a)</w:t>
      </w:r>
      <w:r w:rsidRPr="007D0674">
        <w:rPr>
          <w:rFonts w:ascii="Arial" w:hAnsi="Arial" w:cs="Arial"/>
        </w:rPr>
        <w:tab/>
      </w:r>
      <w:r w:rsidRPr="009B2E5E">
        <w:rPr>
          <w:rFonts w:ascii="Arial" w:hAnsi="Arial" w:cs="Arial"/>
          <w:u w:val="single"/>
        </w:rPr>
        <w:t>Conducta de la víctima:</w:t>
      </w:r>
      <w:r w:rsidRPr="007D0674">
        <w:rPr>
          <w:rFonts w:ascii="Arial" w:hAnsi="Arial" w:cs="Arial"/>
        </w:rPr>
        <w:t xml:space="preserve"> El autor Calvo Costa explica en su obra “Derecho de las obligaciones”, que la conducta </w:t>
      </w:r>
      <w:r w:rsidRPr="009B2E5E">
        <w:rPr>
          <w:rFonts w:ascii="Arial" w:hAnsi="Arial" w:cs="Arial"/>
          <w:i/>
          <w:iCs/>
        </w:rPr>
        <w:t>“(…) Debe tener incidencia causal adecuada en la producción del daño que ella terminará padeciendo (</w:t>
      </w:r>
      <w:proofErr w:type="gramStart"/>
      <w:r w:rsidRPr="009B2E5E">
        <w:rPr>
          <w:rFonts w:ascii="Arial" w:hAnsi="Arial" w:cs="Arial"/>
          <w:i/>
          <w:iCs/>
        </w:rPr>
        <w:t>ya  sea</w:t>
      </w:r>
      <w:proofErr w:type="gramEnd"/>
      <w:r w:rsidRPr="009B2E5E">
        <w:rPr>
          <w:rFonts w:ascii="Arial" w:hAnsi="Arial" w:cs="Arial"/>
          <w:i/>
          <w:iCs/>
        </w:rPr>
        <w:t xml:space="preserve">  </w:t>
      </w:r>
      <w:proofErr w:type="gramStart"/>
      <w:r w:rsidRPr="009B2E5E">
        <w:rPr>
          <w:rFonts w:ascii="Arial" w:hAnsi="Arial" w:cs="Arial"/>
          <w:i/>
          <w:iCs/>
        </w:rPr>
        <w:t>en  forma</w:t>
      </w:r>
      <w:proofErr w:type="gramEnd"/>
      <w:r w:rsidRPr="009B2E5E">
        <w:rPr>
          <w:rFonts w:ascii="Arial" w:hAnsi="Arial" w:cs="Arial"/>
          <w:i/>
          <w:iCs/>
        </w:rPr>
        <w:t xml:space="preserve">  </w:t>
      </w:r>
      <w:proofErr w:type="gramStart"/>
      <w:r w:rsidRPr="009B2E5E">
        <w:rPr>
          <w:rFonts w:ascii="Arial" w:hAnsi="Arial" w:cs="Arial"/>
          <w:i/>
          <w:iCs/>
        </w:rPr>
        <w:t>exclusiva  o</w:t>
      </w:r>
      <w:proofErr w:type="gramEnd"/>
      <w:r w:rsidRPr="009B2E5E">
        <w:rPr>
          <w:rFonts w:ascii="Arial" w:hAnsi="Arial" w:cs="Arial"/>
          <w:i/>
          <w:iCs/>
        </w:rPr>
        <w:t xml:space="preserve">  </w:t>
      </w:r>
      <w:r w:rsidR="009B2E5E" w:rsidRPr="009B2E5E">
        <w:rPr>
          <w:rFonts w:ascii="Arial" w:hAnsi="Arial" w:cs="Arial"/>
          <w:i/>
          <w:iCs/>
        </w:rPr>
        <w:t xml:space="preserve">concurrente con </w:t>
      </w:r>
      <w:proofErr w:type="gramStart"/>
      <w:r w:rsidR="009B2E5E" w:rsidRPr="009B2E5E">
        <w:rPr>
          <w:rFonts w:ascii="Arial" w:hAnsi="Arial" w:cs="Arial"/>
          <w:i/>
          <w:iCs/>
        </w:rPr>
        <w:t>la</w:t>
      </w:r>
      <w:r w:rsidRPr="009B2E5E">
        <w:rPr>
          <w:rFonts w:ascii="Arial" w:hAnsi="Arial" w:cs="Arial"/>
          <w:i/>
          <w:iCs/>
        </w:rPr>
        <w:t xml:space="preserve">  conducta</w:t>
      </w:r>
      <w:proofErr w:type="gramEnd"/>
      <w:r w:rsidRPr="009B2E5E">
        <w:rPr>
          <w:rFonts w:ascii="Arial" w:hAnsi="Arial" w:cs="Arial"/>
          <w:i/>
          <w:iCs/>
        </w:rPr>
        <w:t xml:space="preserve">  </w:t>
      </w:r>
      <w:proofErr w:type="gramStart"/>
      <w:r w:rsidRPr="009B2E5E">
        <w:rPr>
          <w:rFonts w:ascii="Arial" w:hAnsi="Arial" w:cs="Arial"/>
          <w:i/>
          <w:iCs/>
        </w:rPr>
        <w:t>del  agente</w:t>
      </w:r>
      <w:proofErr w:type="gramEnd"/>
      <w:r w:rsidRPr="009B2E5E">
        <w:rPr>
          <w:rFonts w:ascii="Arial" w:hAnsi="Arial" w:cs="Arial"/>
          <w:i/>
          <w:iCs/>
        </w:rPr>
        <w:t xml:space="preserve"> —concausalidad—) (…)”.</w:t>
      </w:r>
      <w:r w:rsidRPr="007D0674">
        <w:rPr>
          <w:rFonts w:ascii="Arial" w:hAnsi="Arial" w:cs="Arial"/>
        </w:rPr>
        <w:t xml:space="preserve">  </w:t>
      </w:r>
    </w:p>
    <w:p w14:paraId="0987FD69" w14:textId="77777777" w:rsidR="007D0674" w:rsidRPr="007D0674" w:rsidRDefault="007D0674" w:rsidP="007D0674">
      <w:pPr>
        <w:spacing w:line="360" w:lineRule="auto"/>
        <w:ind w:left="708" w:firstLine="709"/>
        <w:jc w:val="both"/>
        <w:rPr>
          <w:rFonts w:ascii="Arial" w:hAnsi="Arial" w:cs="Arial"/>
        </w:rPr>
      </w:pPr>
    </w:p>
    <w:p w14:paraId="4111583F" w14:textId="77777777" w:rsidR="007D0674" w:rsidRPr="009B2E5E" w:rsidRDefault="007D0674" w:rsidP="007D0674">
      <w:pPr>
        <w:spacing w:line="360" w:lineRule="auto"/>
        <w:ind w:left="708" w:firstLine="709"/>
        <w:jc w:val="both"/>
        <w:rPr>
          <w:rFonts w:ascii="Arial" w:hAnsi="Arial" w:cs="Arial"/>
          <w:u w:val="single"/>
        </w:rPr>
      </w:pPr>
      <w:r w:rsidRPr="007D0674">
        <w:rPr>
          <w:rFonts w:ascii="Arial" w:hAnsi="Arial" w:cs="Arial"/>
        </w:rPr>
        <w:t>b)</w:t>
      </w:r>
      <w:r w:rsidRPr="007D0674">
        <w:rPr>
          <w:rFonts w:ascii="Arial" w:hAnsi="Arial" w:cs="Arial"/>
        </w:rPr>
        <w:tab/>
      </w:r>
      <w:r w:rsidRPr="009B2E5E">
        <w:rPr>
          <w:rFonts w:ascii="Arial" w:hAnsi="Arial" w:cs="Arial"/>
          <w:u w:val="single"/>
        </w:rPr>
        <w:t>El hecho de la víctima no debe ser imputable al demandado</w:t>
      </w:r>
    </w:p>
    <w:p w14:paraId="51733E14" w14:textId="764D3741" w:rsidR="007D0674" w:rsidRPr="007D0674" w:rsidRDefault="007D0674" w:rsidP="007D0674">
      <w:pPr>
        <w:spacing w:line="360" w:lineRule="auto"/>
        <w:ind w:left="708" w:firstLine="709"/>
        <w:jc w:val="both"/>
        <w:rPr>
          <w:rFonts w:ascii="Arial" w:hAnsi="Arial" w:cs="Arial"/>
        </w:rPr>
      </w:pPr>
      <w:r w:rsidRPr="007D0674">
        <w:rPr>
          <w:rFonts w:ascii="Arial" w:hAnsi="Arial" w:cs="Arial"/>
        </w:rPr>
        <w:lastRenderedPageBreak/>
        <w:t>Ambos extremos se encuentran plenamente configurados en autos, toda vez que la conducta de la víctima consistió en circular a una velocidad excesiva e imprudente</w:t>
      </w:r>
      <w:r w:rsidR="00C254D3">
        <w:rPr>
          <w:rFonts w:ascii="Arial" w:hAnsi="Arial" w:cs="Arial"/>
        </w:rPr>
        <w:t xml:space="preserve"> y realizar una maniobra de adelantamiento prohibida. D</w:t>
      </w:r>
      <w:r w:rsidRPr="007D0674">
        <w:rPr>
          <w:rFonts w:ascii="Arial" w:hAnsi="Arial" w:cs="Arial"/>
        </w:rPr>
        <w:t>icha circunstancia no resulta —bajo ningún aspecto— imputable al demandado ni a mi mandante. En consecuencia, el obrar desaprensivo de la actora constituye una causa ajena que interrumpe el nexo causal, desplazando el factor de atribución y liberando de responsabilidad tanto al asegurado como a esta parte.</w:t>
      </w:r>
    </w:p>
    <w:p w14:paraId="031FB46C" w14:textId="3F24D6B8" w:rsidR="0053195E" w:rsidRDefault="007D0674" w:rsidP="007D0674">
      <w:pPr>
        <w:spacing w:line="360" w:lineRule="auto"/>
        <w:ind w:left="708" w:firstLine="709"/>
        <w:jc w:val="both"/>
        <w:rPr>
          <w:rFonts w:ascii="Arial" w:hAnsi="Arial" w:cs="Arial"/>
        </w:rPr>
      </w:pPr>
      <w:r w:rsidRPr="007D0674">
        <w:rPr>
          <w:rFonts w:ascii="Arial" w:hAnsi="Arial" w:cs="Arial"/>
        </w:rPr>
        <w:t xml:space="preserve">En conclusión, sobre este punto, la conducta de </w:t>
      </w:r>
      <w:r w:rsidR="00D5524C">
        <w:rPr>
          <w:rFonts w:ascii="Arial" w:hAnsi="Arial" w:cs="Arial"/>
        </w:rPr>
        <w:t>la actora</w:t>
      </w:r>
      <w:r w:rsidRPr="007D0674">
        <w:rPr>
          <w:rFonts w:ascii="Arial" w:hAnsi="Arial" w:cs="Arial"/>
        </w:rPr>
        <w:t xml:space="preserve">, al </w:t>
      </w:r>
      <w:r w:rsidR="0044460F">
        <w:rPr>
          <w:rFonts w:ascii="Arial" w:hAnsi="Arial" w:cs="Arial"/>
        </w:rPr>
        <w:t>realizar una maniobra de adelantamiento totalmente imprudente</w:t>
      </w:r>
      <w:r w:rsidRPr="007D0674">
        <w:rPr>
          <w:rFonts w:ascii="Arial" w:hAnsi="Arial" w:cs="Arial"/>
        </w:rPr>
        <w:t>, constituye la causa ajena que interrumpe el nexo de causalidad. Su actuar desaprensivo desplaza el factor de atribución, liberando de responsabilidad a la demandada y a mi mandante.</w:t>
      </w:r>
    </w:p>
    <w:p w14:paraId="4843CA90" w14:textId="77777777" w:rsidR="000F66C1" w:rsidRDefault="000F66C1" w:rsidP="00DB4196">
      <w:pPr>
        <w:spacing w:line="360" w:lineRule="auto"/>
        <w:ind w:left="708" w:firstLine="709"/>
        <w:jc w:val="both"/>
        <w:rPr>
          <w:rFonts w:ascii="Arial" w:hAnsi="Arial" w:cs="Arial"/>
          <w:b/>
          <w:bCs/>
        </w:rPr>
      </w:pPr>
    </w:p>
    <w:p w14:paraId="10961818" w14:textId="15748135" w:rsidR="00971E95" w:rsidRPr="007C220E" w:rsidRDefault="00971E95" w:rsidP="00DB4196">
      <w:pPr>
        <w:spacing w:line="360" w:lineRule="auto"/>
        <w:ind w:left="708" w:firstLine="709"/>
        <w:jc w:val="both"/>
        <w:rPr>
          <w:rFonts w:ascii="Arial" w:hAnsi="Arial" w:cs="Arial"/>
          <w:b/>
          <w:bCs/>
        </w:rPr>
      </w:pPr>
      <w:r w:rsidRPr="00581C3B">
        <w:rPr>
          <w:rFonts w:ascii="Arial" w:hAnsi="Arial" w:cs="Arial"/>
          <w:b/>
          <w:bCs/>
        </w:rPr>
        <w:t>VI.- DERECHO</w:t>
      </w:r>
    </w:p>
    <w:p w14:paraId="6927041E" w14:textId="77777777" w:rsidR="00971E95" w:rsidRDefault="00971E95" w:rsidP="004B2076">
      <w:pPr>
        <w:spacing w:line="360" w:lineRule="auto"/>
        <w:ind w:left="708" w:firstLine="709"/>
        <w:jc w:val="both"/>
        <w:rPr>
          <w:rFonts w:ascii="Arial" w:hAnsi="Arial" w:cs="Arial"/>
        </w:rPr>
      </w:pPr>
      <w:r w:rsidRPr="004E067F">
        <w:rPr>
          <w:rFonts w:ascii="Arial" w:hAnsi="Arial" w:cs="Arial"/>
        </w:rPr>
        <w:t>Fundo el derecho de mi parte en los términos de los arts. 730, 1719, 1722, 1729, 1757, 1758 y disposiciones concordantes del Código Civil y Comercial de la Nación (ley 26.994), como así las leyes 17.418 y 23.928.</w:t>
      </w:r>
    </w:p>
    <w:p w14:paraId="4E927393" w14:textId="77777777" w:rsidR="004E067F" w:rsidRDefault="004E067F" w:rsidP="004B2076">
      <w:pPr>
        <w:spacing w:line="360" w:lineRule="auto"/>
        <w:ind w:left="708" w:firstLine="709"/>
        <w:jc w:val="both"/>
        <w:rPr>
          <w:rFonts w:ascii="Arial" w:hAnsi="Arial" w:cs="Arial"/>
        </w:rPr>
      </w:pPr>
    </w:p>
    <w:p w14:paraId="1667C129" w14:textId="6F08CD31" w:rsidR="00EA00A2" w:rsidRPr="009466F1" w:rsidRDefault="00AC5E8D" w:rsidP="004B2076">
      <w:pPr>
        <w:spacing w:line="360" w:lineRule="auto"/>
        <w:ind w:left="708" w:firstLine="709"/>
        <w:jc w:val="both"/>
        <w:rPr>
          <w:rFonts w:ascii="Arial" w:hAnsi="Arial" w:cs="Arial"/>
          <w:b/>
          <w:bCs/>
        </w:rPr>
      </w:pPr>
      <w:r>
        <w:rPr>
          <w:rFonts w:ascii="Arial" w:hAnsi="Arial" w:cs="Arial"/>
          <w:b/>
          <w:bCs/>
        </w:rPr>
        <w:t>VII</w:t>
      </w:r>
      <w:r w:rsidR="00EA00A2" w:rsidRPr="009466F1">
        <w:rPr>
          <w:rFonts w:ascii="Arial" w:hAnsi="Arial" w:cs="Arial"/>
          <w:b/>
          <w:bCs/>
        </w:rPr>
        <w:t>. CONSTITUCIONALIDAD DEL ART 730 DEL CCyCN</w:t>
      </w:r>
    </w:p>
    <w:p w14:paraId="71B2E252" w14:textId="279430C5" w:rsidR="00EA00A2" w:rsidRDefault="00EA00A2" w:rsidP="004B2076">
      <w:pPr>
        <w:spacing w:line="360" w:lineRule="auto"/>
        <w:ind w:left="708" w:firstLine="709"/>
        <w:jc w:val="both"/>
        <w:rPr>
          <w:rFonts w:ascii="Arial" w:hAnsi="Arial" w:cs="Arial"/>
        </w:rPr>
      </w:pPr>
      <w:r w:rsidRPr="00EA00A2">
        <w:rPr>
          <w:rFonts w:ascii="Arial" w:hAnsi="Arial" w:cs="Arial"/>
        </w:rPr>
        <w:t>La actora plantea la inconstitucionalidad del Art. 730 del CCyC (límite de costas al 25%). Esta representación rechaza dicho planteo, sosteniendo que la norma busca evitar que las regulaciones de honorarios absorban la mayor parte de la indemnización, protegiendo tanto el derecho de propiedad de la aseguradora como el principio de reparación del damnificado. La validez constitucional de este límite ha sido ratificada por la Corte Suprema de Justicia de la Nación en autos "Villalba" y "Mamaní", por lo que debe aplicarse plenamente en el presente proceso.</w:t>
      </w:r>
    </w:p>
    <w:p w14:paraId="0EDA3898" w14:textId="77777777" w:rsidR="004F4707" w:rsidRDefault="004F4707" w:rsidP="004B2076">
      <w:pPr>
        <w:spacing w:line="360" w:lineRule="auto"/>
        <w:ind w:left="708" w:firstLine="709"/>
        <w:jc w:val="both"/>
        <w:rPr>
          <w:rFonts w:ascii="Arial" w:hAnsi="Arial" w:cs="Arial"/>
        </w:rPr>
      </w:pPr>
    </w:p>
    <w:p w14:paraId="18D5E3F8" w14:textId="05C3BB25" w:rsidR="00971E95" w:rsidRPr="007C220E" w:rsidRDefault="00AC5E8D" w:rsidP="00F07AF1">
      <w:pPr>
        <w:spacing w:line="360" w:lineRule="auto"/>
        <w:ind w:left="709" w:firstLine="709"/>
        <w:jc w:val="both"/>
        <w:rPr>
          <w:rFonts w:ascii="Arial" w:hAnsi="Arial" w:cs="Arial"/>
          <w:b/>
          <w:bCs/>
        </w:rPr>
      </w:pPr>
      <w:r>
        <w:rPr>
          <w:rFonts w:ascii="Arial" w:hAnsi="Arial" w:cs="Arial"/>
          <w:b/>
          <w:bCs/>
        </w:rPr>
        <w:t>VII</w:t>
      </w:r>
      <w:r w:rsidR="00971E95" w:rsidRPr="007C220E">
        <w:rPr>
          <w:rFonts w:ascii="Arial" w:hAnsi="Arial" w:cs="Arial"/>
          <w:b/>
          <w:bCs/>
        </w:rPr>
        <w:t>.- IMPUGNA RECLAMO PATRIMONIAL.</w:t>
      </w:r>
    </w:p>
    <w:p w14:paraId="38290453" w14:textId="77777777" w:rsidR="0016072A" w:rsidRDefault="003901A3" w:rsidP="00F07AF1">
      <w:pPr>
        <w:numPr>
          <w:ilvl w:val="0"/>
          <w:numId w:val="1"/>
        </w:numPr>
        <w:spacing w:line="360" w:lineRule="auto"/>
        <w:ind w:left="709" w:firstLine="709"/>
        <w:jc w:val="both"/>
        <w:rPr>
          <w:rFonts w:ascii="Arial" w:hAnsi="Arial" w:cs="Arial"/>
          <w:b/>
          <w:bCs/>
        </w:rPr>
      </w:pPr>
      <w:r>
        <w:rPr>
          <w:rFonts w:ascii="Arial" w:hAnsi="Arial" w:cs="Arial"/>
          <w:b/>
          <w:bCs/>
        </w:rPr>
        <w:t xml:space="preserve">DAÑO </w:t>
      </w:r>
      <w:r w:rsidR="004E52AD">
        <w:rPr>
          <w:rFonts w:ascii="Arial" w:hAnsi="Arial" w:cs="Arial"/>
          <w:b/>
          <w:bCs/>
        </w:rPr>
        <w:t>FISICO – INCAPACIDAD SOBREVINIENTE</w:t>
      </w:r>
    </w:p>
    <w:p w14:paraId="49F371D2" w14:textId="18B378AB" w:rsidR="004E52AD" w:rsidRDefault="00DF37B1" w:rsidP="00F07AF1">
      <w:pPr>
        <w:spacing w:line="360" w:lineRule="auto"/>
        <w:ind w:left="709"/>
        <w:jc w:val="both"/>
        <w:rPr>
          <w:rFonts w:ascii="Arial" w:hAnsi="Arial" w:cs="Arial"/>
        </w:rPr>
      </w:pPr>
      <w:r w:rsidRPr="0016072A">
        <w:rPr>
          <w:rFonts w:ascii="Arial" w:hAnsi="Arial" w:cs="Arial"/>
        </w:rPr>
        <w:t xml:space="preserve">Se impugna la procedencia y el quantum del rubro "DAÑO FÍSICO – INCAPACIDAD SOBREVINIENTE" pretendido por la parte actora por la suma de $10.769.121,54, por considerarlo infundado, desproporcionado y carente de un </w:t>
      </w:r>
      <w:r w:rsidRPr="0016072A">
        <w:rPr>
          <w:rFonts w:ascii="Arial" w:hAnsi="Arial" w:cs="Arial"/>
        </w:rPr>
        <w:lastRenderedPageBreak/>
        <w:t>sustento médico-traumatológico serio que guarde relación con la realidad del siniestro de autos.</w:t>
      </w:r>
    </w:p>
    <w:p w14:paraId="0ED0FCED" w14:textId="43798ED6" w:rsidR="0016072A" w:rsidDel="00AC5E8D" w:rsidRDefault="00670C7C" w:rsidP="00F07AF1">
      <w:pPr>
        <w:spacing w:line="360" w:lineRule="auto"/>
        <w:ind w:left="709"/>
        <w:jc w:val="both"/>
        <w:rPr>
          <w:del w:id="1" w:author="Mariana Diaz" w:date="2026-02-18T15:47:00Z" w16du:dateUtc="2026-02-18T18:47:00Z"/>
          <w:rFonts w:ascii="Arial" w:hAnsi="Arial" w:cs="Arial"/>
        </w:rPr>
      </w:pPr>
      <w:r w:rsidRPr="00670C7C">
        <w:rPr>
          <w:rFonts w:ascii="Arial" w:hAnsi="Arial" w:cs="Arial"/>
        </w:rPr>
        <w:t xml:space="preserve">Resulta inadmisible pretender una indemnización millonaria basada en supuestas lesiones graves cuando la propia documentación médica que acompaña la actora en el Punto 9.1 de su demanda la contradice. De la lectura de la constancia de atención del Hospital General de Agudos Dr. Francisco Santojanni, de fecha 14/04/2025, surge que el Sr. Bruno recibió atención en el servicio de guardia, pero en dicho instrumento </w:t>
      </w:r>
      <w:r w:rsidRPr="00664C0B">
        <w:rPr>
          <w:rFonts w:ascii="Arial" w:hAnsi="Arial" w:cs="Arial"/>
          <w:b/>
          <w:bCs/>
        </w:rPr>
        <w:t>NO</w:t>
      </w:r>
      <w:r w:rsidRPr="00670C7C">
        <w:rPr>
          <w:rFonts w:ascii="Arial" w:hAnsi="Arial" w:cs="Arial"/>
        </w:rPr>
        <w:t xml:space="preserve"> se especifica diagnóstico </w:t>
      </w:r>
      <w:proofErr w:type="spellStart"/>
      <w:r w:rsidRPr="00670C7C">
        <w:rPr>
          <w:rFonts w:ascii="Arial" w:hAnsi="Arial" w:cs="Arial"/>
        </w:rPr>
        <w:t>alguno</w:t>
      </w:r>
      <w:del w:id="2" w:author="Mariana Diaz" w:date="2026-02-18T15:47:00Z" w16du:dateUtc="2026-02-18T18:47:00Z">
        <w:r w:rsidR="0001532A" w:rsidDel="00AC5E8D">
          <w:rPr>
            <w:rFonts w:ascii="Arial" w:hAnsi="Arial" w:cs="Arial"/>
          </w:rPr>
          <w:delText>.</w:delText>
        </w:r>
      </w:del>
    </w:p>
    <w:p w14:paraId="498C1126" w14:textId="06F39029" w:rsidR="00AE6B8D" w:rsidDel="00AC5E8D" w:rsidRDefault="00AE6B8D" w:rsidP="0016624E">
      <w:pPr>
        <w:spacing w:line="360" w:lineRule="auto"/>
        <w:jc w:val="both"/>
        <w:rPr>
          <w:del w:id="3" w:author="Mariana Diaz" w:date="2026-02-18T15:47:00Z" w16du:dateUtc="2026-02-18T18:47:00Z"/>
          <w:rFonts w:ascii="Arial" w:hAnsi="Arial" w:cs="Arial"/>
        </w:rPr>
      </w:pPr>
    </w:p>
    <w:p w14:paraId="51EC69AC" w14:textId="6652C3A0" w:rsidR="00E55848" w:rsidRDefault="0001532A" w:rsidP="0016624E">
      <w:pPr>
        <w:spacing w:line="360" w:lineRule="auto"/>
        <w:ind w:firstLine="709"/>
        <w:jc w:val="both"/>
        <w:rPr>
          <w:rFonts w:ascii="Arial" w:hAnsi="Arial" w:cs="Arial"/>
        </w:rPr>
      </w:pPr>
      <w:r w:rsidRPr="0001532A">
        <w:rPr>
          <w:rFonts w:ascii="Arial" w:hAnsi="Arial" w:cs="Arial"/>
        </w:rPr>
        <w:t>Es</w:t>
      </w:r>
      <w:proofErr w:type="spellEnd"/>
      <w:r w:rsidRPr="0001532A">
        <w:rPr>
          <w:rFonts w:ascii="Arial" w:hAnsi="Arial" w:cs="Arial"/>
        </w:rPr>
        <w:t xml:space="preserve"> un principio rector del derecho de daños que la incapacidad debe ser probada de forma fehaciente</w:t>
      </w:r>
      <w:r w:rsidR="002E251A">
        <w:rPr>
          <w:rFonts w:ascii="Arial" w:hAnsi="Arial" w:cs="Arial"/>
        </w:rPr>
        <w:t xml:space="preserve">. </w:t>
      </w:r>
      <w:r w:rsidRPr="0001532A">
        <w:rPr>
          <w:rFonts w:ascii="Arial" w:hAnsi="Arial" w:cs="Arial"/>
        </w:rPr>
        <w:t xml:space="preserve">La falta de un diagnóstico claro en la atención primaria inmediata </w:t>
      </w:r>
      <w:r w:rsidR="00761CEB">
        <w:rPr>
          <w:rFonts w:ascii="Arial" w:hAnsi="Arial" w:cs="Arial"/>
        </w:rPr>
        <w:t>quiebra</w:t>
      </w:r>
      <w:r w:rsidRPr="0001532A">
        <w:rPr>
          <w:rFonts w:ascii="Arial" w:hAnsi="Arial" w:cs="Arial"/>
        </w:rPr>
        <w:t xml:space="preserve"> el nexo de causalidad adecuado (Art. 1726 CCyCN) entre el siniestro y las dolencias que el actor pretende introducir meses</w:t>
      </w:r>
      <w:r w:rsidR="00A712C5" w:rsidRPr="00A712C5">
        <w:rPr>
          <w:rFonts w:ascii="Arial" w:hAnsi="Arial" w:cs="Arial"/>
        </w:rPr>
        <w:t xml:space="preserve"> </w:t>
      </w:r>
      <w:r w:rsidR="00E55848">
        <w:rPr>
          <w:rFonts w:ascii="Arial" w:hAnsi="Arial" w:cs="Arial"/>
        </w:rPr>
        <w:t xml:space="preserve">después. </w:t>
      </w:r>
      <w:r w:rsidR="00955882">
        <w:rPr>
          <w:rFonts w:ascii="Arial" w:hAnsi="Arial" w:cs="Arial"/>
        </w:rPr>
        <w:t xml:space="preserve">En efecto, </w:t>
      </w:r>
      <w:r w:rsidR="00AD49A8" w:rsidRPr="00AD49A8">
        <w:rPr>
          <w:rFonts w:ascii="Arial" w:hAnsi="Arial" w:cs="Arial"/>
        </w:rPr>
        <w:t>surge de la constancia médica de guardia que, tras ser examinado inmediatamente después del evento, el actor fue dado de alta sin que los profesionales intervinientes pudieran objetivar diagnóstico alguno ni constatar lesión incapacitante. Este dato no es menor: la causalidad adecuada exige que el daño aparezca como consecuencia normal y previsible del hecho. Cuando la atención médica inmediata —realizada en contexto de urgencia y con inmediatez temporal al accidente— no arroja hallazgos compatibles con lesión relevante, se interrumpe la secuencia lógica entre hecho y secuela.</w:t>
      </w:r>
    </w:p>
    <w:p w14:paraId="24E0C8FD" w14:textId="6728CD5B" w:rsidR="00FF7C97" w:rsidRPr="00FF7C97" w:rsidRDefault="00FF7C97" w:rsidP="0016624E">
      <w:pPr>
        <w:spacing w:after="0" w:line="360" w:lineRule="auto"/>
        <w:ind w:firstLine="709"/>
        <w:jc w:val="both"/>
        <w:rPr>
          <w:rFonts w:ascii="Arial" w:hAnsi="Arial" w:cs="Arial"/>
        </w:rPr>
      </w:pPr>
      <w:r w:rsidRPr="00FF7C97">
        <w:rPr>
          <w:rFonts w:ascii="Arial" w:hAnsi="Arial" w:cs="Arial"/>
        </w:rPr>
        <w:t>Resulta técnica y jurídicamente improcedente sostener que un siniestro que no generó una lesión clínicamente constatable en la instancia asistencial primaria pueda, por el solo transcurso del tiempo, transmutarse en una incapacidad física permanente sin prueba médica concluyente que explique dicha evolución. La ausencia de constatación objetiva inicial impide tener por configurada la relación de causalidad adecuada, pues rompe la continuidad fáctica necesaria entre causa y efecto.</w:t>
      </w:r>
    </w:p>
    <w:p w14:paraId="225BBCD5" w14:textId="553605F9" w:rsidR="00FF7C97" w:rsidRPr="00FF7C97" w:rsidRDefault="00FF7C97" w:rsidP="0016624E">
      <w:pPr>
        <w:spacing w:after="0" w:line="360" w:lineRule="auto"/>
        <w:ind w:firstLine="709"/>
        <w:jc w:val="both"/>
        <w:rPr>
          <w:rFonts w:ascii="Arial" w:hAnsi="Arial" w:cs="Arial"/>
        </w:rPr>
      </w:pPr>
      <w:r w:rsidRPr="00FF7C97">
        <w:rPr>
          <w:rFonts w:ascii="Arial" w:hAnsi="Arial" w:cs="Arial"/>
        </w:rPr>
        <w:t>Debe recordarse que el art. 1736 CCyC impone al actor la carga de probar no sólo el daño sino también su relación causal con el hecho generador. No basta la invocación tardía de dolencias ni la producción de un informe posterior si no se demuestra, con rigor técnico, que tales secuelas derivan directa y adecuadamente del evento. La mera coexistencia temporal no configura causalidad jurídica.</w:t>
      </w:r>
    </w:p>
    <w:p w14:paraId="4D2E86C8" w14:textId="34680D19" w:rsidR="00A534AC" w:rsidRDefault="00FF7C97" w:rsidP="0016624E">
      <w:pPr>
        <w:spacing w:after="0" w:line="360" w:lineRule="auto"/>
        <w:ind w:firstLine="709"/>
        <w:jc w:val="both"/>
        <w:rPr>
          <w:rFonts w:ascii="Arial" w:hAnsi="Arial" w:cs="Arial"/>
        </w:rPr>
      </w:pPr>
      <w:r w:rsidRPr="00FF7C97">
        <w:rPr>
          <w:rFonts w:ascii="Arial" w:hAnsi="Arial" w:cs="Arial"/>
        </w:rPr>
        <w:t>Así, la falta de diagnóstico inicial no sólo debilita, sino que fractura la cadena causal, tornando las secuelas alegadas en dolencias extrañas al hecho de autos e imposibles de ser imputadas a mi asegurado bajo el régimen del art. 1726 del CCyC.</w:t>
      </w:r>
    </w:p>
    <w:p w14:paraId="68F401A8" w14:textId="38840220" w:rsidR="009328D5" w:rsidRDefault="009328D5" w:rsidP="0016624E">
      <w:pPr>
        <w:spacing w:after="0" w:line="360" w:lineRule="auto"/>
        <w:ind w:firstLine="709"/>
        <w:jc w:val="both"/>
        <w:rPr>
          <w:rFonts w:ascii="Arial" w:hAnsi="Arial" w:cs="Arial"/>
        </w:rPr>
      </w:pPr>
      <w:r w:rsidRPr="009328D5">
        <w:rPr>
          <w:rFonts w:ascii="Arial" w:hAnsi="Arial" w:cs="Arial"/>
        </w:rPr>
        <w:lastRenderedPageBreak/>
        <w:t xml:space="preserve">Asimismo, del informe médico de parte elaborado por el Dr. Fornari —prueba ofrecida por la propia actora— se desprende que la lesión inicial consistió meramente en una “sutura de herida en mano derecha”. Una herida cutánea que requiere puntos de sutura es una lesión de carácter transitorio y superficial que, bajo ningún aspecto, puede asimilarse a una pérdida definitiva de la capacidad productiva o laboral. Como ha establecido </w:t>
      </w:r>
      <w:r w:rsidR="00183B03">
        <w:rPr>
          <w:rFonts w:ascii="Arial" w:hAnsi="Arial" w:cs="Arial"/>
        </w:rPr>
        <w:t>reiteradamente la</w:t>
      </w:r>
      <w:r w:rsidRPr="009328D5">
        <w:rPr>
          <w:rFonts w:ascii="Arial" w:hAnsi="Arial" w:cs="Arial"/>
        </w:rPr>
        <w:t xml:space="preserve"> jurisprudencia</w:t>
      </w:r>
      <w:r w:rsidR="00183B03">
        <w:rPr>
          <w:rFonts w:ascii="Arial" w:hAnsi="Arial" w:cs="Arial"/>
        </w:rPr>
        <w:t xml:space="preserve">, </w:t>
      </w:r>
      <w:r w:rsidRPr="009328D5">
        <w:rPr>
          <w:rFonts w:ascii="Arial" w:hAnsi="Arial" w:cs="Arial"/>
        </w:rPr>
        <w:t>el ordenamiento jurídico no resarce cualquier consecuencia del hecho, sino solo aquella que es “jurídicamente relevante”.</w:t>
      </w:r>
    </w:p>
    <w:p w14:paraId="2B7DD8C5" w14:textId="348625CD" w:rsidR="00992E05" w:rsidRPr="005D32E8" w:rsidRDefault="005843DF" w:rsidP="0016624E">
      <w:pPr>
        <w:spacing w:after="0" w:line="360" w:lineRule="auto"/>
        <w:ind w:firstLine="709"/>
        <w:jc w:val="both"/>
        <w:rPr>
          <w:rFonts w:ascii="Arial" w:hAnsi="Arial" w:cs="Arial"/>
          <w:i/>
          <w:iCs/>
        </w:rPr>
      </w:pPr>
      <w:r>
        <w:rPr>
          <w:rFonts w:ascii="Arial" w:hAnsi="Arial" w:cs="Arial"/>
        </w:rPr>
        <w:t xml:space="preserve">El autor </w:t>
      </w:r>
      <w:r w:rsidR="00A21AD4">
        <w:rPr>
          <w:rFonts w:ascii="Arial" w:hAnsi="Arial" w:cs="Arial"/>
        </w:rPr>
        <w:t xml:space="preserve">Calvo Costa, en su </w:t>
      </w:r>
      <w:r w:rsidR="002C659D">
        <w:rPr>
          <w:rFonts w:ascii="Arial" w:hAnsi="Arial" w:cs="Arial"/>
        </w:rPr>
        <w:t>obra “</w:t>
      </w:r>
      <w:r w:rsidR="002C659D" w:rsidRPr="002C659D">
        <w:rPr>
          <w:rFonts w:ascii="Arial" w:hAnsi="Arial" w:cs="Arial"/>
        </w:rPr>
        <w:t>Daño resarcible. Su concepción a la luz del Código Civil y Comercial</w:t>
      </w:r>
      <w:r w:rsidR="002C659D">
        <w:rPr>
          <w:rFonts w:ascii="Arial" w:hAnsi="Arial" w:cs="Arial"/>
        </w:rPr>
        <w:t xml:space="preserve">”, </w:t>
      </w:r>
      <w:r>
        <w:rPr>
          <w:rFonts w:ascii="Arial" w:hAnsi="Arial" w:cs="Arial"/>
        </w:rPr>
        <w:t xml:space="preserve">explica de manera muy clara que: </w:t>
      </w:r>
      <w:r w:rsidRPr="005D32E8">
        <w:rPr>
          <w:rFonts w:ascii="Arial" w:hAnsi="Arial" w:cs="Arial"/>
          <w:i/>
          <w:iCs/>
        </w:rPr>
        <w:t>“</w:t>
      </w:r>
      <w:r w:rsidR="005D32E8">
        <w:rPr>
          <w:rFonts w:ascii="Arial" w:hAnsi="Arial" w:cs="Arial"/>
          <w:i/>
          <w:iCs/>
        </w:rPr>
        <w:t xml:space="preserve">(…) </w:t>
      </w:r>
      <w:r w:rsidR="005D32E8" w:rsidRPr="005D32E8">
        <w:rPr>
          <w:rFonts w:ascii="Arial" w:hAnsi="Arial" w:cs="Arial"/>
          <w:i/>
          <w:iCs/>
        </w:rPr>
        <w:t>En un sentido estricto, el derecho civil se refiere al daño resarcible (arts. 1737 y ss. del Código Civil y Comercial de la Nación), entendiendo a este como presupuesto esencial de la responsabilidad civil. En tal sentido, el daño ya trasciende el significado de la mera lesión de un derecho de índole patrimonial o extrapatrimonial o de un interés que presupone aquél, para significar la consecuencia perjudicial o menoscabo que se desprende de la aludida lesión. Entre la lesión (daño en sentido amplio) y el menoscabo (como resultado de la lesión) esto último es el daño resarcible, el único que trasciende jurídicamente y que debe interesar a los fines de su reparación (…)”.</w:t>
      </w:r>
    </w:p>
    <w:p w14:paraId="699D4F26" w14:textId="63AA9A31" w:rsidR="00DB7DF7" w:rsidRDefault="009328D5" w:rsidP="0016624E">
      <w:pPr>
        <w:spacing w:after="0" w:line="360" w:lineRule="auto"/>
        <w:ind w:firstLine="709"/>
        <w:jc w:val="both"/>
        <w:rPr>
          <w:rFonts w:ascii="Arial" w:hAnsi="Arial" w:cs="Arial"/>
        </w:rPr>
      </w:pPr>
      <w:r w:rsidRPr="009328D5">
        <w:rPr>
          <w:rFonts w:ascii="Arial" w:hAnsi="Arial" w:cs="Arial"/>
        </w:rPr>
        <w:t xml:space="preserve">En este sentido, </w:t>
      </w:r>
      <w:r w:rsidR="00107D91">
        <w:rPr>
          <w:rFonts w:ascii="Arial" w:hAnsi="Arial" w:cs="Arial"/>
        </w:rPr>
        <w:t xml:space="preserve">resulta evidente que </w:t>
      </w:r>
      <w:r w:rsidRPr="009328D5">
        <w:rPr>
          <w:rFonts w:ascii="Arial" w:hAnsi="Arial" w:cs="Arial"/>
        </w:rPr>
        <w:t>la pretensión</w:t>
      </w:r>
      <w:r w:rsidR="00107D91">
        <w:rPr>
          <w:rFonts w:ascii="Arial" w:hAnsi="Arial" w:cs="Arial"/>
        </w:rPr>
        <w:t xml:space="preserve"> de la actora</w:t>
      </w:r>
      <w:r w:rsidR="0030324C">
        <w:rPr>
          <w:rFonts w:ascii="Arial" w:hAnsi="Arial" w:cs="Arial"/>
        </w:rPr>
        <w:t xml:space="preserve"> consistente en</w:t>
      </w:r>
      <w:r w:rsidRPr="009328D5">
        <w:rPr>
          <w:rFonts w:ascii="Arial" w:hAnsi="Arial" w:cs="Arial"/>
        </w:rPr>
        <w:t xml:space="preserve"> elevar una simple cicatriz o sutura al rango de incapacidad </w:t>
      </w:r>
      <w:r w:rsidR="002631C7" w:rsidRPr="009328D5">
        <w:rPr>
          <w:rFonts w:ascii="Arial" w:hAnsi="Arial" w:cs="Arial"/>
        </w:rPr>
        <w:t>física</w:t>
      </w:r>
      <w:r w:rsidR="002631C7">
        <w:rPr>
          <w:rFonts w:ascii="Arial" w:hAnsi="Arial" w:cs="Arial"/>
        </w:rPr>
        <w:t xml:space="preserve"> es improcedente. Ello toda vez </w:t>
      </w:r>
      <w:r w:rsidRPr="009328D5">
        <w:rPr>
          <w:rFonts w:ascii="Arial" w:hAnsi="Arial" w:cs="Arial"/>
        </w:rPr>
        <w:t>que no se ha acreditado que dicha lesión genere una merma económica real en la vida del Sr. Bruno</w:t>
      </w:r>
      <w:r w:rsidR="00DB7DF7">
        <w:rPr>
          <w:rFonts w:ascii="Arial" w:hAnsi="Arial" w:cs="Arial"/>
        </w:rPr>
        <w:t xml:space="preserve">, por lo que no puede ser considerara un daño resarcible en los términos del Código Civil y Comercial de la Nación. </w:t>
      </w:r>
    </w:p>
    <w:p w14:paraId="1073A20E" w14:textId="77777777" w:rsidR="00DB7DF7" w:rsidRDefault="009328D5" w:rsidP="0016624E">
      <w:pPr>
        <w:spacing w:after="0" w:line="360" w:lineRule="auto"/>
        <w:ind w:firstLine="709"/>
        <w:jc w:val="both"/>
        <w:rPr>
          <w:rFonts w:ascii="Arial" w:hAnsi="Arial" w:cs="Arial"/>
        </w:rPr>
      </w:pPr>
      <w:r w:rsidRPr="009328D5">
        <w:rPr>
          <w:rFonts w:ascii="Arial" w:hAnsi="Arial" w:cs="Arial"/>
        </w:rPr>
        <w:t xml:space="preserve">La indemnización por incapacidad sobreviniente exige la prueba de una disminución permanente en la aptitud para realizar actividades valiosas, extremo que se halla ausente en el presente caso dada la naturaleza leve de la lesión constatada inicialmente. </w:t>
      </w:r>
    </w:p>
    <w:p w14:paraId="58DC0E56" w14:textId="0288D52D" w:rsidR="005A63A0" w:rsidRPr="005A63A0" w:rsidRDefault="005A63A0" w:rsidP="0016624E">
      <w:pPr>
        <w:spacing w:after="0" w:line="360" w:lineRule="auto"/>
        <w:ind w:firstLine="709"/>
        <w:jc w:val="both"/>
        <w:rPr>
          <w:rFonts w:ascii="Arial" w:hAnsi="Arial" w:cs="Arial"/>
        </w:rPr>
      </w:pPr>
      <w:r w:rsidRPr="005A63A0">
        <w:rPr>
          <w:rFonts w:ascii="Arial" w:hAnsi="Arial" w:cs="Arial"/>
        </w:rPr>
        <w:t>El daño indemnizable debe ser cierto, actual o futuro pero cierto, y susceptible de apreciación económica (arts. 1737 y 1739 CCyC). No son resarcibles los daños meramente conjeturales, eventuales o hipotéticos.</w:t>
      </w:r>
    </w:p>
    <w:p w14:paraId="43D9A6B5" w14:textId="138BC1DF" w:rsidR="005A63A0" w:rsidRDefault="005A63A0" w:rsidP="0016624E">
      <w:pPr>
        <w:spacing w:after="0" w:line="360" w:lineRule="auto"/>
        <w:ind w:firstLine="709"/>
        <w:jc w:val="both"/>
        <w:rPr>
          <w:rFonts w:ascii="Arial" w:hAnsi="Arial" w:cs="Arial"/>
        </w:rPr>
      </w:pPr>
      <w:r w:rsidRPr="005A63A0">
        <w:rPr>
          <w:rFonts w:ascii="Arial" w:hAnsi="Arial" w:cs="Arial"/>
        </w:rPr>
        <w:t>En la especie, no se ha demostrado de qué manera concreta las supuestas limitaciones repercuten en la capacidad productiva, o en la esfera patrimonial del actor. La sola mención de un porcentaje abstracto de incapacidad no configura por sí misma daño indemnizable si no se acredita su incidencia real en la aptitud laborativa o en el desenvolvimiento vital.</w:t>
      </w:r>
    </w:p>
    <w:p w14:paraId="336D01E6" w14:textId="7B2927E1" w:rsidR="000F66C1" w:rsidRDefault="009328D5" w:rsidP="0016624E">
      <w:pPr>
        <w:spacing w:after="0" w:line="360" w:lineRule="auto"/>
        <w:ind w:firstLine="709"/>
        <w:jc w:val="both"/>
        <w:rPr>
          <w:rFonts w:ascii="Arial" w:hAnsi="Arial" w:cs="Arial"/>
        </w:rPr>
      </w:pPr>
      <w:r w:rsidRPr="009328D5">
        <w:rPr>
          <w:rFonts w:ascii="Arial" w:hAnsi="Arial" w:cs="Arial"/>
        </w:rPr>
        <w:t>Por tanto,</w:t>
      </w:r>
      <w:r w:rsidR="001B5734">
        <w:rPr>
          <w:rFonts w:ascii="Arial" w:hAnsi="Arial" w:cs="Arial"/>
        </w:rPr>
        <w:t xml:space="preserve"> cabe concluir que</w:t>
      </w:r>
      <w:r w:rsidRPr="009328D5">
        <w:rPr>
          <w:rFonts w:ascii="Arial" w:hAnsi="Arial" w:cs="Arial"/>
        </w:rPr>
        <w:t xml:space="preserve"> cualquier reclamo indemnizatorio por este rubro debe ser rechazado por no configurar un perjuicio patrimonial efectivo</w:t>
      </w:r>
      <w:r w:rsidR="00885B3C">
        <w:rPr>
          <w:rFonts w:ascii="Arial" w:hAnsi="Arial" w:cs="Arial"/>
        </w:rPr>
        <w:t xml:space="preserve">. </w:t>
      </w:r>
    </w:p>
    <w:p w14:paraId="23A0700C" w14:textId="77777777" w:rsidR="00664C0B" w:rsidRPr="001B5734" w:rsidRDefault="00664C0B" w:rsidP="00F07AF1">
      <w:pPr>
        <w:spacing w:line="360" w:lineRule="auto"/>
        <w:ind w:left="709" w:firstLine="709"/>
        <w:jc w:val="both"/>
        <w:rPr>
          <w:rFonts w:ascii="Arial" w:hAnsi="Arial" w:cs="Arial"/>
        </w:rPr>
      </w:pPr>
    </w:p>
    <w:p w14:paraId="424DC969" w14:textId="7B1B9026" w:rsidR="009466F1" w:rsidRPr="009466F1" w:rsidRDefault="009466F1" w:rsidP="00F07AF1">
      <w:pPr>
        <w:numPr>
          <w:ilvl w:val="0"/>
          <w:numId w:val="1"/>
        </w:numPr>
        <w:spacing w:line="360" w:lineRule="auto"/>
        <w:ind w:left="709" w:firstLine="709"/>
        <w:jc w:val="both"/>
        <w:rPr>
          <w:rFonts w:ascii="Arial" w:hAnsi="Arial" w:cs="Arial"/>
          <w:b/>
          <w:bCs/>
        </w:rPr>
      </w:pPr>
      <w:r>
        <w:rPr>
          <w:rFonts w:ascii="Arial" w:hAnsi="Arial" w:cs="Arial"/>
          <w:b/>
          <w:bCs/>
        </w:rPr>
        <w:lastRenderedPageBreak/>
        <w:t xml:space="preserve">DAÑO </w:t>
      </w:r>
      <w:r w:rsidR="00F02F99">
        <w:rPr>
          <w:rFonts w:ascii="Arial" w:hAnsi="Arial" w:cs="Arial"/>
          <w:b/>
          <w:bCs/>
        </w:rPr>
        <w:t>ESTETICO</w:t>
      </w:r>
      <w:r w:rsidRPr="009466F1">
        <w:rPr>
          <w:rFonts w:ascii="Arial" w:hAnsi="Arial" w:cs="Arial"/>
          <w:b/>
          <w:bCs/>
        </w:rPr>
        <w:t>:</w:t>
      </w:r>
    </w:p>
    <w:p w14:paraId="3F3907C8" w14:textId="333DF5F5" w:rsidR="00546F5B" w:rsidRDefault="00363042" w:rsidP="00F07AF1">
      <w:pPr>
        <w:spacing w:line="360" w:lineRule="auto"/>
        <w:ind w:left="709" w:firstLine="709"/>
        <w:jc w:val="both"/>
        <w:rPr>
          <w:rFonts w:ascii="Arial" w:hAnsi="Arial" w:cs="Arial"/>
        </w:rPr>
      </w:pPr>
      <w:r>
        <w:rPr>
          <w:rFonts w:ascii="Arial" w:hAnsi="Arial" w:cs="Arial"/>
        </w:rPr>
        <w:t>Se rechaza</w:t>
      </w:r>
      <w:r w:rsidRPr="00363042">
        <w:rPr>
          <w:rFonts w:ascii="Arial" w:hAnsi="Arial" w:cs="Arial"/>
        </w:rPr>
        <w:t xml:space="preserve"> la procedencia y el quantum del rubro “DAÑO ESTÉTICO” pretendido por la parte actora por la suma astronómica de $25.845.891,69, por considerarlo improcedente como rubro autónomo, excesivo y carente de nexo causal</w:t>
      </w:r>
      <w:r w:rsidR="00546F5B">
        <w:rPr>
          <w:rFonts w:ascii="Arial" w:hAnsi="Arial" w:cs="Arial"/>
        </w:rPr>
        <w:t>.</w:t>
      </w:r>
    </w:p>
    <w:p w14:paraId="19DBEC52" w14:textId="459ECB8C" w:rsidR="00F22549" w:rsidRPr="00F22549" w:rsidRDefault="00F22549" w:rsidP="00F07AF1">
      <w:pPr>
        <w:spacing w:line="360" w:lineRule="auto"/>
        <w:ind w:left="709" w:firstLine="709"/>
        <w:jc w:val="both"/>
        <w:rPr>
          <w:rFonts w:ascii="Arial" w:hAnsi="Arial" w:cs="Arial"/>
        </w:rPr>
      </w:pPr>
      <w:r w:rsidRPr="00F22549">
        <w:rPr>
          <w:rFonts w:ascii="Arial" w:hAnsi="Arial" w:cs="Arial"/>
        </w:rPr>
        <w:t xml:space="preserve">Siguiendo la doctrina consolidada </w:t>
      </w:r>
      <w:r w:rsidR="00486475">
        <w:rPr>
          <w:rFonts w:ascii="Arial" w:hAnsi="Arial" w:cs="Arial"/>
        </w:rPr>
        <w:t xml:space="preserve">en la materia, </w:t>
      </w:r>
      <w:r w:rsidRPr="00F22549">
        <w:rPr>
          <w:rFonts w:ascii="Arial" w:hAnsi="Arial" w:cs="Arial"/>
        </w:rPr>
        <w:t>el daño estético no reviste autonomía propia: si la lesión afecta la aptitud productiva o laboral del sujeto, debe integrarse al rubro de incapacidad sobreviniente; si, en cambio, solo afecta los sentimientos o la imagen del damnificado sin proyección económica, debe subsumirse en el daño moral.</w:t>
      </w:r>
    </w:p>
    <w:p w14:paraId="16DF72D9" w14:textId="5910EDB2" w:rsidR="00583D86" w:rsidRDefault="00F22549" w:rsidP="00F07AF1">
      <w:pPr>
        <w:spacing w:line="360" w:lineRule="auto"/>
        <w:ind w:left="709" w:firstLine="709"/>
        <w:jc w:val="both"/>
        <w:rPr>
          <w:rFonts w:ascii="Arial" w:hAnsi="Arial" w:cs="Arial"/>
        </w:rPr>
      </w:pPr>
      <w:r w:rsidRPr="00F22549">
        <w:rPr>
          <w:rFonts w:ascii="Arial" w:hAnsi="Arial" w:cs="Arial"/>
        </w:rPr>
        <w:t>Pretender un resarcimiento por separado</w:t>
      </w:r>
      <w:r w:rsidR="00486475">
        <w:rPr>
          <w:rFonts w:ascii="Arial" w:hAnsi="Arial" w:cs="Arial"/>
        </w:rPr>
        <w:t>,</w:t>
      </w:r>
      <w:r w:rsidRPr="00F22549">
        <w:rPr>
          <w:rFonts w:ascii="Arial" w:hAnsi="Arial" w:cs="Arial"/>
        </w:rPr>
        <w:t xml:space="preserve"> constituye una duplicación injustificada de rubros</w:t>
      </w:r>
      <w:r w:rsidR="00583D86">
        <w:rPr>
          <w:rFonts w:ascii="Arial" w:hAnsi="Arial" w:cs="Arial"/>
        </w:rPr>
        <w:t xml:space="preserve">, por lo que se solicita el rechazo del presente rubro. </w:t>
      </w:r>
    </w:p>
    <w:p w14:paraId="4DC2AC2D" w14:textId="327DD71A" w:rsidR="00546F5B" w:rsidRDefault="007F66C1" w:rsidP="00F07AF1">
      <w:pPr>
        <w:spacing w:line="360" w:lineRule="auto"/>
        <w:ind w:left="709" w:firstLine="709"/>
        <w:jc w:val="both"/>
        <w:rPr>
          <w:rFonts w:ascii="Arial" w:hAnsi="Arial" w:cs="Arial"/>
        </w:rPr>
      </w:pPr>
      <w:r>
        <w:rPr>
          <w:rFonts w:ascii="Arial" w:hAnsi="Arial" w:cs="Arial"/>
        </w:rPr>
        <w:t>Asimismo,</w:t>
      </w:r>
      <w:r w:rsidR="00897704">
        <w:rPr>
          <w:rFonts w:ascii="Arial" w:hAnsi="Arial" w:cs="Arial"/>
        </w:rPr>
        <w:t xml:space="preserve"> resulta</w:t>
      </w:r>
      <w:r>
        <w:rPr>
          <w:rFonts w:ascii="Arial" w:hAnsi="Arial" w:cs="Arial"/>
        </w:rPr>
        <w:t xml:space="preserve"> </w:t>
      </w:r>
      <w:r w:rsidR="00897704" w:rsidRPr="00897704">
        <w:rPr>
          <w:rFonts w:ascii="Arial" w:hAnsi="Arial" w:cs="Arial"/>
        </w:rPr>
        <w:t>manifiestamente desproporcionado el monto pretendido en concepto de daño estético, el cual supera ampliamente la suma reclamada por incapacidad funcional. Tal circunstancia evidencia, por sí sola, la irrazonabilidad del planteo.</w:t>
      </w:r>
    </w:p>
    <w:p w14:paraId="750EE535" w14:textId="1D135092" w:rsidR="00AF0216" w:rsidRDefault="00AF0216" w:rsidP="00F07AF1">
      <w:pPr>
        <w:spacing w:line="360" w:lineRule="auto"/>
        <w:ind w:left="709" w:firstLine="709"/>
        <w:jc w:val="both"/>
        <w:rPr>
          <w:rFonts w:ascii="Arial" w:hAnsi="Arial" w:cs="Arial"/>
        </w:rPr>
      </w:pPr>
      <w:r w:rsidRPr="00AF0216">
        <w:rPr>
          <w:rFonts w:ascii="Arial" w:hAnsi="Arial" w:cs="Arial"/>
        </w:rPr>
        <w:t>Pretender que la reparación de la mera apariencia corporal supere económicamente a la disminución funcional importa desnaturalizar el principio de reparación integral y transformarlo en un mecanismo de sobrerreparación. El ordenamiento jurídico no ampara indemnizaciones simbólicamente punitivas ni montos desanclados de la entidad real del perjuicio.</w:t>
      </w:r>
    </w:p>
    <w:p w14:paraId="5DCBA555" w14:textId="3C9BB99D" w:rsidR="00897704" w:rsidRPr="007F66C1" w:rsidRDefault="00166A76" w:rsidP="00F07AF1">
      <w:pPr>
        <w:spacing w:line="360" w:lineRule="auto"/>
        <w:ind w:left="709" w:firstLine="709"/>
        <w:jc w:val="both"/>
        <w:rPr>
          <w:rFonts w:ascii="Arial" w:hAnsi="Arial" w:cs="Arial"/>
        </w:rPr>
      </w:pPr>
      <w:r w:rsidRPr="00166A76">
        <w:rPr>
          <w:rFonts w:ascii="Arial" w:hAnsi="Arial" w:cs="Arial"/>
        </w:rPr>
        <w:t>La notoria desproporción cuantitativa entre el monto reclamado por daño estético y el correspondiente a la incapacidad funcional pone en evidencia la falta de correlación entre la entidad del perjuicio alegado y la suma pretendida, lo que impone a</w:t>
      </w:r>
      <w:r w:rsidR="00CE0148">
        <w:rPr>
          <w:rFonts w:ascii="Arial" w:hAnsi="Arial" w:cs="Arial"/>
        </w:rPr>
        <w:t xml:space="preserve"> V.S. </w:t>
      </w:r>
      <w:r w:rsidRPr="00166A76">
        <w:rPr>
          <w:rFonts w:ascii="Arial" w:hAnsi="Arial" w:cs="Arial"/>
        </w:rPr>
        <w:t>un análisis particularmente estricto en orden a la razonabilidad y proporcionalidad del reclamo.</w:t>
      </w:r>
    </w:p>
    <w:p w14:paraId="589EF262" w14:textId="1581EA26" w:rsidR="00971E95" w:rsidRPr="007C220E" w:rsidRDefault="00C3157C" w:rsidP="00F07AF1">
      <w:pPr>
        <w:spacing w:line="360" w:lineRule="auto"/>
        <w:ind w:left="709" w:firstLine="709"/>
        <w:jc w:val="both"/>
        <w:rPr>
          <w:rFonts w:ascii="Arial" w:hAnsi="Arial" w:cs="Arial"/>
          <w:b/>
          <w:bCs/>
        </w:rPr>
      </w:pPr>
      <w:r>
        <w:rPr>
          <w:rFonts w:ascii="Arial" w:hAnsi="Arial" w:cs="Arial"/>
          <w:b/>
          <w:bCs/>
        </w:rPr>
        <w:t>3</w:t>
      </w:r>
      <w:r w:rsidR="00971E95" w:rsidRPr="007C220E">
        <w:rPr>
          <w:rFonts w:ascii="Arial" w:hAnsi="Arial" w:cs="Arial"/>
          <w:b/>
          <w:bCs/>
        </w:rPr>
        <w:t xml:space="preserve">. </w:t>
      </w:r>
      <w:r>
        <w:rPr>
          <w:rFonts w:ascii="Arial" w:hAnsi="Arial" w:cs="Arial"/>
          <w:b/>
          <w:bCs/>
        </w:rPr>
        <w:t>DAÑO MORAL</w:t>
      </w:r>
      <w:r w:rsidR="00971E95" w:rsidRPr="007C220E">
        <w:rPr>
          <w:rFonts w:ascii="Arial" w:hAnsi="Arial" w:cs="Arial"/>
          <w:b/>
          <w:bCs/>
        </w:rPr>
        <w:t>:</w:t>
      </w:r>
    </w:p>
    <w:p w14:paraId="387C4B23" w14:textId="1F5E01CD" w:rsidR="004D32EC" w:rsidRPr="002E2590" w:rsidRDefault="002E2590" w:rsidP="00F07AF1">
      <w:pPr>
        <w:spacing w:line="360" w:lineRule="auto"/>
        <w:ind w:left="709" w:firstLine="709"/>
        <w:jc w:val="both"/>
        <w:rPr>
          <w:rFonts w:ascii="Arial" w:hAnsi="Arial" w:cs="Arial"/>
        </w:rPr>
      </w:pPr>
      <w:r w:rsidRPr="002E2590">
        <w:rPr>
          <w:rFonts w:ascii="Arial" w:hAnsi="Arial" w:cs="Arial"/>
        </w:rPr>
        <w:t>Mi mandante</w:t>
      </w:r>
      <w:r w:rsidR="004D32EC" w:rsidRPr="002E2590">
        <w:rPr>
          <w:rFonts w:ascii="Arial" w:hAnsi="Arial" w:cs="Arial"/>
        </w:rPr>
        <w:t xml:space="preserve"> impugna expresamente la procedencia y el quantum del rubro “</w:t>
      </w:r>
      <w:r w:rsidR="00656D3C">
        <w:rPr>
          <w:rFonts w:ascii="Arial" w:hAnsi="Arial" w:cs="Arial"/>
        </w:rPr>
        <w:t>DAÑO MORAL</w:t>
      </w:r>
      <w:r w:rsidR="004D32EC" w:rsidRPr="002E2590">
        <w:rPr>
          <w:rFonts w:ascii="Arial" w:hAnsi="Arial" w:cs="Arial"/>
        </w:rPr>
        <w:t>” pretendido por la parte actora por la suma de $1.</w:t>
      </w:r>
      <w:r w:rsidR="00DF0426">
        <w:rPr>
          <w:rFonts w:ascii="Arial" w:hAnsi="Arial" w:cs="Arial"/>
        </w:rPr>
        <w:t>500</w:t>
      </w:r>
      <w:r w:rsidR="004D32EC" w:rsidRPr="002E2590">
        <w:rPr>
          <w:rFonts w:ascii="Arial" w:hAnsi="Arial" w:cs="Arial"/>
        </w:rPr>
        <w:t>.000,00, por considerarlo excesivo, arbitrario y carente de sustento fáctico respecto del siniestro de autos</w:t>
      </w:r>
    </w:p>
    <w:p w14:paraId="41F73092" w14:textId="4AC9BD9F" w:rsidR="007753AF" w:rsidRDefault="00DB44A1" w:rsidP="00F07AF1">
      <w:pPr>
        <w:spacing w:line="360" w:lineRule="auto"/>
        <w:ind w:left="709" w:firstLine="709"/>
        <w:jc w:val="both"/>
        <w:rPr>
          <w:rFonts w:ascii="Arial" w:hAnsi="Arial" w:cs="Arial"/>
        </w:rPr>
      </w:pPr>
      <w:r w:rsidRPr="00DB44A1">
        <w:rPr>
          <w:rFonts w:ascii="Arial" w:hAnsi="Arial" w:cs="Arial"/>
        </w:rPr>
        <w:t xml:space="preserve">Resulta jurídicamente contradictorio pretender un resarcimiento por daño moral de gran magnitud cuando el evento no generó lesiones de entidad física </w:t>
      </w:r>
      <w:r w:rsidRPr="00DB44A1">
        <w:rPr>
          <w:rFonts w:ascii="Arial" w:hAnsi="Arial" w:cs="Arial"/>
        </w:rPr>
        <w:lastRenderedPageBreak/>
        <w:t>que justificaran siquiera un diagnóstico médico en la guardia de urgencia. La única lesión objetivada fue una sutura menor en el dedo mayor de la mano derecha, lo cual encuadra en la categoría de lesión leve. Una herida superficial de estas características no tiene, por su propia naturaleza, la aptitud de quebrar el equilibrio espiritual de una persona ni de generar los padecimientos que se describen en el libelo de inicio.</w:t>
      </w:r>
    </w:p>
    <w:p w14:paraId="1D6DCF0F" w14:textId="77777777" w:rsidR="00F2779D" w:rsidRPr="00F2779D" w:rsidRDefault="00F2779D" w:rsidP="00F07AF1">
      <w:pPr>
        <w:spacing w:line="360" w:lineRule="auto"/>
        <w:ind w:left="709" w:firstLine="709"/>
        <w:jc w:val="both"/>
        <w:rPr>
          <w:rFonts w:ascii="Arial" w:hAnsi="Arial" w:cs="Arial"/>
        </w:rPr>
      </w:pPr>
      <w:r w:rsidRPr="00F2779D">
        <w:rPr>
          <w:rFonts w:ascii="Arial" w:hAnsi="Arial" w:cs="Arial"/>
        </w:rPr>
        <w:t>Si bien parte de la doctrina sostiene que el daño moral puede presumirse in re ipsa ante lesiones graves, en casos de lesiones leves como el presente, la carga de la prueba sobre la existencia y magnitud del menoscabo espiritual recae exclusivamente sobre el actor (Art. 1744 del CCyCN).</w:t>
      </w:r>
    </w:p>
    <w:p w14:paraId="37DE6C0F" w14:textId="37DB0577" w:rsidR="007753AF" w:rsidRDefault="00F2779D" w:rsidP="00F07AF1">
      <w:pPr>
        <w:spacing w:line="360" w:lineRule="auto"/>
        <w:ind w:left="709" w:firstLine="709"/>
        <w:jc w:val="both"/>
        <w:rPr>
          <w:rFonts w:ascii="Arial" w:hAnsi="Arial" w:cs="Arial"/>
        </w:rPr>
      </w:pPr>
      <w:r w:rsidRPr="00F2779D">
        <w:rPr>
          <w:rFonts w:ascii="Arial" w:hAnsi="Arial" w:cs="Arial"/>
        </w:rPr>
        <w:t>El Sr. Bruno alega que "no logra apartar de sus pensamientos las imágenes del accidente", pero no aporta ninguna constancia de atención psicológica contemporánea al hecho que acredite un cuadro traumático real. El mero "disgusto" o "molestia" derivado de un siniestro de tránsito es una contingencia propia de la vida en sociedad que no alcanza el umbral de daño resarcible</w:t>
      </w:r>
      <w:r>
        <w:rPr>
          <w:rFonts w:ascii="Arial" w:hAnsi="Arial" w:cs="Arial"/>
        </w:rPr>
        <w:t>.</w:t>
      </w:r>
    </w:p>
    <w:p w14:paraId="4A0B18E7" w14:textId="4B8654DE" w:rsidR="00F2779D" w:rsidRDefault="005C4192" w:rsidP="00F07AF1">
      <w:pPr>
        <w:spacing w:line="360" w:lineRule="auto"/>
        <w:ind w:left="709" w:firstLine="709"/>
        <w:jc w:val="both"/>
        <w:rPr>
          <w:rFonts w:ascii="Arial" w:hAnsi="Arial" w:cs="Arial"/>
        </w:rPr>
      </w:pPr>
      <w:r w:rsidRPr="005C4192">
        <w:rPr>
          <w:rFonts w:ascii="Arial" w:hAnsi="Arial" w:cs="Arial"/>
        </w:rPr>
        <w:t>Según el Art. 1741 del CCyCN, el monto del daño moral debe fijarse ponderando "satisfacciones sustitutivas y compensatorias". En este caso, la actora no ha demostrado qué placeres o actividades se han visto truncados por una cicatriz en un dedo de la mano derecha que ameriten una compensación económica de tal magnitud.</w:t>
      </w:r>
    </w:p>
    <w:p w14:paraId="7FD60766" w14:textId="3BBB2E66" w:rsidR="009325D0" w:rsidRDefault="009325D0" w:rsidP="00F07AF1">
      <w:pPr>
        <w:spacing w:line="360" w:lineRule="auto"/>
        <w:ind w:left="709" w:firstLine="709"/>
        <w:jc w:val="both"/>
        <w:rPr>
          <w:rFonts w:ascii="Arial" w:hAnsi="Arial" w:cs="Arial"/>
        </w:rPr>
      </w:pPr>
      <w:r w:rsidRPr="009325D0">
        <w:rPr>
          <w:rFonts w:ascii="Arial" w:hAnsi="Arial" w:cs="Arial"/>
        </w:rPr>
        <w:t>Por lo expuesto, solicito a V.S. que rechace el rubro por falta de entidad de la lesión física</w:t>
      </w:r>
      <w:r>
        <w:rPr>
          <w:rFonts w:ascii="Arial" w:hAnsi="Arial" w:cs="Arial"/>
        </w:rPr>
        <w:t xml:space="preserve">. </w:t>
      </w:r>
    </w:p>
    <w:p w14:paraId="0BBF4B17" w14:textId="77777777" w:rsidR="00AC74B6" w:rsidRDefault="00AC74B6" w:rsidP="00F07AF1">
      <w:pPr>
        <w:spacing w:line="360" w:lineRule="auto"/>
        <w:ind w:left="709" w:firstLine="709"/>
        <w:jc w:val="both"/>
        <w:rPr>
          <w:rFonts w:ascii="Arial" w:hAnsi="Arial" w:cs="Arial"/>
        </w:rPr>
      </w:pPr>
    </w:p>
    <w:p w14:paraId="703D98DE" w14:textId="3A552232" w:rsidR="00971E95" w:rsidRPr="007C220E" w:rsidRDefault="00AC74B6" w:rsidP="00F07AF1">
      <w:pPr>
        <w:spacing w:line="360" w:lineRule="auto"/>
        <w:ind w:left="709" w:firstLine="709"/>
        <w:jc w:val="both"/>
        <w:rPr>
          <w:rFonts w:ascii="Arial" w:hAnsi="Arial" w:cs="Arial"/>
          <w:b/>
          <w:bCs/>
        </w:rPr>
      </w:pPr>
      <w:r>
        <w:rPr>
          <w:rFonts w:ascii="Arial" w:hAnsi="Arial" w:cs="Arial"/>
          <w:b/>
          <w:bCs/>
        </w:rPr>
        <w:t>4</w:t>
      </w:r>
      <w:r w:rsidR="00971E95" w:rsidRPr="007C220E">
        <w:rPr>
          <w:rFonts w:ascii="Arial" w:hAnsi="Arial" w:cs="Arial"/>
          <w:b/>
          <w:bCs/>
        </w:rPr>
        <w:t xml:space="preserve">. </w:t>
      </w:r>
      <w:r w:rsidR="00FD24C7">
        <w:rPr>
          <w:rFonts w:ascii="Arial" w:hAnsi="Arial" w:cs="Arial"/>
          <w:b/>
          <w:bCs/>
        </w:rPr>
        <w:t>DAÑO PSICOLOGICO</w:t>
      </w:r>
      <w:r w:rsidR="00971E95" w:rsidRPr="007C220E">
        <w:rPr>
          <w:rFonts w:ascii="Arial" w:hAnsi="Arial" w:cs="Arial"/>
          <w:b/>
          <w:bCs/>
        </w:rPr>
        <w:t>:</w:t>
      </w:r>
    </w:p>
    <w:p w14:paraId="3BB370F5" w14:textId="6D6CEB2A" w:rsidR="004D32EC" w:rsidRPr="008F4D45" w:rsidRDefault="008F4D45" w:rsidP="00F07AF1">
      <w:pPr>
        <w:spacing w:line="360" w:lineRule="auto"/>
        <w:ind w:left="709" w:firstLine="709"/>
        <w:jc w:val="both"/>
        <w:rPr>
          <w:rFonts w:ascii="Arial" w:hAnsi="Arial" w:cs="Arial"/>
        </w:rPr>
      </w:pPr>
      <w:r w:rsidRPr="008F4D45">
        <w:rPr>
          <w:rFonts w:ascii="Arial" w:hAnsi="Arial" w:cs="Arial"/>
        </w:rPr>
        <w:t>Se rechaza</w:t>
      </w:r>
      <w:r w:rsidR="004D32EC" w:rsidRPr="008F4D45">
        <w:rPr>
          <w:rFonts w:ascii="Arial" w:hAnsi="Arial" w:cs="Arial"/>
        </w:rPr>
        <w:t xml:space="preserve"> la procedencia y el quantum del rubro </w:t>
      </w:r>
      <w:r w:rsidR="00205C13">
        <w:rPr>
          <w:rFonts w:ascii="Arial" w:hAnsi="Arial" w:cs="Arial"/>
        </w:rPr>
        <w:t>“DAÑO PSICOLOGICO</w:t>
      </w:r>
      <w:r w:rsidR="004D32EC" w:rsidRPr="008F4D45">
        <w:rPr>
          <w:rFonts w:ascii="Arial" w:hAnsi="Arial" w:cs="Arial"/>
        </w:rPr>
        <w:t>” pretendido por la parte actora por la suma de $</w:t>
      </w:r>
      <w:r w:rsidR="00DF0426">
        <w:rPr>
          <w:rFonts w:ascii="Arial" w:hAnsi="Arial" w:cs="Arial"/>
        </w:rPr>
        <w:t>3.000</w:t>
      </w:r>
      <w:r w:rsidR="004D32EC" w:rsidRPr="008F4D45">
        <w:rPr>
          <w:rFonts w:ascii="Arial" w:hAnsi="Arial" w:cs="Arial"/>
        </w:rPr>
        <w:t>.000,00, por considerarlo excesivo, arbitrario y carente de sustento fáctico respecto del siniestro de autos</w:t>
      </w:r>
    </w:p>
    <w:p w14:paraId="0C7FD8C2" w14:textId="75C580CF" w:rsidR="001408EF" w:rsidRDefault="001408EF" w:rsidP="00F07AF1">
      <w:pPr>
        <w:spacing w:line="360" w:lineRule="auto"/>
        <w:ind w:left="709" w:firstLine="709"/>
        <w:jc w:val="both"/>
        <w:rPr>
          <w:rFonts w:ascii="Arial" w:hAnsi="Arial" w:cs="Arial"/>
        </w:rPr>
      </w:pPr>
      <w:r w:rsidRPr="001408EF">
        <w:rPr>
          <w:rFonts w:ascii="Arial" w:hAnsi="Arial" w:cs="Arial"/>
        </w:rPr>
        <w:t xml:space="preserve">El reclamo resulta arbitrario, carente de sustento médico-científico y constituye un intento </w:t>
      </w:r>
      <w:r w:rsidR="00302F72" w:rsidRPr="00302F72">
        <w:rPr>
          <w:rFonts w:ascii="Arial" w:hAnsi="Arial" w:cs="Arial"/>
        </w:rPr>
        <w:t>ampliar indebidamente el resarcimiento sin respaldo probatorio idóneo</w:t>
      </w:r>
      <w:r w:rsidR="00302F72">
        <w:rPr>
          <w:rFonts w:ascii="Arial" w:hAnsi="Arial" w:cs="Arial"/>
        </w:rPr>
        <w:t xml:space="preserve">. </w:t>
      </w:r>
    </w:p>
    <w:p w14:paraId="09DE8F83" w14:textId="650D18DB" w:rsidR="001408EF" w:rsidRDefault="004C3A3D" w:rsidP="00F07AF1">
      <w:pPr>
        <w:spacing w:line="360" w:lineRule="auto"/>
        <w:ind w:left="709" w:firstLine="709"/>
        <w:jc w:val="both"/>
        <w:rPr>
          <w:rFonts w:ascii="Arial" w:hAnsi="Arial" w:cs="Arial"/>
        </w:rPr>
      </w:pPr>
      <w:r w:rsidRPr="004C3A3D">
        <w:rPr>
          <w:rFonts w:ascii="Arial" w:hAnsi="Arial" w:cs="Arial"/>
        </w:rPr>
        <w:lastRenderedPageBreak/>
        <w:t xml:space="preserve">Resulta procesalmente inaudito que la actora pretenda un resarcimiento por incapacidad psíquica sin haber acompañado un psicodiagnóstico o informe especializado emitido por un profesional de la salud mental (psicólogo o psiquiatra). El actor sustenta toda su pretensión en un informe </w:t>
      </w:r>
      <w:proofErr w:type="gramStart"/>
      <w:r w:rsidRPr="004C3A3D">
        <w:rPr>
          <w:rFonts w:ascii="Arial" w:hAnsi="Arial" w:cs="Arial"/>
        </w:rPr>
        <w:t>médico-legal</w:t>
      </w:r>
      <w:proofErr w:type="gramEnd"/>
      <w:r w:rsidRPr="004C3A3D">
        <w:rPr>
          <w:rFonts w:ascii="Arial" w:hAnsi="Arial" w:cs="Arial"/>
        </w:rPr>
        <w:t xml:space="preserve"> </w:t>
      </w:r>
      <w:r w:rsidR="008A2336">
        <w:rPr>
          <w:rFonts w:ascii="Arial" w:hAnsi="Arial" w:cs="Arial"/>
        </w:rPr>
        <w:t xml:space="preserve">emitido por un </w:t>
      </w:r>
      <w:r w:rsidRPr="004C3A3D">
        <w:rPr>
          <w:rFonts w:ascii="Arial" w:hAnsi="Arial" w:cs="Arial"/>
        </w:rPr>
        <w:t>médico legista y traumatólogo. Dicho profesional carece de la competencia específica para determinar patologías mentales, limitándose en su informe a describir limitaciones físicas y estéticas. No obra en la causa ninguna constancia de que el Sr. Bruno se encuentre realizando tratamiento psicoterapéutico, lo que torna a sus alegaciones sobre "temor a conducir" y "retraimiento social" en meras afirmaciones dogmáticas carentes de respaldo fáctico</w:t>
      </w:r>
      <w:r>
        <w:rPr>
          <w:rFonts w:ascii="Arial" w:hAnsi="Arial" w:cs="Arial"/>
        </w:rPr>
        <w:t>.</w:t>
      </w:r>
    </w:p>
    <w:p w14:paraId="28B07F8D" w14:textId="7B18EFE9" w:rsidR="004C3A3D" w:rsidRDefault="00784B7F" w:rsidP="00F07AF1">
      <w:pPr>
        <w:spacing w:line="360" w:lineRule="auto"/>
        <w:ind w:left="709" w:firstLine="709"/>
        <w:jc w:val="both"/>
        <w:rPr>
          <w:rFonts w:ascii="Arial" w:hAnsi="Arial" w:cs="Arial"/>
        </w:rPr>
      </w:pPr>
      <w:r w:rsidRPr="00784B7F">
        <w:rPr>
          <w:rFonts w:ascii="Arial" w:hAnsi="Arial" w:cs="Arial"/>
        </w:rPr>
        <w:t>Resulta lógicamente contradictorio y contrario a la experiencia común que un siniestro de tan baja intensidad, que no generó lesiones de entidad física, sea capaz de provocar un "trastorno psíquico significativo" o un cuadro de incapacidad permanente. Las supuestas secuelas psíquicas no son más que una reacción vivencial transitoria propia de cualquier contingencia vial, la cual no alcanza el grado de patología psíquica consolidada que exige la ley para ser indemnizable.</w:t>
      </w:r>
    </w:p>
    <w:p w14:paraId="4378796C" w14:textId="79DD5582" w:rsidR="00486475" w:rsidRDefault="00486475" w:rsidP="00F07AF1">
      <w:pPr>
        <w:spacing w:line="360" w:lineRule="auto"/>
        <w:ind w:left="709" w:firstLine="709"/>
        <w:jc w:val="both"/>
        <w:rPr>
          <w:rFonts w:ascii="Arial" w:hAnsi="Arial" w:cs="Arial"/>
        </w:rPr>
      </w:pPr>
      <w:r>
        <w:rPr>
          <w:rFonts w:ascii="Arial" w:hAnsi="Arial" w:cs="Arial"/>
        </w:rPr>
        <w:t xml:space="preserve">En virtud de ello, </w:t>
      </w:r>
      <w:r w:rsidRPr="00486475">
        <w:rPr>
          <w:rFonts w:ascii="Arial" w:hAnsi="Arial" w:cs="Arial"/>
        </w:rPr>
        <w:t>solicito a V.S. que rechace el rubro</w:t>
      </w:r>
      <w:r>
        <w:rPr>
          <w:rFonts w:ascii="Arial" w:hAnsi="Arial" w:cs="Arial"/>
        </w:rPr>
        <w:t xml:space="preserve"> en cuestión.</w:t>
      </w:r>
    </w:p>
    <w:p w14:paraId="4605E420" w14:textId="77777777" w:rsidR="00486475" w:rsidRDefault="00486475" w:rsidP="00F07AF1">
      <w:pPr>
        <w:spacing w:line="360" w:lineRule="auto"/>
        <w:ind w:left="709" w:firstLine="709"/>
        <w:jc w:val="both"/>
        <w:rPr>
          <w:rFonts w:ascii="Arial" w:hAnsi="Arial" w:cs="Arial"/>
        </w:rPr>
      </w:pPr>
    </w:p>
    <w:p w14:paraId="59332348" w14:textId="0843CB9D" w:rsidR="00971E95" w:rsidRPr="007C220E" w:rsidRDefault="00784B7F" w:rsidP="00F07AF1">
      <w:pPr>
        <w:spacing w:line="360" w:lineRule="auto"/>
        <w:ind w:left="709" w:firstLine="709"/>
        <w:jc w:val="both"/>
        <w:rPr>
          <w:rFonts w:ascii="Arial" w:hAnsi="Arial" w:cs="Arial"/>
          <w:b/>
          <w:bCs/>
        </w:rPr>
      </w:pPr>
      <w:r>
        <w:rPr>
          <w:rFonts w:ascii="Arial" w:hAnsi="Arial" w:cs="Arial"/>
          <w:b/>
          <w:bCs/>
        </w:rPr>
        <w:t xml:space="preserve">5. </w:t>
      </w:r>
      <w:r w:rsidR="00060BA3">
        <w:rPr>
          <w:rFonts w:ascii="Arial" w:hAnsi="Arial" w:cs="Arial"/>
          <w:b/>
          <w:bCs/>
        </w:rPr>
        <w:t>DAÑOS MATERIALES</w:t>
      </w:r>
      <w:r w:rsidR="00971E95" w:rsidRPr="007C220E">
        <w:rPr>
          <w:rFonts w:ascii="Arial" w:hAnsi="Arial" w:cs="Arial"/>
          <w:b/>
          <w:bCs/>
        </w:rPr>
        <w:t>:</w:t>
      </w:r>
    </w:p>
    <w:p w14:paraId="73BCE155" w14:textId="4DBE5870" w:rsidR="00484316" w:rsidRDefault="00C9285A" w:rsidP="00F07AF1">
      <w:pPr>
        <w:spacing w:line="360" w:lineRule="auto"/>
        <w:ind w:left="709" w:firstLine="709"/>
        <w:jc w:val="both"/>
        <w:rPr>
          <w:rFonts w:ascii="Arial" w:hAnsi="Arial" w:cs="Arial"/>
        </w:rPr>
      </w:pPr>
      <w:r>
        <w:rPr>
          <w:rFonts w:ascii="Arial" w:hAnsi="Arial" w:cs="Arial"/>
        </w:rPr>
        <w:t>Se objeta</w:t>
      </w:r>
      <w:r w:rsidR="00D81739" w:rsidRPr="00D81739">
        <w:rPr>
          <w:rFonts w:ascii="Arial" w:hAnsi="Arial" w:cs="Arial"/>
        </w:rPr>
        <w:t xml:space="preserve"> expresamente la procedencia y el quantum del rubro “DAÑOS MATERIALES” pretendido por la parte actora por la suma de $1.776.000,00, por considerarlo excesivo, arbitrario y carente de sustento fáctico respecto del siniestro de autos</w:t>
      </w:r>
      <w:r w:rsidR="004D32EC">
        <w:rPr>
          <w:rFonts w:ascii="Arial" w:hAnsi="Arial" w:cs="Arial"/>
        </w:rPr>
        <w:t>.</w:t>
      </w:r>
    </w:p>
    <w:p w14:paraId="0EB56DFF" w14:textId="021FCFA7" w:rsidR="00060BA3" w:rsidRDefault="00484316" w:rsidP="00F07AF1">
      <w:pPr>
        <w:spacing w:line="360" w:lineRule="auto"/>
        <w:ind w:left="709" w:firstLine="709"/>
        <w:jc w:val="both"/>
        <w:rPr>
          <w:rFonts w:ascii="Arial" w:hAnsi="Arial" w:cs="Arial"/>
        </w:rPr>
      </w:pPr>
      <w:r w:rsidRPr="00484316">
        <w:rPr>
          <w:rFonts w:ascii="Arial" w:hAnsi="Arial" w:cs="Arial"/>
        </w:rPr>
        <w:t>La actora pretende sustentar su reclamo exclusivamente en un presupuesto emitido por el comercio “BIKERS” por el monto total de $1.776.000,00. Dicho documento constituye una manifestación unilateral de un tercero ajeno a la litis, la cual esta parte niega y desconoce en su autenticidad, contenido y validez. Un presupuesto de parte no constituye prueba fehaciente del daño real ni de la erogación efectiva del gasto, resultando valores a todas luces "inflados" y alejados de la realidad del mercado para una unidad de las características de la motocicleta Zanella RX 150</w:t>
      </w:r>
      <w:r w:rsidR="00B5102E">
        <w:rPr>
          <w:rFonts w:ascii="Arial" w:hAnsi="Arial" w:cs="Arial"/>
        </w:rPr>
        <w:t xml:space="preserve">. </w:t>
      </w:r>
    </w:p>
    <w:p w14:paraId="0DD07F89" w14:textId="77777777" w:rsidR="001C3189" w:rsidRPr="009466F1" w:rsidRDefault="001C3189" w:rsidP="00F07AF1">
      <w:pPr>
        <w:spacing w:line="360" w:lineRule="auto"/>
        <w:ind w:left="709" w:firstLine="709"/>
        <w:jc w:val="both"/>
        <w:rPr>
          <w:rFonts w:ascii="Arial" w:hAnsi="Arial" w:cs="Arial"/>
        </w:rPr>
      </w:pPr>
      <w:r w:rsidRPr="009466F1">
        <w:rPr>
          <w:rFonts w:ascii="Arial" w:hAnsi="Arial" w:cs="Arial"/>
        </w:rPr>
        <w:lastRenderedPageBreak/>
        <w:t>El daño debe ser cierto y actual, y su cuantía debe ser acreditada por quien lo reclama (Art. 1744 CCyC); la mera presentación de un presupuesto no suple la carga de probar la magnitud del perjuicio.</w:t>
      </w:r>
    </w:p>
    <w:p w14:paraId="12B952B6" w14:textId="444ED38E" w:rsidR="001C3189" w:rsidRDefault="001C3189" w:rsidP="00F07AF1">
      <w:pPr>
        <w:spacing w:line="360" w:lineRule="auto"/>
        <w:ind w:left="709" w:firstLine="709"/>
        <w:jc w:val="both"/>
        <w:rPr>
          <w:rFonts w:ascii="Arial" w:hAnsi="Arial" w:cs="Arial"/>
        </w:rPr>
      </w:pPr>
      <w:r w:rsidRPr="009466F1">
        <w:rPr>
          <w:rFonts w:ascii="Arial" w:hAnsi="Arial" w:cs="Arial"/>
        </w:rPr>
        <w:t xml:space="preserve">Niego que la accionante tenga derecho a percibir la suma de </w:t>
      </w:r>
      <w:r w:rsidRPr="001C3189">
        <w:rPr>
          <w:rFonts w:ascii="Arial" w:hAnsi="Arial" w:cs="Arial"/>
        </w:rPr>
        <w:t>$1.776.000</w:t>
      </w:r>
      <w:r>
        <w:rPr>
          <w:rFonts w:ascii="Arial" w:hAnsi="Arial" w:cs="Arial"/>
        </w:rPr>
        <w:t xml:space="preserve"> </w:t>
      </w:r>
      <w:r w:rsidRPr="009466F1">
        <w:rPr>
          <w:rFonts w:ascii="Arial" w:hAnsi="Arial" w:cs="Arial"/>
        </w:rPr>
        <w:t>en concepto de daños materiales.</w:t>
      </w:r>
    </w:p>
    <w:p w14:paraId="6750546F" w14:textId="220A1214" w:rsidR="00BB6BB5" w:rsidRDefault="00BB6BB5" w:rsidP="00F07AF1">
      <w:pPr>
        <w:spacing w:line="360" w:lineRule="auto"/>
        <w:ind w:left="709" w:firstLine="709"/>
        <w:jc w:val="both"/>
        <w:rPr>
          <w:rFonts w:ascii="Arial" w:hAnsi="Arial" w:cs="Arial"/>
          <w:b/>
          <w:bCs/>
        </w:rPr>
      </w:pPr>
      <w:r>
        <w:rPr>
          <w:rFonts w:ascii="Arial" w:hAnsi="Arial" w:cs="Arial"/>
          <w:b/>
          <w:bCs/>
        </w:rPr>
        <w:t>6. DESVALORIZACIÓN DEL RODADO</w:t>
      </w:r>
      <w:r w:rsidRPr="007C220E">
        <w:rPr>
          <w:rFonts w:ascii="Arial" w:hAnsi="Arial" w:cs="Arial"/>
          <w:b/>
          <w:bCs/>
        </w:rPr>
        <w:t>:</w:t>
      </w:r>
    </w:p>
    <w:p w14:paraId="4E46C3E6" w14:textId="555C4984" w:rsidR="00AA49B4" w:rsidRPr="00AA49B4" w:rsidRDefault="00C9285A" w:rsidP="00F07AF1">
      <w:pPr>
        <w:spacing w:line="360" w:lineRule="auto"/>
        <w:ind w:left="709" w:firstLine="709"/>
        <w:jc w:val="both"/>
        <w:rPr>
          <w:rFonts w:ascii="Arial" w:hAnsi="Arial" w:cs="Arial"/>
        </w:rPr>
      </w:pPr>
      <w:r w:rsidRPr="00C9285A">
        <w:rPr>
          <w:rFonts w:ascii="Arial" w:hAnsi="Arial" w:cs="Arial"/>
        </w:rPr>
        <w:t>Se</w:t>
      </w:r>
      <w:r w:rsidR="00AA49B4" w:rsidRPr="00C9285A">
        <w:rPr>
          <w:rFonts w:ascii="Arial" w:hAnsi="Arial" w:cs="Arial"/>
        </w:rPr>
        <w:t xml:space="preserve"> impugna expresamente</w:t>
      </w:r>
      <w:r w:rsidR="00AA49B4" w:rsidRPr="00AA49B4">
        <w:rPr>
          <w:rFonts w:ascii="Arial" w:hAnsi="Arial" w:cs="Arial"/>
        </w:rPr>
        <w:t xml:space="preserve"> la procedencia y el quantum del rubro "DESVALORIZACIÓN DEL RODADO" pretendido por la actora por la suma de $1.000.000,00. El reclamo resulta improcedente, arbitrario y carente de sustento técnico-pericial que demuestre una pérdida efectiva del valor venal del motovehículo Zanella RX 150</w:t>
      </w:r>
      <w:r w:rsidR="00AA49B4">
        <w:rPr>
          <w:rFonts w:ascii="Arial" w:hAnsi="Arial" w:cs="Arial"/>
        </w:rPr>
        <w:t>.</w:t>
      </w:r>
    </w:p>
    <w:p w14:paraId="5C38CE29" w14:textId="1E1CF5BC" w:rsidR="00BB6BB5" w:rsidRDefault="00282FCF" w:rsidP="00F07AF1">
      <w:pPr>
        <w:spacing w:line="360" w:lineRule="auto"/>
        <w:ind w:left="709" w:firstLine="709"/>
        <w:jc w:val="both"/>
        <w:rPr>
          <w:rFonts w:ascii="Arial" w:hAnsi="Arial" w:cs="Arial"/>
        </w:rPr>
      </w:pPr>
      <w:r w:rsidRPr="00AA49B4">
        <w:rPr>
          <w:rFonts w:ascii="Arial" w:hAnsi="Arial" w:cs="Arial"/>
        </w:rPr>
        <w:t>Al no haberse afectado partes estructurales del cuadro o chasis de la motocicleta, una correcta reparación de los componentes externos devuelve a la unidad su estado y valor de mercado original</w:t>
      </w:r>
      <w:r w:rsidR="00AA49B4">
        <w:rPr>
          <w:rFonts w:ascii="Arial" w:hAnsi="Arial" w:cs="Arial"/>
        </w:rPr>
        <w:t>.</w:t>
      </w:r>
    </w:p>
    <w:p w14:paraId="51597EB8" w14:textId="77777777" w:rsidR="00275663" w:rsidRDefault="00275663" w:rsidP="00F07AF1">
      <w:pPr>
        <w:spacing w:line="360" w:lineRule="auto"/>
        <w:ind w:left="709" w:firstLine="709"/>
        <w:jc w:val="both"/>
        <w:rPr>
          <w:rFonts w:ascii="Arial" w:hAnsi="Arial" w:cs="Arial"/>
        </w:rPr>
      </w:pPr>
    </w:p>
    <w:p w14:paraId="246E23B6" w14:textId="74ABA4FC" w:rsidR="00AA49B4" w:rsidRPr="00AA49B4" w:rsidRDefault="008F2EF6" w:rsidP="00F07AF1">
      <w:pPr>
        <w:spacing w:line="360" w:lineRule="auto"/>
        <w:ind w:left="709" w:firstLine="709"/>
        <w:jc w:val="both"/>
        <w:rPr>
          <w:rFonts w:ascii="Arial" w:hAnsi="Arial" w:cs="Arial"/>
        </w:rPr>
      </w:pPr>
      <w:r w:rsidRPr="008F2EF6">
        <w:rPr>
          <w:rFonts w:ascii="Arial" w:hAnsi="Arial" w:cs="Arial"/>
        </w:rPr>
        <w:t>Por lo expuesto, solicito a V.S. que rechace íntegramente este rubro. El actor no ha aportado prueba alguna que demuestre que, tras una reparación adecuada, el motovehículo presentaría fallas o defectos visibles que justifiquen una disminución en su valor de cambio.</w:t>
      </w:r>
    </w:p>
    <w:p w14:paraId="50103D82" w14:textId="010E5DA1" w:rsidR="00AA6AC7" w:rsidRDefault="00AA6AC7" w:rsidP="00F07AF1">
      <w:pPr>
        <w:spacing w:line="360" w:lineRule="auto"/>
        <w:ind w:left="709" w:firstLine="709"/>
        <w:jc w:val="both"/>
        <w:rPr>
          <w:rFonts w:ascii="Arial" w:hAnsi="Arial" w:cs="Arial"/>
          <w:b/>
          <w:bCs/>
        </w:rPr>
      </w:pPr>
      <w:r>
        <w:rPr>
          <w:rFonts w:ascii="Arial" w:hAnsi="Arial" w:cs="Arial"/>
          <w:b/>
          <w:bCs/>
        </w:rPr>
        <w:t>7. PRIVACIÓN DE USO</w:t>
      </w:r>
      <w:r w:rsidRPr="007C220E">
        <w:rPr>
          <w:rFonts w:ascii="Arial" w:hAnsi="Arial" w:cs="Arial"/>
          <w:b/>
          <w:bCs/>
        </w:rPr>
        <w:t>:</w:t>
      </w:r>
    </w:p>
    <w:p w14:paraId="0C0621D8" w14:textId="431084A9" w:rsidR="00676DBC" w:rsidRDefault="00C9285A" w:rsidP="00F07AF1">
      <w:pPr>
        <w:spacing w:line="360" w:lineRule="auto"/>
        <w:ind w:left="709" w:firstLine="709"/>
        <w:jc w:val="both"/>
        <w:rPr>
          <w:rFonts w:ascii="Arial" w:hAnsi="Arial" w:cs="Arial"/>
        </w:rPr>
      </w:pPr>
      <w:r>
        <w:rPr>
          <w:rFonts w:ascii="Arial" w:hAnsi="Arial" w:cs="Arial"/>
        </w:rPr>
        <w:t>Se rechaza</w:t>
      </w:r>
      <w:r w:rsidR="00676DBC" w:rsidRPr="00676DBC">
        <w:rPr>
          <w:rFonts w:ascii="Arial" w:hAnsi="Arial" w:cs="Arial"/>
        </w:rPr>
        <w:t xml:space="preserve"> la procedencia y el quantum del rubro “PRIVACIÓN DE USO” pretendido por la actora por la suma de $1.000.000,00. El reclamo resulta improcedente, abusivo y carece de sustento fáctico, basándose en meras generalidades que no se condicen con la realidad técnica de las unidades involucradas</w:t>
      </w:r>
    </w:p>
    <w:p w14:paraId="6BCCA97F" w14:textId="35610673" w:rsidR="003F7E02" w:rsidRPr="003F7E02" w:rsidRDefault="003F7E02" w:rsidP="00F07AF1">
      <w:pPr>
        <w:spacing w:line="360" w:lineRule="auto"/>
        <w:ind w:left="709" w:firstLine="709"/>
        <w:jc w:val="both"/>
        <w:rPr>
          <w:rFonts w:ascii="Arial" w:hAnsi="Arial" w:cs="Arial"/>
        </w:rPr>
      </w:pPr>
      <w:r w:rsidRPr="003F7E02">
        <w:rPr>
          <w:rFonts w:ascii="Arial" w:hAnsi="Arial" w:cs="Arial"/>
        </w:rPr>
        <w:t>Esta parte rechaza el rubro</w:t>
      </w:r>
      <w:r w:rsidR="00676DBC">
        <w:rPr>
          <w:rFonts w:ascii="Arial" w:hAnsi="Arial" w:cs="Arial"/>
        </w:rPr>
        <w:t>, asimismo,</w:t>
      </w:r>
      <w:r w:rsidRPr="003F7E02">
        <w:rPr>
          <w:rFonts w:ascii="Arial" w:hAnsi="Arial" w:cs="Arial"/>
        </w:rPr>
        <w:t xml:space="preserve"> por considerarlo una mera conjetura sin respaldo probatorio. No se ha acompañado constancia de alquiler de vehículo sustituto ni se ha acreditado que la falta del rodado haya generado un perjuicio económico concreto.</w:t>
      </w:r>
    </w:p>
    <w:p w14:paraId="258F7103" w14:textId="77777777" w:rsidR="003F7E02" w:rsidRPr="003F7E02" w:rsidRDefault="003F7E02" w:rsidP="00F07AF1">
      <w:pPr>
        <w:spacing w:line="360" w:lineRule="auto"/>
        <w:ind w:left="709" w:firstLine="709"/>
        <w:jc w:val="both"/>
        <w:rPr>
          <w:rFonts w:ascii="Arial" w:hAnsi="Arial" w:cs="Arial"/>
        </w:rPr>
      </w:pPr>
      <w:r w:rsidRPr="003F7E02">
        <w:rPr>
          <w:rFonts w:ascii="Arial" w:hAnsi="Arial" w:cs="Arial"/>
        </w:rPr>
        <w:t>Como sostiene Matilde Zavala de González, la privación de uso no es un daño in re ipsa (que surge del hecho mismo), sino que requiere la acreditación de la imposibilidad de utilización y la necesidad de uso del bien.</w:t>
      </w:r>
    </w:p>
    <w:p w14:paraId="0AEF4DF2" w14:textId="0C151BAF" w:rsidR="003F7E02" w:rsidRPr="003F7E02" w:rsidRDefault="003F7E02" w:rsidP="00F07AF1">
      <w:pPr>
        <w:spacing w:line="360" w:lineRule="auto"/>
        <w:ind w:left="709" w:firstLine="709"/>
        <w:jc w:val="both"/>
        <w:rPr>
          <w:rFonts w:ascii="Arial" w:hAnsi="Arial" w:cs="Arial"/>
        </w:rPr>
      </w:pPr>
      <w:r>
        <w:rPr>
          <w:rFonts w:ascii="Arial" w:hAnsi="Arial" w:cs="Arial"/>
        </w:rPr>
        <w:lastRenderedPageBreak/>
        <w:t>La</w:t>
      </w:r>
      <w:r w:rsidRPr="003F7E02">
        <w:rPr>
          <w:rFonts w:ascii="Arial" w:hAnsi="Arial" w:cs="Arial"/>
        </w:rPr>
        <w:t xml:space="preserve"> procedencia de la indemnización por privación de uso exige la acreditación fehaciente del perjuicio efectivamente sufrido. Ello, en tanto la indisponibilidad del vehículo no sólo puede generar gastos de movilidad alternativa, sino también ahorros correlativos —tales como combustible, estacionamiento, mantenimiento y otros costos asociados al uso habitual del rodado— que deben ser ponderados a fin de evitar una reparación injustificada.</w:t>
      </w:r>
    </w:p>
    <w:p w14:paraId="198DE5D4" w14:textId="77777777" w:rsidR="003F7E02" w:rsidRPr="003F7E02" w:rsidRDefault="003F7E02" w:rsidP="00F07AF1">
      <w:pPr>
        <w:spacing w:line="360" w:lineRule="auto"/>
        <w:ind w:left="709" w:firstLine="709"/>
        <w:jc w:val="both"/>
        <w:rPr>
          <w:rFonts w:ascii="Arial" w:hAnsi="Arial" w:cs="Arial"/>
        </w:rPr>
      </w:pPr>
      <w:r w:rsidRPr="003F7E02">
        <w:rPr>
          <w:rFonts w:ascii="Arial" w:hAnsi="Arial" w:cs="Arial"/>
        </w:rPr>
        <w:t>En el caso, la actora no ha ofrecido prueba idónea alguna que permita demostrar que los gastos en que habría incurrido como consecuencia de la supuesta privación de uso superen el ahorro derivado de la falta de utilización del vehículo, circunstancia que torna improcedente el rubro reclamado.</w:t>
      </w:r>
    </w:p>
    <w:p w14:paraId="73B6B03B" w14:textId="77777777" w:rsidR="003F7E02" w:rsidRPr="003F7E02" w:rsidRDefault="003F7E02" w:rsidP="00F07AF1">
      <w:pPr>
        <w:spacing w:line="360" w:lineRule="auto"/>
        <w:ind w:left="709" w:firstLine="709"/>
        <w:jc w:val="both"/>
        <w:rPr>
          <w:rFonts w:ascii="Arial" w:hAnsi="Arial" w:cs="Arial"/>
        </w:rPr>
      </w:pPr>
      <w:r w:rsidRPr="003F7E02">
        <w:rPr>
          <w:rFonts w:ascii="Arial" w:hAnsi="Arial" w:cs="Arial"/>
        </w:rPr>
        <w:t>En este sentido, la Sala A de la Cámara Nacional de Apelaciones en lo Comercial, en autos “Valenza, Fabio Gustavo c/ Provincia Seguros S.A. s/ ordinario”, sostuvo que: “(…) Para que este rubro —privación del uso del automotor— prospere, es exigible que la interesada suministre prueba concreta de que los gastos y molestias ocasionados por la falta del vehículo superan o exceden el ahorro que produce dicha ausencia de uso, debiendo allegar al Tribunal los elementos de juicio necesarios a tal fin, a fin de evitar un enriquecimiento sin causa en perjuicio del deudor (…)”. Asimismo, la póliza de mi mandante, en su cláusula CG-CO 8.1, establece expresamente que el asegurador no indemnizará los perjuicios por privación de uso, limitando la medida del seguro a los daños materiales directos.</w:t>
      </w:r>
    </w:p>
    <w:p w14:paraId="2882FDE0" w14:textId="4E9FA7A8" w:rsidR="00B5102E" w:rsidRDefault="003F7E02" w:rsidP="00F07AF1">
      <w:pPr>
        <w:spacing w:line="360" w:lineRule="auto"/>
        <w:ind w:left="709" w:firstLine="709"/>
        <w:jc w:val="both"/>
        <w:rPr>
          <w:rFonts w:ascii="Arial" w:hAnsi="Arial" w:cs="Arial"/>
        </w:rPr>
      </w:pPr>
      <w:r w:rsidRPr="003F7E02">
        <w:rPr>
          <w:rFonts w:ascii="Arial" w:hAnsi="Arial" w:cs="Arial"/>
        </w:rPr>
        <w:t>Niego que la accionante tenga derecho a percibir la suma de $</w:t>
      </w:r>
      <w:r w:rsidR="00C067F7">
        <w:rPr>
          <w:rFonts w:ascii="Arial" w:hAnsi="Arial" w:cs="Arial"/>
        </w:rPr>
        <w:t>1.000</w:t>
      </w:r>
      <w:r w:rsidRPr="003F7E02">
        <w:rPr>
          <w:rFonts w:ascii="Arial" w:hAnsi="Arial" w:cs="Arial"/>
        </w:rPr>
        <w:t>.000 en concepto de privación de uso.</w:t>
      </w:r>
    </w:p>
    <w:p w14:paraId="5278A7CD" w14:textId="77777777" w:rsidR="00C067F7" w:rsidRDefault="00C067F7" w:rsidP="00F07AF1">
      <w:pPr>
        <w:spacing w:line="360" w:lineRule="auto"/>
        <w:ind w:left="709" w:firstLine="709"/>
        <w:jc w:val="both"/>
        <w:rPr>
          <w:rFonts w:ascii="Arial" w:hAnsi="Arial" w:cs="Arial"/>
        </w:rPr>
      </w:pPr>
    </w:p>
    <w:p w14:paraId="4E44DF03" w14:textId="622709F2" w:rsidR="00971E95" w:rsidRPr="007C220E" w:rsidRDefault="00971E95" w:rsidP="00F07AF1">
      <w:pPr>
        <w:spacing w:line="360" w:lineRule="auto"/>
        <w:ind w:left="709" w:firstLine="709"/>
        <w:jc w:val="both"/>
        <w:rPr>
          <w:rFonts w:ascii="Arial" w:hAnsi="Arial" w:cs="Arial"/>
          <w:b/>
          <w:bCs/>
        </w:rPr>
      </w:pPr>
      <w:r>
        <w:rPr>
          <w:rFonts w:ascii="Arial" w:hAnsi="Arial" w:cs="Arial"/>
          <w:b/>
          <w:bCs/>
        </w:rPr>
        <w:t>IX</w:t>
      </w:r>
      <w:r w:rsidRPr="007C220E">
        <w:rPr>
          <w:rFonts w:ascii="Arial" w:hAnsi="Arial" w:cs="Arial"/>
          <w:b/>
          <w:bCs/>
        </w:rPr>
        <w:t>.- IMPUGNA LIQUIDACION.</w:t>
      </w:r>
    </w:p>
    <w:p w14:paraId="432C497C" w14:textId="3AFC08EC" w:rsidR="00971E95" w:rsidRDefault="00971E95" w:rsidP="00F07AF1">
      <w:pPr>
        <w:spacing w:line="360" w:lineRule="auto"/>
        <w:ind w:left="709" w:firstLine="709"/>
        <w:jc w:val="both"/>
        <w:rPr>
          <w:rFonts w:ascii="Arial" w:hAnsi="Arial" w:cs="Arial"/>
          <w:b/>
          <w:bCs/>
        </w:rPr>
      </w:pPr>
      <w:r w:rsidRPr="00B7553A">
        <w:rPr>
          <w:rFonts w:ascii="Arial" w:hAnsi="Arial" w:cs="Arial"/>
        </w:rPr>
        <w:t xml:space="preserve">No </w:t>
      </w:r>
      <w:proofErr w:type="gramStart"/>
      <w:r w:rsidR="00E56B26" w:rsidRPr="00B7553A">
        <w:rPr>
          <w:rFonts w:ascii="Arial" w:hAnsi="Arial" w:cs="Arial"/>
        </w:rPr>
        <w:t>obstante</w:t>
      </w:r>
      <w:proofErr w:type="gramEnd"/>
      <w:r w:rsidR="00E56B26">
        <w:rPr>
          <w:rFonts w:ascii="Arial" w:hAnsi="Arial" w:cs="Arial"/>
        </w:rPr>
        <w:t xml:space="preserve"> </w:t>
      </w:r>
      <w:r w:rsidRPr="00B7553A">
        <w:rPr>
          <w:rFonts w:ascii="Arial" w:hAnsi="Arial" w:cs="Arial"/>
        </w:rPr>
        <w:t xml:space="preserve">los desconocimientos efectuados precedentemente, se impugna por arbitraria y desmedida la liquidación practicada en autos la que asciende a la suma de </w:t>
      </w:r>
      <w:r w:rsidRPr="00B7553A">
        <w:rPr>
          <w:rFonts w:ascii="Arial" w:hAnsi="Arial" w:cs="Arial"/>
          <w:b/>
          <w:bCs/>
        </w:rPr>
        <w:t>$</w:t>
      </w:r>
      <w:r w:rsidR="00952385">
        <w:rPr>
          <w:rFonts w:ascii="Arial" w:hAnsi="Arial" w:cs="Arial"/>
          <w:b/>
          <w:bCs/>
        </w:rPr>
        <w:t>44</w:t>
      </w:r>
      <w:r w:rsidR="007D3F6B">
        <w:rPr>
          <w:rFonts w:ascii="Arial" w:hAnsi="Arial" w:cs="Arial"/>
          <w:b/>
          <w:bCs/>
        </w:rPr>
        <w:t>.891.013,20</w:t>
      </w:r>
      <w:ins w:id="4" w:author="Camila Persichini" w:date="2026-01-23T17:55:00Z" w16du:dateUtc="2026-01-23T20:55:00Z">
        <w:r w:rsidR="00B87A1E" w:rsidRPr="00B7553A">
          <w:rPr>
            <w:rFonts w:ascii="Arial" w:hAnsi="Arial" w:cs="Arial"/>
            <w:b/>
            <w:bCs/>
          </w:rPr>
          <w:t xml:space="preserve"> </w:t>
        </w:r>
      </w:ins>
      <w:del w:id="5" w:author="Camila Persichini" w:date="2026-01-23T17:55:00Z" w16du:dateUtc="2026-01-23T20:55:00Z">
        <w:r w:rsidRPr="00B7553A" w:rsidDel="00EF6DAE">
          <w:rPr>
            <w:rFonts w:ascii="Arial" w:hAnsi="Arial" w:cs="Arial"/>
            <w:b/>
            <w:bCs/>
          </w:rPr>
          <w:delText>.</w:delText>
        </w:r>
      </w:del>
      <w:r w:rsidRPr="00B7553A">
        <w:rPr>
          <w:rFonts w:ascii="Arial" w:hAnsi="Arial" w:cs="Arial"/>
          <w:b/>
          <w:bCs/>
        </w:rPr>
        <w:t xml:space="preserve">(PESOS </w:t>
      </w:r>
      <w:r w:rsidR="007D3F6B">
        <w:rPr>
          <w:rFonts w:ascii="Arial" w:hAnsi="Arial" w:cs="Arial"/>
          <w:b/>
          <w:bCs/>
        </w:rPr>
        <w:t xml:space="preserve">CUARENTA Y CUATRO </w:t>
      </w:r>
      <w:r w:rsidR="001F44FE">
        <w:rPr>
          <w:rFonts w:ascii="Arial" w:hAnsi="Arial" w:cs="Arial"/>
          <w:b/>
          <w:bCs/>
        </w:rPr>
        <w:t>MILLONES OCHOCIENTOS NOVENTA Y UN MIL TRECE CON 20/100</w:t>
      </w:r>
      <w:r w:rsidRPr="00B7553A">
        <w:rPr>
          <w:rFonts w:ascii="Arial" w:hAnsi="Arial" w:cs="Arial"/>
          <w:b/>
          <w:bCs/>
        </w:rPr>
        <w:t>)</w:t>
      </w:r>
      <w:r w:rsidR="53B50FA8" w:rsidRPr="00B7553A">
        <w:rPr>
          <w:rFonts w:ascii="Arial" w:hAnsi="Arial" w:cs="Arial"/>
          <w:b/>
          <w:bCs/>
        </w:rPr>
        <w:t xml:space="preserve">, por no constarnos la procedencia de los rubros reclamados, </w:t>
      </w:r>
      <w:proofErr w:type="spellStart"/>
      <w:r w:rsidR="53B50FA8" w:rsidRPr="00B7553A">
        <w:rPr>
          <w:rFonts w:ascii="Arial" w:hAnsi="Arial" w:cs="Arial"/>
          <w:b/>
          <w:bCs/>
        </w:rPr>
        <w:t>asi</w:t>
      </w:r>
      <w:proofErr w:type="spellEnd"/>
      <w:r w:rsidR="53B50FA8" w:rsidRPr="00B7553A">
        <w:rPr>
          <w:rFonts w:ascii="Arial" w:hAnsi="Arial" w:cs="Arial"/>
          <w:b/>
          <w:bCs/>
        </w:rPr>
        <w:t xml:space="preserve"> como la magnitud de las consecuencias dañosas alegadas ni su eventual justipreciación.</w:t>
      </w:r>
      <w:r w:rsidR="53B50FA8" w:rsidRPr="711FC840">
        <w:rPr>
          <w:rFonts w:ascii="Arial" w:hAnsi="Arial" w:cs="Arial"/>
          <w:b/>
          <w:bCs/>
        </w:rPr>
        <w:t xml:space="preserve"> </w:t>
      </w:r>
    </w:p>
    <w:p w14:paraId="736E8E9F" w14:textId="77777777" w:rsidR="00557EF5" w:rsidRDefault="00557EF5" w:rsidP="00F07AF1">
      <w:pPr>
        <w:spacing w:line="360" w:lineRule="auto"/>
        <w:ind w:left="709" w:firstLine="709"/>
        <w:jc w:val="both"/>
        <w:rPr>
          <w:rFonts w:ascii="Arial" w:hAnsi="Arial" w:cs="Arial"/>
          <w:b/>
          <w:bCs/>
        </w:rPr>
      </w:pPr>
    </w:p>
    <w:p w14:paraId="202C2A34" w14:textId="77777777" w:rsidR="00557EF5" w:rsidRPr="007C220E" w:rsidRDefault="00557EF5" w:rsidP="00F07AF1">
      <w:pPr>
        <w:spacing w:line="360" w:lineRule="auto"/>
        <w:ind w:left="709" w:firstLine="709"/>
        <w:jc w:val="both"/>
        <w:rPr>
          <w:rFonts w:ascii="Arial" w:hAnsi="Arial" w:cs="Arial"/>
        </w:rPr>
      </w:pPr>
    </w:p>
    <w:p w14:paraId="150BFA42" w14:textId="77777777" w:rsidR="00971E95" w:rsidRPr="007C220E" w:rsidRDefault="00971E95" w:rsidP="00F07AF1">
      <w:pPr>
        <w:spacing w:line="360" w:lineRule="auto"/>
        <w:ind w:left="709" w:firstLine="709"/>
        <w:jc w:val="both"/>
        <w:rPr>
          <w:rFonts w:ascii="Arial" w:hAnsi="Arial" w:cs="Arial"/>
          <w:b/>
          <w:bCs/>
        </w:rPr>
      </w:pPr>
      <w:r w:rsidRPr="007C220E">
        <w:rPr>
          <w:rFonts w:ascii="Arial" w:hAnsi="Arial" w:cs="Arial"/>
          <w:b/>
          <w:bCs/>
        </w:rPr>
        <w:t>X.- OFRECE PRUEBA.</w:t>
      </w:r>
    </w:p>
    <w:p w14:paraId="078C7226" w14:textId="77777777" w:rsidR="00971E95" w:rsidRPr="007C220E" w:rsidRDefault="00971E95" w:rsidP="00F07AF1">
      <w:pPr>
        <w:spacing w:line="360" w:lineRule="auto"/>
        <w:ind w:left="709" w:firstLine="709"/>
        <w:jc w:val="both"/>
        <w:rPr>
          <w:rFonts w:ascii="Arial" w:hAnsi="Arial" w:cs="Arial"/>
          <w:b/>
          <w:bCs/>
        </w:rPr>
      </w:pPr>
      <w:r w:rsidRPr="007C220E">
        <w:rPr>
          <w:rFonts w:ascii="Arial" w:hAnsi="Arial" w:cs="Arial"/>
          <w:b/>
          <w:bCs/>
        </w:rPr>
        <w:t xml:space="preserve">1.- DOCUMENTAL: </w:t>
      </w:r>
    </w:p>
    <w:p w14:paraId="258FDEDE" w14:textId="6C1A2926" w:rsidR="00DD473F" w:rsidRPr="00DD473F" w:rsidRDefault="00DD473F" w:rsidP="00F07AF1">
      <w:pPr>
        <w:spacing w:line="360" w:lineRule="auto"/>
        <w:ind w:left="709" w:firstLine="709"/>
        <w:jc w:val="both"/>
        <w:rPr>
          <w:rFonts w:ascii="Arial" w:hAnsi="Arial" w:cs="Arial"/>
        </w:rPr>
      </w:pPr>
      <w:r w:rsidRPr="00DD473F">
        <w:rPr>
          <w:rFonts w:ascii="Arial" w:hAnsi="Arial" w:cs="Arial"/>
        </w:rPr>
        <w:t>a)</w:t>
      </w:r>
      <w:r w:rsidRPr="00DD473F">
        <w:rPr>
          <w:rFonts w:ascii="Arial" w:hAnsi="Arial" w:cs="Arial"/>
        </w:rPr>
        <w:tab/>
        <w:t>Copia de poder general que se adjunta al presente.</w:t>
      </w:r>
    </w:p>
    <w:p w14:paraId="1B65BA99" w14:textId="77777777" w:rsidR="00DD473F" w:rsidRPr="00DD473F" w:rsidRDefault="00DD473F" w:rsidP="00F07AF1">
      <w:pPr>
        <w:spacing w:line="360" w:lineRule="auto"/>
        <w:ind w:left="709" w:firstLine="709"/>
        <w:jc w:val="both"/>
        <w:rPr>
          <w:rFonts w:ascii="Arial" w:hAnsi="Arial" w:cs="Arial"/>
        </w:rPr>
      </w:pPr>
      <w:r w:rsidRPr="00DD473F">
        <w:rPr>
          <w:rFonts w:ascii="Arial" w:hAnsi="Arial" w:cs="Arial"/>
        </w:rPr>
        <w:t>b)</w:t>
      </w:r>
      <w:r w:rsidRPr="00DD473F">
        <w:rPr>
          <w:rFonts w:ascii="Arial" w:hAnsi="Arial" w:cs="Arial"/>
        </w:rPr>
        <w:tab/>
        <w:t>Copia de la póliza emitida por mi mandante.</w:t>
      </w:r>
    </w:p>
    <w:p w14:paraId="28B45228" w14:textId="08853D12" w:rsidR="00DD473F" w:rsidRPr="00DD473F" w:rsidRDefault="00DD473F" w:rsidP="00F07AF1">
      <w:pPr>
        <w:spacing w:line="360" w:lineRule="auto"/>
        <w:ind w:left="709" w:firstLine="709"/>
        <w:jc w:val="both"/>
        <w:rPr>
          <w:rFonts w:ascii="Arial" w:hAnsi="Arial" w:cs="Arial"/>
        </w:rPr>
      </w:pPr>
      <w:r w:rsidRPr="00DD473F">
        <w:rPr>
          <w:rFonts w:ascii="Arial" w:hAnsi="Arial" w:cs="Arial"/>
        </w:rPr>
        <w:t>c)</w:t>
      </w:r>
      <w:r w:rsidRPr="00DD473F">
        <w:rPr>
          <w:rFonts w:ascii="Arial" w:hAnsi="Arial" w:cs="Arial"/>
        </w:rPr>
        <w:tab/>
        <w:t xml:space="preserve">Copia de la denuncia de siniestro recibida con fecha </w:t>
      </w:r>
      <w:r w:rsidR="00B141BC">
        <w:rPr>
          <w:rFonts w:ascii="Arial" w:hAnsi="Arial" w:cs="Arial"/>
        </w:rPr>
        <w:t>22</w:t>
      </w:r>
      <w:r w:rsidRPr="00DD473F">
        <w:rPr>
          <w:rFonts w:ascii="Arial" w:hAnsi="Arial" w:cs="Arial"/>
        </w:rPr>
        <w:t>/</w:t>
      </w:r>
      <w:r w:rsidR="00B141BC">
        <w:rPr>
          <w:rFonts w:ascii="Arial" w:hAnsi="Arial" w:cs="Arial"/>
        </w:rPr>
        <w:t>04</w:t>
      </w:r>
      <w:r w:rsidRPr="00DD473F">
        <w:rPr>
          <w:rFonts w:ascii="Arial" w:hAnsi="Arial" w:cs="Arial"/>
        </w:rPr>
        <w:t>/2025</w:t>
      </w:r>
    </w:p>
    <w:p w14:paraId="7E9D1ED9" w14:textId="77777777" w:rsidR="00DD473F" w:rsidRDefault="00DD473F" w:rsidP="00F07AF1">
      <w:pPr>
        <w:spacing w:line="360" w:lineRule="auto"/>
        <w:ind w:left="709" w:firstLine="709"/>
        <w:jc w:val="both"/>
        <w:rPr>
          <w:rFonts w:ascii="Arial" w:hAnsi="Arial" w:cs="Arial"/>
        </w:rPr>
      </w:pPr>
      <w:r w:rsidRPr="00DD473F">
        <w:rPr>
          <w:rFonts w:ascii="Arial" w:hAnsi="Arial" w:cs="Arial"/>
        </w:rPr>
        <w:t>d)</w:t>
      </w:r>
      <w:r w:rsidRPr="00DD473F">
        <w:rPr>
          <w:rFonts w:ascii="Arial" w:hAnsi="Arial" w:cs="Arial"/>
        </w:rPr>
        <w:tab/>
        <w:t>Copia de las fotografías del hecho presentadas por el asegurado</w:t>
      </w:r>
    </w:p>
    <w:p w14:paraId="66F9168A" w14:textId="42A993EF" w:rsidR="00971E95" w:rsidRPr="007C220E" w:rsidRDefault="00971E95" w:rsidP="00F07AF1">
      <w:pPr>
        <w:spacing w:line="360" w:lineRule="auto"/>
        <w:ind w:left="709" w:firstLine="709"/>
        <w:jc w:val="both"/>
        <w:rPr>
          <w:rFonts w:ascii="Arial" w:hAnsi="Arial" w:cs="Arial"/>
        </w:rPr>
      </w:pPr>
      <w:r w:rsidRPr="007C220E">
        <w:rPr>
          <w:rFonts w:ascii="Arial" w:hAnsi="Arial" w:cs="Arial"/>
          <w:b/>
          <w:bCs/>
        </w:rPr>
        <w:t xml:space="preserve">2.- CONFESIONAL: </w:t>
      </w:r>
      <w:r w:rsidRPr="007C220E">
        <w:rPr>
          <w:rFonts w:ascii="Arial" w:hAnsi="Arial" w:cs="Arial"/>
        </w:rPr>
        <w:t>Solicito se cite a la parte actora a absolver posiciones a tenor del pliego que oportunamente se acompañará, bajo apercibimiento de ley.</w:t>
      </w:r>
    </w:p>
    <w:p w14:paraId="0977FC21" w14:textId="570BE336" w:rsidR="00971E95" w:rsidRPr="007C220E" w:rsidRDefault="00971E95" w:rsidP="00F07AF1">
      <w:pPr>
        <w:spacing w:line="360" w:lineRule="auto"/>
        <w:ind w:left="709" w:firstLine="709"/>
        <w:jc w:val="both"/>
        <w:rPr>
          <w:rFonts w:ascii="Arial" w:hAnsi="Arial" w:cs="Arial"/>
          <w:b/>
          <w:bCs/>
        </w:rPr>
      </w:pPr>
      <w:r w:rsidRPr="711FC840">
        <w:rPr>
          <w:rFonts w:ascii="Arial" w:hAnsi="Arial" w:cs="Arial"/>
          <w:b/>
          <w:bCs/>
        </w:rPr>
        <w:t xml:space="preserve">3.- PERICIA MECANICA: </w:t>
      </w:r>
    </w:p>
    <w:p w14:paraId="0A2EC17B" w14:textId="34AFE82A" w:rsidR="00DD473F" w:rsidRPr="00DD473F" w:rsidRDefault="00971E95" w:rsidP="00F07AF1">
      <w:pPr>
        <w:spacing w:line="360" w:lineRule="auto"/>
        <w:ind w:left="709" w:firstLine="709"/>
        <w:jc w:val="both"/>
        <w:rPr>
          <w:rFonts w:ascii="Arial" w:hAnsi="Arial" w:cs="Arial"/>
        </w:rPr>
      </w:pPr>
      <w:r w:rsidRPr="007C220E">
        <w:rPr>
          <w:rFonts w:ascii="Arial" w:hAnsi="Arial" w:cs="Arial"/>
        </w:rPr>
        <w:t xml:space="preserve">Se designe un experto ingeniero mecánico, a los efectos de que conteste los siguientes puntos: </w:t>
      </w:r>
    </w:p>
    <w:p w14:paraId="643E532E" w14:textId="77777777" w:rsidR="00C15297" w:rsidRDefault="00C15297" w:rsidP="00F07AF1">
      <w:pPr>
        <w:pStyle w:val="Prrafodelista"/>
        <w:numPr>
          <w:ilvl w:val="0"/>
          <w:numId w:val="5"/>
        </w:numPr>
        <w:spacing w:line="360" w:lineRule="auto"/>
        <w:ind w:left="709"/>
        <w:jc w:val="both"/>
        <w:rPr>
          <w:rFonts w:ascii="Arial" w:hAnsi="Arial" w:cs="Arial"/>
        </w:rPr>
      </w:pPr>
      <w:r>
        <w:rPr>
          <w:rFonts w:ascii="Arial" w:hAnsi="Arial" w:cs="Arial"/>
        </w:rPr>
        <w:t>D</w:t>
      </w:r>
      <w:r w:rsidR="004F158C" w:rsidRPr="004F158C">
        <w:rPr>
          <w:rFonts w:ascii="Arial" w:hAnsi="Arial" w:cs="Arial"/>
        </w:rPr>
        <w:t xml:space="preserve">etermine si el carácter de la unidad del actor fue el de vehículo embistente lateral. </w:t>
      </w:r>
    </w:p>
    <w:p w14:paraId="5B1045FE" w14:textId="0E18B0AB" w:rsidR="00971E95" w:rsidRPr="004F158C" w:rsidRDefault="004F158C" w:rsidP="00F07AF1">
      <w:pPr>
        <w:pStyle w:val="Prrafodelista"/>
        <w:numPr>
          <w:ilvl w:val="0"/>
          <w:numId w:val="5"/>
        </w:numPr>
        <w:spacing w:line="360" w:lineRule="auto"/>
        <w:ind w:left="709"/>
        <w:jc w:val="both"/>
        <w:rPr>
          <w:rFonts w:ascii="Arial" w:hAnsi="Arial" w:cs="Arial"/>
        </w:rPr>
      </w:pPr>
      <w:r w:rsidRPr="004F158C">
        <w:rPr>
          <w:rFonts w:ascii="Arial" w:hAnsi="Arial" w:cs="Arial"/>
        </w:rPr>
        <w:t>Indique si la ubicación de los daños es compatible con un vehículo que ya se encontraba realizando una maniobra de giro previamente señalizada</w:t>
      </w:r>
    </w:p>
    <w:p w14:paraId="154BF54E" w14:textId="72F802D2" w:rsidR="004F158C" w:rsidRDefault="00C15297" w:rsidP="00F07AF1">
      <w:pPr>
        <w:pStyle w:val="Prrafodelista"/>
        <w:numPr>
          <w:ilvl w:val="0"/>
          <w:numId w:val="5"/>
        </w:numPr>
        <w:spacing w:line="360" w:lineRule="auto"/>
        <w:ind w:left="709"/>
        <w:jc w:val="both"/>
        <w:rPr>
          <w:rFonts w:ascii="Arial" w:hAnsi="Arial" w:cs="Arial"/>
        </w:rPr>
      </w:pPr>
      <w:r>
        <w:rPr>
          <w:rFonts w:ascii="Arial" w:hAnsi="Arial" w:cs="Arial"/>
        </w:rPr>
        <w:t>D</w:t>
      </w:r>
      <w:r w:rsidRPr="00C15297">
        <w:rPr>
          <w:rFonts w:ascii="Arial" w:hAnsi="Arial" w:cs="Arial"/>
        </w:rPr>
        <w:t>etermine si para que la motocicleta impactara contra la puerta izquierda del automóvil, debió necesariamente invadir el sentido contrario de circulación o realizar una maniobra de adelantamiento prohibida por la izquierda</w:t>
      </w:r>
      <w:r>
        <w:rPr>
          <w:rFonts w:ascii="Arial" w:hAnsi="Arial" w:cs="Arial"/>
        </w:rPr>
        <w:t>.</w:t>
      </w:r>
      <w:r w:rsidR="00E37E78" w:rsidRPr="00E37E78">
        <w:t xml:space="preserve"> </w:t>
      </w:r>
      <w:r w:rsidR="00E37E78" w:rsidRPr="00E37E78">
        <w:rPr>
          <w:rFonts w:ascii="Arial" w:hAnsi="Arial" w:cs="Arial"/>
        </w:rPr>
        <w:t>Determine si dicha maniobra constituye una violación a las reglas de adelantamiento impuestas por la normativa de tránsito vigente</w:t>
      </w:r>
    </w:p>
    <w:p w14:paraId="55FE9CC2" w14:textId="5E475678" w:rsidR="00C15297" w:rsidRDefault="00E37E78" w:rsidP="00F07AF1">
      <w:pPr>
        <w:pStyle w:val="Prrafodelista"/>
        <w:numPr>
          <w:ilvl w:val="0"/>
          <w:numId w:val="5"/>
        </w:numPr>
        <w:spacing w:line="360" w:lineRule="auto"/>
        <w:ind w:left="709"/>
        <w:jc w:val="both"/>
        <w:rPr>
          <w:rFonts w:ascii="Arial" w:hAnsi="Arial" w:cs="Arial"/>
        </w:rPr>
      </w:pPr>
      <w:r w:rsidRPr="00E37E78">
        <w:rPr>
          <w:rFonts w:ascii="Arial" w:hAnsi="Arial" w:cs="Arial"/>
        </w:rPr>
        <w:t>A partir de la destrucción total del cristal de la puerta del conductor del automóvil y la deformación del lateral, estime la velocidad de circulación de la motocicleta</w:t>
      </w:r>
      <w:r>
        <w:rPr>
          <w:rFonts w:ascii="Arial" w:hAnsi="Arial" w:cs="Arial"/>
        </w:rPr>
        <w:t>.</w:t>
      </w:r>
    </w:p>
    <w:p w14:paraId="63BFD760" w14:textId="07DDAFBF" w:rsidR="00E37E78" w:rsidRDefault="00B9488F" w:rsidP="00F07AF1">
      <w:pPr>
        <w:pStyle w:val="Prrafodelista"/>
        <w:numPr>
          <w:ilvl w:val="0"/>
          <w:numId w:val="5"/>
        </w:numPr>
        <w:spacing w:line="360" w:lineRule="auto"/>
        <w:ind w:left="709"/>
        <w:jc w:val="both"/>
        <w:rPr>
          <w:rFonts w:ascii="Arial" w:hAnsi="Arial" w:cs="Arial"/>
        </w:rPr>
      </w:pPr>
      <w:r w:rsidRPr="00B9488F">
        <w:rPr>
          <w:rFonts w:ascii="Arial" w:hAnsi="Arial" w:cs="Arial"/>
        </w:rPr>
        <w:t>Si se observan daños en el caño de escape y en los barrales de la moto que justifiquen su reemplazo, o si los mismos resultan ajenos al nexo causal del siniestro</w:t>
      </w:r>
      <w:r>
        <w:rPr>
          <w:rFonts w:ascii="Arial" w:hAnsi="Arial" w:cs="Arial"/>
        </w:rPr>
        <w:t>.</w:t>
      </w:r>
    </w:p>
    <w:p w14:paraId="038A01DE" w14:textId="3918C984" w:rsidR="00B9488F" w:rsidRDefault="007A2FE9" w:rsidP="00F07AF1">
      <w:pPr>
        <w:pStyle w:val="Prrafodelista"/>
        <w:numPr>
          <w:ilvl w:val="0"/>
          <w:numId w:val="5"/>
        </w:numPr>
        <w:spacing w:line="360" w:lineRule="auto"/>
        <w:ind w:left="709"/>
        <w:jc w:val="both"/>
        <w:rPr>
          <w:rFonts w:ascii="Arial" w:hAnsi="Arial" w:cs="Arial"/>
        </w:rPr>
      </w:pPr>
      <w:r w:rsidRPr="007A2FE9">
        <w:rPr>
          <w:rFonts w:ascii="Arial" w:hAnsi="Arial" w:cs="Arial"/>
        </w:rPr>
        <w:t>Si los daños en el carenado, tablero y manija de freno afectaban la estructura resistente del motovehículo o si eran de carácter meramente superficial</w:t>
      </w:r>
    </w:p>
    <w:p w14:paraId="63C40291" w14:textId="33AEFBC5" w:rsidR="007A2FE9" w:rsidRDefault="009E06A2" w:rsidP="00F07AF1">
      <w:pPr>
        <w:pStyle w:val="Prrafodelista"/>
        <w:numPr>
          <w:ilvl w:val="0"/>
          <w:numId w:val="5"/>
        </w:numPr>
        <w:spacing w:line="360" w:lineRule="auto"/>
        <w:ind w:left="709"/>
        <w:jc w:val="both"/>
        <w:rPr>
          <w:rFonts w:ascii="Arial" w:hAnsi="Arial" w:cs="Arial"/>
        </w:rPr>
      </w:pPr>
      <w:r w:rsidRPr="009E06A2">
        <w:rPr>
          <w:rFonts w:ascii="Arial" w:hAnsi="Arial" w:cs="Arial"/>
        </w:rPr>
        <w:t>Determine si el impacto afectó partes no intercambiables del chasis de la motocicleta. En caso negativo, indique si la sola sustitución de piezas externas devuelve al bien su valor de mercado original</w:t>
      </w:r>
    </w:p>
    <w:p w14:paraId="4B13AB8D" w14:textId="13FF2E76" w:rsidR="009E06A2" w:rsidRDefault="009E06A2" w:rsidP="00F07AF1">
      <w:pPr>
        <w:pStyle w:val="Prrafodelista"/>
        <w:numPr>
          <w:ilvl w:val="0"/>
          <w:numId w:val="5"/>
        </w:numPr>
        <w:spacing w:line="360" w:lineRule="auto"/>
        <w:ind w:left="709"/>
        <w:jc w:val="both"/>
        <w:rPr>
          <w:rFonts w:ascii="Arial" w:hAnsi="Arial" w:cs="Arial"/>
        </w:rPr>
      </w:pPr>
      <w:r w:rsidRPr="009E06A2">
        <w:rPr>
          <w:rFonts w:ascii="Arial" w:hAnsi="Arial" w:cs="Arial"/>
        </w:rPr>
        <w:lastRenderedPageBreak/>
        <w:t>Estime el tiempo neto de taller para el recambio de las piezas dañadas (carenado, palanca y tablero), informando si dicha labor inmoviliza la unidad por el tiempo pretendido en la demanda</w:t>
      </w:r>
      <w:r>
        <w:rPr>
          <w:rFonts w:ascii="Arial" w:hAnsi="Arial" w:cs="Arial"/>
        </w:rPr>
        <w:t>.</w:t>
      </w:r>
    </w:p>
    <w:p w14:paraId="649B9BA3" w14:textId="77777777" w:rsidR="009E06A2" w:rsidRPr="004F158C" w:rsidRDefault="009E06A2" w:rsidP="00F07AF1">
      <w:pPr>
        <w:pStyle w:val="Prrafodelista"/>
        <w:spacing w:line="360" w:lineRule="auto"/>
        <w:ind w:left="709"/>
        <w:jc w:val="both"/>
        <w:rPr>
          <w:rFonts w:ascii="Arial" w:hAnsi="Arial" w:cs="Arial"/>
        </w:rPr>
      </w:pPr>
    </w:p>
    <w:p w14:paraId="1A5A1078" w14:textId="77777777" w:rsidR="00971E95" w:rsidRPr="007C220E" w:rsidRDefault="00971E95" w:rsidP="00F07AF1">
      <w:pPr>
        <w:spacing w:line="360" w:lineRule="auto"/>
        <w:ind w:left="709" w:firstLine="709"/>
        <w:jc w:val="both"/>
        <w:rPr>
          <w:rFonts w:ascii="Arial" w:hAnsi="Arial" w:cs="Arial"/>
          <w:b/>
          <w:bCs/>
        </w:rPr>
      </w:pPr>
      <w:r w:rsidRPr="711FC840">
        <w:rPr>
          <w:rFonts w:ascii="Arial" w:hAnsi="Arial" w:cs="Arial"/>
          <w:b/>
          <w:bCs/>
        </w:rPr>
        <w:t xml:space="preserve">XI.- </w:t>
      </w:r>
      <w:r w:rsidRPr="711FC840">
        <w:rPr>
          <w:rFonts w:ascii="Arial" w:hAnsi="Arial" w:cs="Arial"/>
          <w:b/>
          <w:bCs/>
          <w:u w:val="single"/>
        </w:rPr>
        <w:t xml:space="preserve">OPOSICIÓN A PRUEBA: </w:t>
      </w:r>
    </w:p>
    <w:p w14:paraId="0C36945A" w14:textId="3B4AF850" w:rsidR="00971E95" w:rsidRPr="007C220E" w:rsidRDefault="009804E4" w:rsidP="00F07AF1">
      <w:pPr>
        <w:spacing w:line="360" w:lineRule="auto"/>
        <w:ind w:left="709" w:firstLine="709"/>
        <w:jc w:val="both"/>
        <w:rPr>
          <w:rFonts w:ascii="Arial" w:hAnsi="Arial" w:cs="Arial"/>
        </w:rPr>
      </w:pPr>
      <w:r w:rsidRPr="00CD6BB7">
        <w:rPr>
          <w:rFonts w:ascii="Arial" w:hAnsi="Arial" w:cs="Arial"/>
        </w:rPr>
        <w:t>V</w:t>
      </w:r>
      <w:r w:rsidR="00971E95" w:rsidRPr="00CD6BB7">
        <w:rPr>
          <w:rFonts w:ascii="Arial" w:hAnsi="Arial" w:cs="Arial"/>
        </w:rPr>
        <w:t>engo a oponerme a la producción de los siguientes medios de prueba ofrecidos por la parte actora, solicitando se desestimen los mismos</w:t>
      </w:r>
      <w:r w:rsidR="00CD6BB7" w:rsidRPr="00CD6BB7">
        <w:rPr>
          <w:rFonts w:ascii="Arial" w:hAnsi="Arial" w:cs="Arial"/>
        </w:rPr>
        <w:t xml:space="preserve"> c</w:t>
      </w:r>
      <w:r w:rsidR="00971E95" w:rsidRPr="00CD6BB7">
        <w:rPr>
          <w:rFonts w:ascii="Arial" w:hAnsi="Arial" w:cs="Arial"/>
        </w:rPr>
        <w:t>on costas.</w:t>
      </w:r>
      <w:r w:rsidR="00971E95" w:rsidRPr="711FC840">
        <w:rPr>
          <w:rFonts w:ascii="Arial" w:hAnsi="Arial" w:cs="Arial"/>
        </w:rPr>
        <w:t xml:space="preserve"> </w:t>
      </w:r>
    </w:p>
    <w:p w14:paraId="26FA14F5" w14:textId="20DC87CD" w:rsidR="00971E95" w:rsidRPr="007C220E" w:rsidRDefault="00971E95" w:rsidP="00F07AF1">
      <w:pPr>
        <w:spacing w:line="360" w:lineRule="auto"/>
        <w:ind w:left="709" w:firstLine="709"/>
        <w:jc w:val="both"/>
        <w:rPr>
          <w:rFonts w:ascii="Arial" w:hAnsi="Arial" w:cs="Arial"/>
        </w:rPr>
      </w:pPr>
      <w:r w:rsidRPr="007C220E">
        <w:rPr>
          <w:rFonts w:ascii="Arial" w:hAnsi="Arial" w:cs="Arial"/>
          <w:b/>
          <w:bCs/>
        </w:rPr>
        <w:t>CONTABLE:</w:t>
      </w:r>
      <w:r w:rsidRPr="007C220E">
        <w:rPr>
          <w:rFonts w:ascii="Arial" w:hAnsi="Arial" w:cs="Arial"/>
        </w:rPr>
        <w:t xml:space="preserve"> Atento a la aceptación de la cobertura asegurativa formulada por mi mandante, esta parte se opone a la producción de la prueba pericial contable ofrecida por la actora. En el supuesto de que la accionante insista con la producción de este medio probatorio, dejamos manifestado el absoluto y total desinterés en la producción </w:t>
      </w:r>
      <w:proofErr w:type="gramStart"/>
      <w:r w:rsidRPr="007C220E">
        <w:rPr>
          <w:rFonts w:ascii="Arial" w:hAnsi="Arial" w:cs="Arial"/>
        </w:rPr>
        <w:t>del mismo</w:t>
      </w:r>
      <w:proofErr w:type="gramEnd"/>
      <w:r w:rsidRPr="007C220E">
        <w:rPr>
          <w:rFonts w:ascii="Arial" w:hAnsi="Arial" w:cs="Arial"/>
        </w:rPr>
        <w:t xml:space="preserve">, absteniéndose nuestra parte de participar en dicha prueba por ser inconducente, ya que no tiende a la acreditación de un contradictorio, ni a una cuestión debatida en autos que sirva a dirimir el pleito. Por lo expuesto, los gastos y honorarios que se derivan de la producción de la pericia contable deberán ser soportados exclusivamente por la parte actora, en un todo de conformidad con lo establecido en el art. 476 del C.P.C.C. </w:t>
      </w:r>
    </w:p>
    <w:p w14:paraId="0A96FA3F" w14:textId="45700542" w:rsidR="00971E95" w:rsidRPr="00B94B58" w:rsidRDefault="00971E95" w:rsidP="00F07AF1">
      <w:pPr>
        <w:spacing w:line="360" w:lineRule="auto"/>
        <w:ind w:left="709" w:firstLine="709"/>
        <w:jc w:val="both"/>
        <w:rPr>
          <w:rFonts w:ascii="Arial" w:hAnsi="Arial" w:cs="Arial"/>
        </w:rPr>
      </w:pPr>
      <w:r w:rsidRPr="00B94B58">
        <w:rPr>
          <w:rFonts w:ascii="Arial" w:hAnsi="Arial" w:cs="Arial"/>
        </w:rPr>
        <w:t xml:space="preserve"> </w:t>
      </w:r>
    </w:p>
    <w:p w14:paraId="5D0AE786" w14:textId="77777777" w:rsidR="00971E95" w:rsidRPr="007C220E" w:rsidRDefault="00971E95" w:rsidP="00F07AF1">
      <w:pPr>
        <w:spacing w:line="360" w:lineRule="auto"/>
        <w:ind w:left="709" w:firstLine="709"/>
        <w:jc w:val="both"/>
        <w:rPr>
          <w:rFonts w:ascii="Arial" w:hAnsi="Arial" w:cs="Arial"/>
        </w:rPr>
      </w:pPr>
      <w:r w:rsidRPr="007C220E">
        <w:rPr>
          <w:rFonts w:ascii="Arial" w:hAnsi="Arial" w:cs="Arial"/>
          <w:b/>
          <w:bCs/>
        </w:rPr>
        <w:t>XII.- FORMULA RESERVA DE DERECHOS.</w:t>
      </w:r>
      <w:r w:rsidRPr="007C220E">
        <w:rPr>
          <w:rFonts w:ascii="Arial" w:hAnsi="Arial" w:cs="Arial"/>
        </w:rPr>
        <w:t xml:space="preserve"> </w:t>
      </w:r>
    </w:p>
    <w:p w14:paraId="0660F911" w14:textId="77777777" w:rsidR="00971E95" w:rsidRDefault="00971E95" w:rsidP="00F07AF1">
      <w:pPr>
        <w:spacing w:line="360" w:lineRule="auto"/>
        <w:ind w:left="709" w:firstLine="1"/>
        <w:jc w:val="both"/>
        <w:rPr>
          <w:rFonts w:ascii="Arial" w:hAnsi="Arial" w:cs="Arial"/>
        </w:rPr>
      </w:pPr>
      <w:r w:rsidRPr="007C220E">
        <w:rPr>
          <w:rFonts w:ascii="Arial" w:hAnsi="Arial" w:cs="Arial"/>
        </w:rPr>
        <w:t>Mi mandante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Asimismo, mi mandante reserva los derechos que pudieran derivarse de dicha circunstancia.</w:t>
      </w:r>
    </w:p>
    <w:p w14:paraId="5368849D" w14:textId="77777777" w:rsidR="004960D8" w:rsidRPr="007C220E" w:rsidRDefault="004960D8" w:rsidP="00F07AF1">
      <w:pPr>
        <w:spacing w:line="360" w:lineRule="auto"/>
        <w:ind w:left="709" w:firstLine="1"/>
        <w:jc w:val="both"/>
        <w:rPr>
          <w:rFonts w:ascii="Arial" w:hAnsi="Arial" w:cs="Arial"/>
        </w:rPr>
      </w:pPr>
    </w:p>
    <w:p w14:paraId="513FBE8B" w14:textId="77777777" w:rsidR="00971E95" w:rsidRDefault="00971E95" w:rsidP="00F07AF1">
      <w:pPr>
        <w:spacing w:line="360" w:lineRule="auto"/>
        <w:ind w:left="709" w:firstLine="709"/>
        <w:jc w:val="both"/>
        <w:rPr>
          <w:rFonts w:ascii="Arial" w:hAnsi="Arial" w:cs="Arial"/>
          <w:b/>
          <w:bCs/>
        </w:rPr>
      </w:pPr>
      <w:r w:rsidRPr="007C220E">
        <w:rPr>
          <w:rFonts w:ascii="Arial" w:hAnsi="Arial" w:cs="Arial"/>
          <w:b/>
          <w:bCs/>
        </w:rPr>
        <w:t xml:space="preserve">XIII.- </w:t>
      </w:r>
      <w:r w:rsidRPr="00280F08">
        <w:rPr>
          <w:rFonts w:ascii="Arial" w:hAnsi="Arial" w:cs="Arial"/>
          <w:b/>
          <w:bCs/>
        </w:rPr>
        <w:t xml:space="preserve">SOLICITA APLICACION DE LEYES 25.561, 24.283, y ARTS 730 Y 1255 CCyCN: </w:t>
      </w:r>
    </w:p>
    <w:p w14:paraId="157DAB46" w14:textId="77777777" w:rsidR="00971E95" w:rsidRPr="006527E7" w:rsidRDefault="00971E95" w:rsidP="00F07AF1">
      <w:pPr>
        <w:spacing w:line="360" w:lineRule="auto"/>
        <w:ind w:left="709" w:firstLine="709"/>
        <w:jc w:val="both"/>
        <w:rPr>
          <w:rFonts w:ascii="Arial" w:hAnsi="Arial" w:cs="Arial"/>
        </w:rPr>
      </w:pPr>
      <w:r w:rsidRPr="006527E7">
        <w:rPr>
          <w:rFonts w:ascii="Arial" w:hAnsi="Arial" w:cs="Arial"/>
          <w:b/>
          <w:bCs/>
        </w:rPr>
        <w:t>a) Ley 25.561:</w:t>
      </w:r>
      <w:r w:rsidRPr="006527E7">
        <w:rPr>
          <w:rFonts w:ascii="Arial" w:hAnsi="Arial" w:cs="Arial"/>
        </w:rPr>
        <w:t xml:space="preserve"> actualización monetaria: En atención a que el 7 de enero del 2002 fue promulgada la ley 25.561, se solicita a V.S. tenga presente dispuesto en su artículo 7: "El deudor de una obligación de dar una suma determinada de pesos cumple su obligación dando el día de su vencimiento la </w:t>
      </w:r>
      <w:r w:rsidRPr="006527E7">
        <w:rPr>
          <w:rFonts w:ascii="Arial" w:hAnsi="Arial" w:cs="Arial"/>
        </w:rPr>
        <w:lastRenderedPageBreak/>
        <w:t xml:space="preserve">cantidad nominalmente expresada. En ningún caso se admitirá actualización monetaria, indexación por precios, variación de costoso repotenciación de 20 deudas, cualquiera fuere su causa, haya o no mora... ".- Desde ya y para el hipotético e improbable supuesto de que no se aplicare dicha norma, dejo planteado el caso federal, haciendo expresa reserva de recurrir ante la Excma. Corte Suprema de Justicia de la Nación en virtud del art. 14 de la ley 48 y en base a la doctrina de las sentencias arbitrarias creación del máximo Tribunal.- </w:t>
      </w:r>
    </w:p>
    <w:p w14:paraId="11204891" w14:textId="77777777" w:rsidR="00971E95" w:rsidRPr="006527E7" w:rsidRDefault="00971E95" w:rsidP="00F07AF1">
      <w:pPr>
        <w:spacing w:line="360" w:lineRule="auto"/>
        <w:ind w:left="709" w:firstLine="709"/>
        <w:jc w:val="both"/>
        <w:rPr>
          <w:rFonts w:ascii="Arial" w:hAnsi="Arial" w:cs="Arial"/>
        </w:rPr>
      </w:pPr>
      <w:r w:rsidRPr="006527E7">
        <w:rPr>
          <w:rFonts w:ascii="Arial" w:hAnsi="Arial" w:cs="Arial"/>
          <w:b/>
          <w:bCs/>
        </w:rPr>
        <w:t>b) Ley 24.283:</w:t>
      </w:r>
      <w:r w:rsidRPr="006527E7">
        <w:rPr>
          <w:rFonts w:ascii="Arial" w:hAnsi="Arial" w:cs="Arial"/>
        </w:rPr>
        <w:t xml:space="preserve"> Con fecha 17 de diciembre de 1993 ha sido promulgada la Ley 24.283 que regula la limitación de la actualización del valor de bienes o prestaciones en general disponiendo en su Art. 10 que: "Cuando deba actualizarse el valor de una cosa o bien o cualquier otra prestación aplicándose índices, estadísticas u otro mecanismo establecido por acuerdos, normas o sentencias, la liquidación judicial o extrajudicial no podrá establecer un valor superior al real y actual de dicha cosa o bien o prestaci6n al momento del pago.” Esta norma se aplica -según lo establecido en el Art. 20 a "todas las situaciones jurídicas no consolidadas". </w:t>
      </w:r>
    </w:p>
    <w:p w14:paraId="1E8C95A1" w14:textId="77777777" w:rsidR="00971E95" w:rsidRPr="006527E7" w:rsidRDefault="00971E95" w:rsidP="00F07AF1">
      <w:pPr>
        <w:spacing w:line="360" w:lineRule="auto"/>
        <w:ind w:left="709" w:firstLine="709"/>
        <w:jc w:val="both"/>
        <w:rPr>
          <w:rFonts w:ascii="Arial" w:hAnsi="Arial" w:cs="Arial"/>
        </w:rPr>
      </w:pPr>
      <w:r w:rsidRPr="006527E7">
        <w:rPr>
          <w:rFonts w:ascii="Arial" w:hAnsi="Arial" w:cs="Arial"/>
          <w:b/>
          <w:bCs/>
        </w:rPr>
        <w:t>c) Art. 730 CCyCN:</w:t>
      </w:r>
      <w:r w:rsidRPr="006527E7">
        <w:rPr>
          <w:rFonts w:ascii="Arial" w:hAnsi="Arial" w:cs="Arial"/>
        </w:rPr>
        <w:t xml:space="preserve"> tope costas (25%): Solicita a V.S. sea aplicado el citado artículo al presente caso en el momento de regularse los honorarios de los profesionales intervinientes en este pleito.- A continuación, procedo a transcribir el articulo 730 CCyCN: “Si el incumplimiento de la obligación, cualquiera sea su fuente, derivase del litigio judicial arbitral, la responsabilidad por el pago de las costas, incluidos los honorarios profesionales de todo tipo allí devengados y correspondientes a la primera o única instancia, no excederá del 25% (veinticinco por ciento) del monto de la sentencia, laudo, transacción o instrumento que ponga fin al diferendo. Si las regulaciones de honorarios practicadas, conforme a las leyes arancelarias o usos locales, correspondientes a todas las profesiones y especialidades superan dicho porcentaje, el Juez procederá a prorratear los montos entre los beneficiarios. Para el </w:t>
      </w:r>
      <w:proofErr w:type="spellStart"/>
      <w:r w:rsidRPr="006527E7">
        <w:rPr>
          <w:rFonts w:ascii="Arial" w:hAnsi="Arial" w:cs="Arial"/>
        </w:rPr>
        <w:t>computo</w:t>
      </w:r>
      <w:proofErr w:type="spellEnd"/>
      <w:r w:rsidRPr="006527E7">
        <w:rPr>
          <w:rFonts w:ascii="Arial" w:hAnsi="Arial" w:cs="Arial"/>
        </w:rPr>
        <w:t xml:space="preserve"> del porcentaje indicado, no se tendrá en cuenta el monto de los honorarios de los profesionales que hubieren representado, patrocinado o asistido a la parte condenada en costas</w:t>
      </w:r>
      <w:proofErr w:type="gramStart"/>
      <w:r w:rsidRPr="006527E7">
        <w:rPr>
          <w:rFonts w:ascii="Arial" w:hAnsi="Arial" w:cs="Arial"/>
        </w:rPr>
        <w:t>".-</w:t>
      </w:r>
      <w:proofErr w:type="gramEnd"/>
      <w:r w:rsidRPr="006527E7">
        <w:rPr>
          <w:rFonts w:ascii="Arial" w:hAnsi="Arial" w:cs="Arial"/>
        </w:rPr>
        <w:t xml:space="preserve"> Ha dicho la Corte Suprema de Justicia de la Nación (CSJN, F. 21 479. XXI - Originario; </w:t>
      </w:r>
      <w:proofErr w:type="gramStart"/>
      <w:r w:rsidRPr="006527E7">
        <w:rPr>
          <w:rFonts w:ascii="Arial" w:hAnsi="Arial" w:cs="Arial"/>
        </w:rPr>
        <w:t>Septiembre</w:t>
      </w:r>
      <w:proofErr w:type="gramEnd"/>
      <w:r w:rsidRPr="006527E7">
        <w:rPr>
          <w:rFonts w:ascii="Arial" w:hAnsi="Arial" w:cs="Arial"/>
        </w:rPr>
        <w:t xml:space="preserve"> 12 de 1996, "Francisco Costa e Hijos Agropecuaria c/ Buenos Aires Provincia de s/danos y perjuicios") que "...en el caso no resultan aplicables las modificaciones introducidas por la ley 24.432 al artículo 505 del </w:t>
      </w:r>
      <w:proofErr w:type="spellStart"/>
      <w:r w:rsidRPr="006527E7">
        <w:rPr>
          <w:rFonts w:ascii="Arial" w:hAnsi="Arial" w:cs="Arial"/>
        </w:rPr>
        <w:t>CódigoCivil</w:t>
      </w:r>
      <w:proofErr w:type="spellEnd"/>
      <w:r w:rsidRPr="006527E7">
        <w:rPr>
          <w:rFonts w:ascii="Arial" w:hAnsi="Arial" w:cs="Arial"/>
        </w:rPr>
        <w:t xml:space="preserve"> (actual 730 CPCCN). Los trabajos realizados para los distintos profesionales intervinientes, </w:t>
      </w:r>
      <w:proofErr w:type="spellStart"/>
      <w:r w:rsidRPr="006527E7">
        <w:rPr>
          <w:rFonts w:ascii="Arial" w:hAnsi="Arial" w:cs="Arial"/>
        </w:rPr>
        <w:t>fueronllevadosa</w:t>
      </w:r>
      <w:proofErr w:type="spellEnd"/>
      <w:r w:rsidRPr="006527E7">
        <w:rPr>
          <w:rFonts w:ascii="Arial" w:hAnsi="Arial" w:cs="Arial"/>
        </w:rPr>
        <w:t xml:space="preserve"> cabo Íntegramente con </w:t>
      </w:r>
      <w:r w:rsidRPr="006527E7">
        <w:rPr>
          <w:rFonts w:ascii="Arial" w:hAnsi="Arial" w:cs="Arial"/>
        </w:rPr>
        <w:lastRenderedPageBreak/>
        <w:t xml:space="preserve">anterioridad a la </w:t>
      </w:r>
      <w:proofErr w:type="gramStart"/>
      <w:r w:rsidRPr="006527E7">
        <w:rPr>
          <w:rFonts w:ascii="Arial" w:hAnsi="Arial" w:cs="Arial"/>
        </w:rPr>
        <w:t>entrada en vigencia</w:t>
      </w:r>
      <w:proofErr w:type="gramEnd"/>
      <w:r w:rsidRPr="006527E7">
        <w:rPr>
          <w:rFonts w:ascii="Arial" w:hAnsi="Arial" w:cs="Arial"/>
        </w:rPr>
        <w:t xml:space="preserve"> de las nuevas disposiciones legales, para lo que mal pueden ser aplicadas sin afectar derechos amparados por garantías constitucionales... ", agregando que "...En el caso de los Trabajos profesionales el derecho se constituye en la oportunidad que se los realiza, </w:t>
      </w:r>
      <w:proofErr w:type="spellStart"/>
      <w:r w:rsidRPr="006527E7">
        <w:rPr>
          <w:rFonts w:ascii="Arial" w:hAnsi="Arial" w:cs="Arial"/>
        </w:rPr>
        <w:t>másallá</w:t>
      </w:r>
      <w:proofErr w:type="spellEnd"/>
      <w:r w:rsidRPr="006527E7">
        <w:rPr>
          <w:rFonts w:ascii="Arial" w:hAnsi="Arial" w:cs="Arial"/>
        </w:rPr>
        <w:t xml:space="preserve"> de la época en que se practique la regulación. Es a partir de ahí que nace una situación jurídica concreta e individual en cabeza del sujeto que, como tal se hace inalterable, y no puede ser suprimida a modificada por ley posterior, sin agravio al derecho de propiedad consagrado par el art. 17... “de la Constitución Nacional y "...de resultas de estos principios debe concluirse que en el </w:t>
      </w:r>
      <w:proofErr w:type="gramStart"/>
      <w:r w:rsidRPr="006527E7">
        <w:rPr>
          <w:rFonts w:ascii="Arial" w:hAnsi="Arial" w:cs="Arial"/>
        </w:rPr>
        <w:t>sub lite</w:t>
      </w:r>
      <w:proofErr w:type="gramEnd"/>
      <w:r w:rsidRPr="006527E7">
        <w:rPr>
          <w:rFonts w:ascii="Arial" w:hAnsi="Arial" w:cs="Arial"/>
        </w:rPr>
        <w:t xml:space="preserve"> no deben aplicarse las nuevas disposiciones legales </w:t>
      </w:r>
      <w:proofErr w:type="gramStart"/>
      <w:r w:rsidRPr="006527E7">
        <w:rPr>
          <w:rFonts w:ascii="Arial" w:hAnsi="Arial" w:cs="Arial"/>
        </w:rPr>
        <w:t>en relación a</w:t>
      </w:r>
      <w:proofErr w:type="gramEnd"/>
      <w:r w:rsidRPr="006527E7">
        <w:rPr>
          <w:rFonts w:ascii="Arial" w:hAnsi="Arial" w:cs="Arial"/>
        </w:rPr>
        <w:t xml:space="preserve"> los trabajos profesionales realizados con anterioridad a su vigencia... ". En base a esta doctrina se sigue, con buena lógica jurídica e inevitablemente, que para todo trabajo profesional que se ha de cumplir a partir del 19 de enero de 1995, se debe aplicar la ley 24.432, sea prorrateando los honorarios que se regulen a los abogados de la contra parte y peritos actuantes, sea adecuándolos directamente en el momento del acto regulatorio al tope máximo legal, para lo cual también ha de tenerse presente la incidencia del importe de la tasa de justicia, ya que - y aunque parezca reiterativo -, como reglamenta la legislación en cuestión,"...la responsabilidad para el pago de las costas, incluidos los honorarios profesionales de todo tipo allá devengados y correspondientes a la primera a única instancia, no excederá el veinticinco par ciento (25%) del manto de la sentencia ... ".- También ha sido avalada esta doctrina par la SCJBA, quien en octubre de 2002, en los autos "Zuceoli, Marcela e/ SUM S.A. s./ daños y perjuicios" L. 77.914, decidió revocar el fallo del Tribunal del Trabajo n° 3 de La Plata que había desestimado la aplicación al pleito del artículo 505 del C6digo Civil, texto según ley 24.432. En consecuencia, la SCJBA ha avalado la aplicaci6n del tope del 25% de costas en jurisdicción de la Provincia de Buenos Aires, quien de tal manera obliga a que los tribunales inferiores apliquen tal tope a las regulaciones de honorarios profesionales 22 (incluyendo letrados y peritos</w:t>
      </w:r>
      <w:proofErr w:type="gramStart"/>
      <w:r w:rsidRPr="006527E7">
        <w:rPr>
          <w:rFonts w:ascii="Arial" w:hAnsi="Arial" w:cs="Arial"/>
        </w:rPr>
        <w:t>).-</w:t>
      </w:r>
      <w:proofErr w:type="gramEnd"/>
      <w:r w:rsidRPr="006527E7">
        <w:rPr>
          <w:rFonts w:ascii="Arial" w:hAnsi="Arial" w:cs="Arial"/>
        </w:rPr>
        <w:t xml:space="preserve"> </w:t>
      </w:r>
    </w:p>
    <w:p w14:paraId="125508C0" w14:textId="50BC2F8D" w:rsidR="00971E95" w:rsidRPr="006527E7" w:rsidRDefault="00971E95" w:rsidP="00F07AF1">
      <w:pPr>
        <w:spacing w:line="360" w:lineRule="auto"/>
        <w:ind w:left="709" w:firstLine="709"/>
        <w:jc w:val="both"/>
        <w:rPr>
          <w:rFonts w:ascii="Arial" w:hAnsi="Arial" w:cs="Arial"/>
        </w:rPr>
      </w:pPr>
      <w:r w:rsidRPr="006527E7">
        <w:rPr>
          <w:rFonts w:ascii="Arial" w:hAnsi="Arial" w:cs="Arial"/>
          <w:b/>
          <w:bCs/>
        </w:rPr>
        <w:t xml:space="preserve">d) Art. 1255 </w:t>
      </w:r>
      <w:proofErr w:type="spellStart"/>
      <w:r w:rsidRPr="006527E7">
        <w:rPr>
          <w:rFonts w:ascii="Arial" w:hAnsi="Arial" w:cs="Arial"/>
          <w:b/>
          <w:bCs/>
        </w:rPr>
        <w:t>CcyCN</w:t>
      </w:r>
      <w:proofErr w:type="spellEnd"/>
      <w:r w:rsidRPr="006527E7">
        <w:rPr>
          <w:rFonts w:ascii="Arial" w:hAnsi="Arial" w:cs="Arial"/>
          <w:b/>
          <w:bCs/>
        </w:rPr>
        <w:t>:</w:t>
      </w:r>
      <w:r w:rsidRPr="006527E7">
        <w:rPr>
          <w:rFonts w:ascii="Arial" w:hAnsi="Arial" w:cs="Arial"/>
        </w:rPr>
        <w:t xml:space="preserve"> El artículo citado establece que “Las leyes arancelarias no pueden cercenar la facultad de las partes de determinar el precio de las obras o de los servicios. Cuando dicho precio debe ser establecido judicialmente sobre la base de la aplicación de dichas leyes, su determinación debe adecuarse a la labor cumplida por el prestador. Si la aplicación estricta de los aranceles locales conduce a una evidente e injustificada desproporción entre </w:t>
      </w:r>
      <w:r w:rsidRPr="006527E7">
        <w:rPr>
          <w:rFonts w:ascii="Arial" w:hAnsi="Arial" w:cs="Arial"/>
        </w:rPr>
        <w:lastRenderedPageBreak/>
        <w:t>la retribución resultante y la importancia de la labor cumplida, el juez puede fijar</w:t>
      </w:r>
      <w:r w:rsidR="00C10808">
        <w:rPr>
          <w:rFonts w:ascii="Arial" w:hAnsi="Arial" w:cs="Arial"/>
        </w:rPr>
        <w:t xml:space="preserve"> </w:t>
      </w:r>
      <w:r w:rsidRPr="006527E7">
        <w:rPr>
          <w:rFonts w:ascii="Arial" w:hAnsi="Arial" w:cs="Arial"/>
        </w:rPr>
        <w:t xml:space="preserve">equitativamente la retribución”. Tal norma sigue la línea de lo antes dispuesto por el art.13 de la ley 24.432, entonces sirve recordar lo dicho por la Corte Suprema al respecto, que en diversas oportunidades señaló que en casos en que la fijación de los honorarios “atendiendo exclusivamente a los porcentajes previstos en el arancel arrojaría valores exorbitantes y desproporcionados con la entidad de la labor desarrollada, esta Corte ha resuelto que corresponde practicar las regulaciones conforme con la importancia, mérito, novedad, complejidad, eficacia y demás pautas legales establecidas para ponderar las tareas cumplidas, sin sujeción a los mínimos establecidos en la Ley Arancelaria, de manera de arribar a una solución justa y mesurada, acorde con las circunstancias particulares de cada caso” (CS, "DNRP v. Vidal de Docampo, Clara A. s/ejecución fiscal – inc. de ejecución de honorarios", voto de la mayoría y de los jueces Highton de Nolasco, Maqueda y Zaffaroni, Fallos 329:94 y A. 1887.XLI, "Autolatina Arg.S.A [TF 13288-I] v. Dirección General Impositiva", </w:t>
      </w:r>
      <w:proofErr w:type="spellStart"/>
      <w:r w:rsidRPr="006527E7">
        <w:rPr>
          <w:rFonts w:ascii="Arial" w:hAnsi="Arial" w:cs="Arial"/>
        </w:rPr>
        <w:t>sent</w:t>
      </w:r>
      <w:proofErr w:type="spellEnd"/>
      <w:r w:rsidRPr="006527E7">
        <w:rPr>
          <w:rFonts w:ascii="Arial" w:hAnsi="Arial" w:cs="Arial"/>
        </w:rPr>
        <w:t>. del22/12/2009; entre otros).</w:t>
      </w:r>
    </w:p>
    <w:p w14:paraId="633D5742" w14:textId="77777777" w:rsidR="00971E95" w:rsidRPr="007C220E" w:rsidRDefault="00971E95" w:rsidP="00F07AF1">
      <w:pPr>
        <w:spacing w:line="360" w:lineRule="auto"/>
        <w:ind w:left="709" w:firstLine="709"/>
        <w:jc w:val="both"/>
        <w:rPr>
          <w:rFonts w:ascii="Arial" w:hAnsi="Arial" w:cs="Arial"/>
          <w:b/>
          <w:bCs/>
        </w:rPr>
      </w:pPr>
      <w:r w:rsidRPr="007C220E">
        <w:rPr>
          <w:rFonts w:ascii="Arial" w:hAnsi="Arial" w:cs="Arial"/>
          <w:b/>
          <w:bCs/>
        </w:rPr>
        <w:t xml:space="preserve">XIV.- CONTESTA PLANTEO DE INTERESES SOLICITADO POR LA PARTE ACTORA. </w:t>
      </w:r>
    </w:p>
    <w:p w14:paraId="434970F1" w14:textId="77777777" w:rsidR="00971E95" w:rsidRPr="007C220E" w:rsidRDefault="00971E95" w:rsidP="00F07AF1">
      <w:pPr>
        <w:spacing w:line="360" w:lineRule="auto"/>
        <w:ind w:left="709" w:firstLine="709"/>
        <w:jc w:val="both"/>
        <w:rPr>
          <w:rFonts w:ascii="Arial" w:hAnsi="Arial" w:cs="Arial"/>
        </w:rPr>
      </w:pPr>
      <w:r w:rsidRPr="007C220E">
        <w:rPr>
          <w:rFonts w:ascii="Arial" w:hAnsi="Arial" w:cs="Arial"/>
        </w:rPr>
        <w:t xml:space="preserve">Cabe tener presente que tal como ha sido sostenido por la Cámara Nacional de Apelaciones, en pleno, en el caso “Samudio de Martínez c/ Transportes Doscientos Setenta S.A.”, la tasa activa del Banco Nación debe computarse salvo que su aplicación en el período transcurrido hasta el dictado de la sentencia implique una alteración del significado económico del capital de condena que configura un enriquecimiento indebido. Lo que sucedería en el caso de autos, y ello torna inaplicable la tasa activa. El plenario Samudio contempla una excepción para la aplicación de la tasa activa y esta es cuando su aplicación en el periodo trascurrido implica una alteración del significado económico del capital de condena lo que sin duda ocurre en la especie, nótese que en la especie la aplicación de la tasa activa representa un 101,16% de interés lo que equivale a duplicar el capital de condena. De este modo resulta evidente que en la especie se encuentra configurada la causal de exclusión a la aplicación de la tasa activa dispuesta por el plenario Samudio. En la causa 575.742 “ROMERO LUCIA LILIANA Y OTRO C/ ZACH PABLO MAXIMILIANO Y OTROS S/ DAÑOS Y PERJUICIOS” En </w:t>
      </w:r>
      <w:proofErr w:type="gramStart"/>
      <w:r w:rsidRPr="007C220E">
        <w:rPr>
          <w:rFonts w:ascii="Arial" w:hAnsi="Arial" w:cs="Arial"/>
        </w:rPr>
        <w:t>Marzo</w:t>
      </w:r>
      <w:proofErr w:type="gramEnd"/>
      <w:r w:rsidRPr="007C220E">
        <w:rPr>
          <w:rFonts w:ascii="Arial" w:hAnsi="Arial" w:cs="Arial"/>
        </w:rPr>
        <w:t xml:space="preserve"> de 2012, la Sala E, CNAp. En lo Civil, ha establecido: “La Sala considera que se configura esa salvedad si la tasa activa mencionada se devengara desde el momento mismo de producido el evento dañoso y hasta </w:t>
      </w:r>
      <w:r w:rsidRPr="007C220E">
        <w:rPr>
          <w:rFonts w:ascii="Arial" w:hAnsi="Arial" w:cs="Arial"/>
        </w:rPr>
        <w:lastRenderedPageBreak/>
        <w:t xml:space="preserve">el del efectivo pago, en la medida que coexista con indemnizaciones fijadas a valores actuales, puesto que tal proceder representaría lisa y llanamente un enriquecimiento indebido en favor del acreedor y en detrimento del deudor, que la Justicia no puede convalidar. Es que, </w:t>
      </w:r>
      <w:proofErr w:type="gramStart"/>
      <w:r w:rsidRPr="007C220E">
        <w:rPr>
          <w:rFonts w:ascii="Arial" w:hAnsi="Arial" w:cs="Arial"/>
        </w:rPr>
        <w:t>sin lugar a dudas</w:t>
      </w:r>
      <w:proofErr w:type="gramEnd"/>
      <w:r w:rsidRPr="007C220E">
        <w:rPr>
          <w:rFonts w:ascii="Arial" w:hAnsi="Arial" w:cs="Arial"/>
        </w:rPr>
        <w:t xml:space="preserve">, en tal caso se estaría computando dos veces la pérdida del valor adquisitivo de la moneda operado entre el hecho y la sentencia, cuando en esta se contemplan valores a la época de su dictado; en tanto la referida tasa capta, en cierta medida y entre otros elementos, la depreciación de la moneda. Esta es la doctrina que en forma reiterada aplicó la Sala, vigente la anterior doctrina plenaria, que había receptado la tasa pasiva. Dicho enriquecimiento, en mayor medida se configura con la activa, cuya aplicación ahora se recepta (ver fallos de esta Sala en causas 146.971 del 16-6-94, 144.844 del 27-6-94 y 148.184 del 2-8-94, 463.934 del 1-11-06 y 492.251 del 19-11-07, entre muchas otras; Borda, Tratado de Derecho Civil - Obligaciones, 8a.ed., </w:t>
      </w:r>
      <w:proofErr w:type="spellStart"/>
      <w:r w:rsidRPr="007C220E">
        <w:rPr>
          <w:rFonts w:ascii="Arial" w:hAnsi="Arial" w:cs="Arial"/>
        </w:rPr>
        <w:t>t.I</w:t>
      </w:r>
      <w:proofErr w:type="spellEnd"/>
      <w:r w:rsidRPr="007C220E">
        <w:rPr>
          <w:rFonts w:ascii="Arial" w:hAnsi="Arial" w:cs="Arial"/>
        </w:rPr>
        <w:t xml:space="preserve"> pág.338 n 493; Casiello, Los intereses y la deuda de valor [Doctrinas encontradas y una saludable evolución de la jurisprudencia], en L.L.151-864, en especial, pág.873 cap.V; Durañona y Vedia y Quintana Terán, La depreciación de la moneda y los intereses, en J.A.1970-7-332, en especial, cap.V) esta Sala voto del Dr. Calatayud en c. 522.330 del 21/4/09). Habida cuenta de tales circunstancias esta Sala estimó apropiado en situaciones similares establecer la tasa del 6 % para evitar el enriquecimiento indebido del actor, lo que me lleva a propiciar que con ese alcance se modifique la sentencia apelada, debiéndose liquidar dicha tasa hasta la sentencia y de allí en más la activa establecida en el anterior pronunciamiento”. “Como las sumas indemnizatorias son determinadas a la fecha de este pronunciamiento, postulo modificar la tasa establecida en la sentencia fijándola en el 8% anual desde el accidente hasta el presente y, desde aquí en adelante, a la tasa activa (conf. doctrina plenaria “Samudio de Martínez, Ladislaa c/ Transportes Doscientos Setenta SA s/ daños y perjuicios” del día 20 de abril de 2009). Imponer que los réditos se liquiden a la tasa activa desde el hecho, llevaría a consagrar una alteración del capital establecido en la sentencia, configurando un enriquecimiento indebido. Es que, al fijarse los montos indemnizatorios al momento de esta sentencia, se evita la posibilidad de conceder una indemnización depreciada”. “Gauna, Gastón Daiel y otro c/Balugano, Gustavo Pablo y otros s/daños y perjuicios”, expediente n° 33030/2015, del 10/08/2018, Sala M, Cámara Nacional de Apelaciones en lo Civil.- “En casos como el presente –en los que los montos establecidos son fijados a valores actuales- tiene dicho este Tribunal que la tasa ha de liquidarse al 8% anual desde la fecha </w:t>
      </w:r>
      <w:r w:rsidRPr="007C220E">
        <w:rPr>
          <w:rFonts w:ascii="Arial" w:hAnsi="Arial" w:cs="Arial"/>
        </w:rPr>
        <w:lastRenderedPageBreak/>
        <w:t xml:space="preserve">del accidente hasta el dictado de la sentencia y de ahí en más, hasta el efectivo pago a la activa establecida en la citada doctrina plenaria, a los fines de mantener intangible el contenido de la indemnización (cf. C.N.Civ., esta sala CIV/96792/2009/CA1, del 22/12/14). No </w:t>
      </w:r>
      <w:proofErr w:type="gramStart"/>
      <w:r w:rsidRPr="007C220E">
        <w:rPr>
          <w:rFonts w:ascii="Arial" w:hAnsi="Arial" w:cs="Arial"/>
        </w:rPr>
        <w:t>obstante</w:t>
      </w:r>
      <w:proofErr w:type="gramEnd"/>
      <w:r w:rsidRPr="007C220E">
        <w:rPr>
          <w:rFonts w:ascii="Arial" w:hAnsi="Arial" w:cs="Arial"/>
        </w:rPr>
        <w:t xml:space="preserve"> ello, en atención a que el límite del recurso traído a consideración de esta alzada impide colocar al apelante en peor situación (principio non reformatio in </w:t>
      </w:r>
      <w:proofErr w:type="gramStart"/>
      <w:r w:rsidRPr="007C220E">
        <w:rPr>
          <w:rFonts w:ascii="Arial" w:hAnsi="Arial" w:cs="Arial"/>
        </w:rPr>
        <w:t>peius ,</w:t>
      </w:r>
      <w:proofErr w:type="gramEnd"/>
      <w:r w:rsidRPr="007C220E">
        <w:rPr>
          <w:rFonts w:ascii="Arial" w:hAnsi="Arial" w:cs="Arial"/>
        </w:rPr>
        <w:t xml:space="preserve"> arts. 271 y 277 del Código Procesal), no cabe más que confirmar el 8% fijado por el a quo hasta el 01/08/15 y desde allí en adelante y hasta la sentencia de primera instancia se liquidarán a la tasa pasiva solicitada por el seguro. Luego, correrán a la tasa activa, lo que así postulo (conf. CNCiv., esta Sala CIV/11380/2010/CA1 del 18/8/2015, CIV/64233/2008/CA1 del 21/9/15, Civ.88.413/2010 del 2/11/15 y Civ 28.522/2009/CA1 del 30/12/15, CIV/23612/2010/CA1 del 15/5/18, entre otros)”. R. M. A. c/ P. J. C. Y OTROS s/DAÑOS Y PERJUICIOS (expte 35975/2013), del 23/5/2018 Sala G, Cámara Nacional de Apelaciones en lo </w:t>
      </w:r>
      <w:proofErr w:type="gramStart"/>
      <w:r w:rsidRPr="007C220E">
        <w:rPr>
          <w:rFonts w:ascii="Arial" w:hAnsi="Arial" w:cs="Arial"/>
        </w:rPr>
        <w:t>Civil.-</w:t>
      </w:r>
      <w:proofErr w:type="gramEnd"/>
      <w:r w:rsidRPr="007C220E">
        <w:rPr>
          <w:rFonts w:ascii="Arial" w:hAnsi="Arial" w:cs="Arial"/>
        </w:rPr>
        <w:t xml:space="preserve"> Asimismo, No deberá aplicarse la tasa activa si se fijan montos de condena a valores actuales. Es dable destacar respecto a la tasa de interés que la CSJ de la Provincia de Buenos Aires ha cuidado no identificar la estimación de los rubros indemnizatorios a fin de reflejar los valores actuales de los bienes a los que se refiere, con la utilización de mecanismos indexatorios, de ajuste o reajuste según índices o de coeficientes de actualización de montos históricos. En el matiz diferencial entre ambas modalidades tuvo en cuenta que en la última se </w:t>
      </w:r>
      <w:proofErr w:type="spellStart"/>
      <w:r w:rsidRPr="007C220E">
        <w:rPr>
          <w:rFonts w:ascii="Arial" w:hAnsi="Arial" w:cs="Arial"/>
        </w:rPr>
        <w:t>esta</w:t>
      </w:r>
      <w:proofErr w:type="spellEnd"/>
      <w:r w:rsidRPr="007C220E">
        <w:rPr>
          <w:rFonts w:ascii="Arial" w:hAnsi="Arial" w:cs="Arial"/>
        </w:rPr>
        <w:t xml:space="preserve"> ante una operación matemática, mientras que la primera en principio no consiste estrictamente en eso, sino en el justiprecio de un valor según la realidad económica existente al momento en que se pronuncia el fallo (cusas 58663 “Diaz”, </w:t>
      </w:r>
      <w:proofErr w:type="spellStart"/>
      <w:proofErr w:type="gramStart"/>
      <w:r w:rsidRPr="007C220E">
        <w:rPr>
          <w:rFonts w:ascii="Arial" w:hAnsi="Arial" w:cs="Arial"/>
        </w:rPr>
        <w:t>sent</w:t>
      </w:r>
      <w:proofErr w:type="spellEnd"/>
      <w:r w:rsidRPr="007C220E">
        <w:rPr>
          <w:rFonts w:ascii="Arial" w:hAnsi="Arial" w:cs="Arial"/>
        </w:rPr>
        <w:t xml:space="preserve"> ,</w:t>
      </w:r>
      <w:proofErr w:type="gramEnd"/>
      <w:r w:rsidRPr="007C220E">
        <w:rPr>
          <w:rFonts w:ascii="Arial" w:hAnsi="Arial" w:cs="Arial"/>
        </w:rPr>
        <w:t xml:space="preserve"> del 13/11/1996). “Como la indemnización se ha estimado a valores posteriores a la fecha de exigibilidad del crédito, era congruente con esa realidad económica liquidar los intereses devengados hasta ese momento aplicando, como tradicionalmente se establecía en relación a todas las modalidades de actualización, una tasa de interés puro, es decir, el accesorio destinado a la retribución de la privación del capital, despojado de otros componentes” (…) En su hora el así denominado interés puro fue establecido por la CSJN en un 6% anual (Fallos 283:235; 295:973; 296:115 y 311:1249) (…) cabe concluir que cuando sea pertinente el ajuste por índices o bien cuando se fije un quantum a valor actual, tal cual se ha decidido por la Cámara en la especie, en principio debe emplearse el denominado interés puro a fin de evitar distorsiones en el cálculo y determinación del crédito, como las que han motivado los agravios del </w:t>
      </w:r>
      <w:r w:rsidRPr="007C220E">
        <w:rPr>
          <w:rFonts w:ascii="Arial" w:hAnsi="Arial" w:cs="Arial"/>
        </w:rPr>
        <w:lastRenderedPageBreak/>
        <w:t>recurrente. (CSJBA, causa 123:536 “Vera Juan Carlos c/ Provincia de Buenos Aires”, 18/04/2018).</w:t>
      </w:r>
    </w:p>
    <w:p w14:paraId="7CD01AF8" w14:textId="77777777" w:rsidR="0060022A" w:rsidRDefault="0060022A" w:rsidP="00F07AF1">
      <w:pPr>
        <w:spacing w:line="360" w:lineRule="auto"/>
        <w:ind w:left="709" w:firstLine="709"/>
        <w:jc w:val="both"/>
        <w:rPr>
          <w:rFonts w:ascii="Arial" w:hAnsi="Arial" w:cs="Arial"/>
          <w:b/>
          <w:bCs/>
        </w:rPr>
      </w:pPr>
    </w:p>
    <w:p w14:paraId="5BC3493E" w14:textId="06FD182B" w:rsidR="00E11933" w:rsidRPr="007C220E" w:rsidRDefault="00311340" w:rsidP="00F07AF1">
      <w:pPr>
        <w:spacing w:line="360" w:lineRule="auto"/>
        <w:ind w:left="709" w:firstLine="709"/>
        <w:jc w:val="both"/>
        <w:rPr>
          <w:rFonts w:ascii="Arial" w:hAnsi="Arial" w:cs="Arial"/>
          <w:b/>
          <w:bCs/>
        </w:rPr>
      </w:pPr>
      <w:r>
        <w:rPr>
          <w:rFonts w:ascii="Arial" w:hAnsi="Arial" w:cs="Arial"/>
          <w:b/>
          <w:bCs/>
        </w:rPr>
        <w:t>XVI.- RESERVA DEL CASO FEDERAL</w:t>
      </w:r>
    </w:p>
    <w:p w14:paraId="5E7DC6C3" w14:textId="77777777" w:rsidR="00971E95" w:rsidRPr="007C220E" w:rsidRDefault="00971E95" w:rsidP="00F07AF1">
      <w:pPr>
        <w:spacing w:line="360" w:lineRule="auto"/>
        <w:ind w:left="709" w:firstLine="709"/>
        <w:jc w:val="both"/>
        <w:rPr>
          <w:rFonts w:ascii="Arial" w:hAnsi="Arial" w:cs="Arial"/>
        </w:rPr>
      </w:pPr>
      <w:r w:rsidRPr="007C220E">
        <w:rPr>
          <w:rFonts w:ascii="Arial" w:hAnsi="Arial" w:cs="Arial"/>
        </w:rPr>
        <w:t>Para el hipotético e improbable caso de que V.S. haga lugar al planteo realizado, dejo expresa reserva del caso federal previsto en el art. 14 de la Ley 48, por considerar vulnerados, en tal improbable supuesto, las garantías constitucionales de mis representados, plasmadas en los principios constitucionales de defensa en juicio, igualdad ante la ley, propiedad, y debido proceso. (Arts. 16, 17, 18).</w:t>
      </w:r>
    </w:p>
    <w:p w14:paraId="1A3F210D" w14:textId="77777777" w:rsidR="00971E95" w:rsidRPr="007C220E" w:rsidRDefault="00971E95" w:rsidP="00F07AF1">
      <w:pPr>
        <w:spacing w:line="360" w:lineRule="auto"/>
        <w:ind w:left="709" w:firstLine="709"/>
        <w:jc w:val="both"/>
        <w:rPr>
          <w:rFonts w:ascii="Arial" w:hAnsi="Arial" w:cs="Arial"/>
          <w:b/>
          <w:bCs/>
        </w:rPr>
      </w:pPr>
      <w:r w:rsidRPr="007C220E">
        <w:rPr>
          <w:rFonts w:ascii="Arial" w:hAnsi="Arial" w:cs="Arial"/>
          <w:b/>
          <w:bCs/>
        </w:rPr>
        <w:t>XVI.- AUTORIZA.</w:t>
      </w:r>
    </w:p>
    <w:p w14:paraId="02E3AD05" w14:textId="4B0003E7" w:rsidR="00971E95" w:rsidRPr="007C220E" w:rsidRDefault="00971E95" w:rsidP="00F07AF1">
      <w:pPr>
        <w:spacing w:line="360" w:lineRule="auto"/>
        <w:ind w:left="709" w:firstLine="709"/>
        <w:jc w:val="both"/>
        <w:rPr>
          <w:rFonts w:ascii="Arial" w:hAnsi="Arial" w:cs="Arial"/>
        </w:rPr>
      </w:pPr>
      <w:r w:rsidRPr="007C220E">
        <w:rPr>
          <w:rFonts w:ascii="Arial" w:hAnsi="Arial" w:cs="Arial"/>
        </w:rPr>
        <w:t xml:space="preserve">Solicito se autorice a Mariana Alejandra Diaz, Hernan Enrique Fernández, Hernan Báez, Julieta Anahí Rodriguez, Lorena Alejandra Iglesias, Florencia Agustina Cabrera, Agustina Castro, Michelle Cerini, Axel Accorinti, Claudio Sagot, a solicitar el expediente en mesa de entradas, presentar escritos, extraer fotocopias, retirar oficios, exhortos, testimonios, copias de escritos y/o pericias, hacer desgloses y cuanto más sea necesario a los efectos de controlar el estado del juicio (R.N.J. Art. 63, inc. </w:t>
      </w:r>
      <w:proofErr w:type="gramStart"/>
      <w:r w:rsidRPr="007C220E">
        <w:rPr>
          <w:rFonts w:ascii="Arial" w:hAnsi="Arial" w:cs="Arial"/>
        </w:rPr>
        <w:t>A</w:t>
      </w:r>
      <w:proofErr w:type="gramEnd"/>
      <w:r w:rsidRPr="007C220E">
        <w:rPr>
          <w:rFonts w:ascii="Arial" w:hAnsi="Arial" w:cs="Arial"/>
        </w:rPr>
        <w:t xml:space="preserve"> modificado por la Acordada de la C.S.J.N. 5.3.54). Para el caso de que los autorizados procediesen a retirar copias de escritos y/o pericias de los cuales se hubiera corrido vista o traslado, queda entendido que dicho retiro implica la notificación del suscripto de tal vista o traslado.</w:t>
      </w:r>
    </w:p>
    <w:p w14:paraId="73713C41" w14:textId="77777777" w:rsidR="00971E95" w:rsidRPr="007C220E" w:rsidRDefault="00971E95" w:rsidP="00F07AF1">
      <w:pPr>
        <w:spacing w:line="360" w:lineRule="auto"/>
        <w:ind w:left="709" w:firstLine="709"/>
        <w:jc w:val="both"/>
        <w:rPr>
          <w:rFonts w:ascii="Arial" w:hAnsi="Arial" w:cs="Arial"/>
          <w:b/>
          <w:bCs/>
        </w:rPr>
      </w:pPr>
      <w:r w:rsidRPr="007C220E">
        <w:rPr>
          <w:rFonts w:ascii="Arial" w:hAnsi="Arial" w:cs="Arial"/>
          <w:b/>
          <w:bCs/>
        </w:rPr>
        <w:t>XVII.- PETITORIO.</w:t>
      </w:r>
    </w:p>
    <w:p w14:paraId="5A218698" w14:textId="77777777" w:rsidR="00971E95" w:rsidRPr="007C220E" w:rsidRDefault="00971E95" w:rsidP="00F07AF1">
      <w:pPr>
        <w:spacing w:line="360" w:lineRule="auto"/>
        <w:ind w:left="709" w:firstLine="709"/>
        <w:jc w:val="both"/>
        <w:rPr>
          <w:rFonts w:ascii="Arial" w:hAnsi="Arial" w:cs="Arial"/>
        </w:rPr>
      </w:pPr>
      <w:r w:rsidRPr="007C220E">
        <w:rPr>
          <w:rFonts w:ascii="Arial" w:hAnsi="Arial" w:cs="Arial"/>
        </w:rPr>
        <w:t xml:space="preserve">Atento lo expuesto, solicito a V.S.: </w:t>
      </w:r>
    </w:p>
    <w:p w14:paraId="5335653C" w14:textId="77777777" w:rsidR="00971E95" w:rsidRDefault="00971E95" w:rsidP="00F07AF1">
      <w:pPr>
        <w:spacing w:line="360" w:lineRule="auto"/>
        <w:ind w:left="709" w:firstLine="709"/>
        <w:jc w:val="both"/>
        <w:rPr>
          <w:rFonts w:ascii="Arial" w:hAnsi="Arial" w:cs="Arial"/>
        </w:rPr>
      </w:pPr>
      <w:r w:rsidRPr="00AD780B">
        <w:rPr>
          <w:rFonts w:ascii="Arial" w:hAnsi="Arial" w:cs="Arial"/>
        </w:rPr>
        <w:t xml:space="preserve">1.- Me tenga por presentado, parte en el carácter invocado, y por constituido el domicilio legal. </w:t>
      </w:r>
    </w:p>
    <w:p w14:paraId="42799DD7" w14:textId="77777777" w:rsidR="00971E95" w:rsidRDefault="00971E95" w:rsidP="00F07AF1">
      <w:pPr>
        <w:spacing w:line="360" w:lineRule="auto"/>
        <w:ind w:left="709" w:firstLine="709"/>
        <w:jc w:val="both"/>
        <w:rPr>
          <w:rFonts w:ascii="Arial" w:hAnsi="Arial" w:cs="Arial"/>
        </w:rPr>
      </w:pPr>
      <w:r w:rsidRPr="00AD780B">
        <w:rPr>
          <w:rFonts w:ascii="Arial" w:hAnsi="Arial" w:cs="Arial"/>
        </w:rPr>
        <w:t xml:space="preserve">2.- Por contestada la citación en garantía en legal tiempo y forma. </w:t>
      </w:r>
    </w:p>
    <w:p w14:paraId="4EA92249" w14:textId="77777777" w:rsidR="00971E95" w:rsidRDefault="00971E95" w:rsidP="00F07AF1">
      <w:pPr>
        <w:spacing w:line="360" w:lineRule="auto"/>
        <w:ind w:left="709" w:firstLine="709"/>
        <w:jc w:val="both"/>
        <w:rPr>
          <w:rFonts w:ascii="Arial" w:hAnsi="Arial" w:cs="Arial"/>
        </w:rPr>
      </w:pPr>
      <w:r w:rsidRPr="00AD780B">
        <w:rPr>
          <w:rFonts w:ascii="Arial" w:hAnsi="Arial" w:cs="Arial"/>
        </w:rPr>
        <w:t xml:space="preserve">3.- Por ofrecida la prueba. </w:t>
      </w:r>
    </w:p>
    <w:p w14:paraId="6C3F0533" w14:textId="77777777" w:rsidR="00FE2B8F" w:rsidRDefault="00971E95" w:rsidP="00F07AF1">
      <w:pPr>
        <w:spacing w:line="360" w:lineRule="auto"/>
        <w:ind w:left="709" w:firstLine="709"/>
        <w:jc w:val="both"/>
        <w:rPr>
          <w:rFonts w:ascii="Arial" w:hAnsi="Arial" w:cs="Arial"/>
        </w:rPr>
      </w:pPr>
      <w:r w:rsidRPr="00AD780B">
        <w:rPr>
          <w:rFonts w:ascii="Arial" w:hAnsi="Arial" w:cs="Arial"/>
        </w:rPr>
        <w:t xml:space="preserve">4.- Por introducida la cuestión federal. </w:t>
      </w:r>
    </w:p>
    <w:p w14:paraId="3FA84A11" w14:textId="77777777" w:rsidR="00FE2B8F" w:rsidRDefault="00971E95" w:rsidP="00F07AF1">
      <w:pPr>
        <w:spacing w:line="360" w:lineRule="auto"/>
        <w:ind w:left="709" w:firstLine="709"/>
        <w:jc w:val="both"/>
        <w:rPr>
          <w:rFonts w:ascii="Arial" w:hAnsi="Arial" w:cs="Arial"/>
        </w:rPr>
      </w:pPr>
      <w:r w:rsidRPr="00AD780B">
        <w:rPr>
          <w:rFonts w:ascii="Arial" w:hAnsi="Arial" w:cs="Arial"/>
        </w:rPr>
        <w:t xml:space="preserve">5.- Oportunamente se rechace la demanda con costas. </w:t>
      </w:r>
    </w:p>
    <w:p w14:paraId="49953AE9" w14:textId="259F54E2" w:rsidR="00971E95" w:rsidRDefault="00971E95" w:rsidP="00F07AF1">
      <w:pPr>
        <w:spacing w:line="360" w:lineRule="auto"/>
        <w:ind w:left="709" w:firstLine="709"/>
        <w:jc w:val="both"/>
        <w:rPr>
          <w:rFonts w:ascii="Arial" w:hAnsi="Arial" w:cs="Arial"/>
        </w:rPr>
      </w:pPr>
      <w:r w:rsidRPr="00AD780B">
        <w:rPr>
          <w:rFonts w:ascii="Arial" w:hAnsi="Arial" w:cs="Arial"/>
        </w:rPr>
        <w:t>6.- Se tengan presentes las autorizaciones conferidas.</w:t>
      </w:r>
    </w:p>
    <w:p w14:paraId="3BD5FEC2" w14:textId="77777777" w:rsidR="00FE2B8F" w:rsidRPr="007C220E" w:rsidRDefault="00FE2B8F" w:rsidP="00F07AF1">
      <w:pPr>
        <w:spacing w:line="360" w:lineRule="auto"/>
        <w:ind w:left="709" w:firstLine="709"/>
        <w:jc w:val="both"/>
        <w:rPr>
          <w:rFonts w:ascii="Arial" w:hAnsi="Arial" w:cs="Arial"/>
        </w:rPr>
      </w:pPr>
    </w:p>
    <w:p w14:paraId="54C365D3" w14:textId="77777777" w:rsidR="0016624E" w:rsidRDefault="0016624E" w:rsidP="00F07AF1">
      <w:pPr>
        <w:spacing w:line="360" w:lineRule="auto"/>
        <w:ind w:left="709" w:firstLine="709"/>
        <w:jc w:val="center"/>
        <w:rPr>
          <w:ins w:id="6" w:author="Hernan Fernandez" w:date="2026-02-18T16:06:00Z" w16du:dateUtc="2026-02-18T19:06:00Z"/>
          <w:rFonts w:ascii="Arial" w:hAnsi="Arial" w:cs="Arial"/>
        </w:rPr>
      </w:pPr>
    </w:p>
    <w:p w14:paraId="7D01E82A" w14:textId="12D371DA" w:rsidR="00971E95" w:rsidRPr="007C220E" w:rsidRDefault="00971E95" w:rsidP="00F07AF1">
      <w:pPr>
        <w:spacing w:line="360" w:lineRule="auto"/>
        <w:ind w:left="709" w:firstLine="709"/>
        <w:jc w:val="center"/>
        <w:rPr>
          <w:rFonts w:ascii="Arial" w:hAnsi="Arial" w:cs="Arial"/>
        </w:rPr>
      </w:pPr>
      <w:r w:rsidRPr="007C220E">
        <w:rPr>
          <w:rFonts w:ascii="Arial" w:hAnsi="Arial" w:cs="Arial"/>
        </w:rPr>
        <w:t>Proveer de conformidad,</w:t>
      </w:r>
    </w:p>
    <w:p w14:paraId="4D348633" w14:textId="77777777" w:rsidR="00971E95" w:rsidRPr="007C220E" w:rsidRDefault="00971E95" w:rsidP="00F07AF1">
      <w:pPr>
        <w:spacing w:line="360" w:lineRule="auto"/>
        <w:ind w:left="709" w:firstLine="709"/>
        <w:jc w:val="center"/>
        <w:rPr>
          <w:rFonts w:ascii="Arial" w:hAnsi="Arial" w:cs="Arial"/>
          <w:b/>
          <w:bCs/>
          <w:i/>
          <w:iCs/>
        </w:rPr>
      </w:pPr>
      <w:r w:rsidRPr="007C220E">
        <w:rPr>
          <w:rFonts w:ascii="Arial" w:hAnsi="Arial" w:cs="Arial"/>
          <w:b/>
          <w:bCs/>
          <w:i/>
          <w:iCs/>
        </w:rPr>
        <w:t>SERÁ JUSTICIA. -</w:t>
      </w:r>
    </w:p>
    <w:p w14:paraId="4A33BB9A" w14:textId="77777777" w:rsidR="00A95A69" w:rsidRDefault="00A95A69" w:rsidP="00F07AF1">
      <w:pPr>
        <w:ind w:left="709"/>
      </w:pPr>
    </w:p>
    <w:sectPr w:rsidR="00A95A69">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mila Persichini" w:date="2026-01-23T17:53:00Z" w:initials="CP">
    <w:p w14:paraId="3F7233E7" w14:textId="77777777" w:rsidR="008F2B73" w:rsidRDefault="008F2B73" w:rsidP="008F2B73">
      <w:pPr>
        <w:pStyle w:val="Textocomentario"/>
      </w:pPr>
      <w:r>
        <w:rPr>
          <w:rStyle w:val="Refdecomentario"/>
        </w:rPr>
        <w:annotationRef/>
      </w:r>
      <w:r>
        <w:t>Alienar con el resto de la contestacion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7233E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1B20AD" w16cex:dateUtc="2026-01-23T20: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7233E7" w16cid:durableId="1E1B20A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3556"/>
    <w:multiLevelType w:val="hybridMultilevel"/>
    <w:tmpl w:val="845C4DF6"/>
    <w:lvl w:ilvl="0" w:tplc="F42C0106">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1" w15:restartNumberingAfterBreak="0">
    <w:nsid w:val="0439317A"/>
    <w:multiLevelType w:val="hybridMultilevel"/>
    <w:tmpl w:val="485418BA"/>
    <w:lvl w:ilvl="0" w:tplc="1A463720">
      <w:start w:val="1"/>
      <w:numFmt w:val="lowerLetter"/>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 w15:restartNumberingAfterBreak="0">
    <w:nsid w:val="1F5A7CE6"/>
    <w:multiLevelType w:val="multilevel"/>
    <w:tmpl w:val="A65ED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C7208C"/>
    <w:multiLevelType w:val="hybridMultilevel"/>
    <w:tmpl w:val="28A80ACA"/>
    <w:lvl w:ilvl="0" w:tplc="F8824854">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4" w15:restartNumberingAfterBreak="0">
    <w:nsid w:val="5F3D6E28"/>
    <w:multiLevelType w:val="hybridMultilevel"/>
    <w:tmpl w:val="BBF2BE7A"/>
    <w:lvl w:ilvl="0" w:tplc="50D8FF02">
      <w:start w:val="1"/>
      <w:numFmt w:val="decimal"/>
      <w:lvlText w:val="%1."/>
      <w:lvlJc w:val="left"/>
      <w:pPr>
        <w:ind w:left="2137" w:hanging="720"/>
      </w:pPr>
      <w:rPr>
        <w:rFonts w:hint="default"/>
      </w:rPr>
    </w:lvl>
    <w:lvl w:ilvl="1" w:tplc="2C0A0019" w:tentative="1">
      <w:start w:val="1"/>
      <w:numFmt w:val="lowerLetter"/>
      <w:lvlText w:val="%2."/>
      <w:lvlJc w:val="left"/>
      <w:pPr>
        <w:ind w:left="2497" w:hanging="360"/>
      </w:pPr>
    </w:lvl>
    <w:lvl w:ilvl="2" w:tplc="2C0A001B" w:tentative="1">
      <w:start w:val="1"/>
      <w:numFmt w:val="lowerRoman"/>
      <w:lvlText w:val="%3."/>
      <w:lvlJc w:val="right"/>
      <w:pPr>
        <w:ind w:left="3217" w:hanging="180"/>
      </w:pPr>
    </w:lvl>
    <w:lvl w:ilvl="3" w:tplc="2C0A000F" w:tentative="1">
      <w:start w:val="1"/>
      <w:numFmt w:val="decimal"/>
      <w:lvlText w:val="%4."/>
      <w:lvlJc w:val="left"/>
      <w:pPr>
        <w:ind w:left="3937" w:hanging="360"/>
      </w:pPr>
    </w:lvl>
    <w:lvl w:ilvl="4" w:tplc="2C0A0019" w:tentative="1">
      <w:start w:val="1"/>
      <w:numFmt w:val="lowerLetter"/>
      <w:lvlText w:val="%5."/>
      <w:lvlJc w:val="left"/>
      <w:pPr>
        <w:ind w:left="4657" w:hanging="360"/>
      </w:pPr>
    </w:lvl>
    <w:lvl w:ilvl="5" w:tplc="2C0A001B" w:tentative="1">
      <w:start w:val="1"/>
      <w:numFmt w:val="lowerRoman"/>
      <w:lvlText w:val="%6."/>
      <w:lvlJc w:val="right"/>
      <w:pPr>
        <w:ind w:left="5377" w:hanging="180"/>
      </w:pPr>
    </w:lvl>
    <w:lvl w:ilvl="6" w:tplc="2C0A000F" w:tentative="1">
      <w:start w:val="1"/>
      <w:numFmt w:val="decimal"/>
      <w:lvlText w:val="%7."/>
      <w:lvlJc w:val="left"/>
      <w:pPr>
        <w:ind w:left="6097" w:hanging="360"/>
      </w:pPr>
    </w:lvl>
    <w:lvl w:ilvl="7" w:tplc="2C0A0019" w:tentative="1">
      <w:start w:val="1"/>
      <w:numFmt w:val="lowerLetter"/>
      <w:lvlText w:val="%8."/>
      <w:lvlJc w:val="left"/>
      <w:pPr>
        <w:ind w:left="6817" w:hanging="360"/>
      </w:pPr>
    </w:lvl>
    <w:lvl w:ilvl="8" w:tplc="2C0A001B" w:tentative="1">
      <w:start w:val="1"/>
      <w:numFmt w:val="lowerRoman"/>
      <w:lvlText w:val="%9."/>
      <w:lvlJc w:val="right"/>
      <w:pPr>
        <w:ind w:left="7537" w:hanging="180"/>
      </w:pPr>
    </w:lvl>
  </w:abstractNum>
  <w:num w:numId="1" w16cid:durableId="1005522810">
    <w:abstractNumId w:val="3"/>
  </w:num>
  <w:num w:numId="2" w16cid:durableId="748308798">
    <w:abstractNumId w:val="1"/>
  </w:num>
  <w:num w:numId="3" w16cid:durableId="981274784">
    <w:abstractNumId w:val="0"/>
  </w:num>
  <w:num w:numId="4" w16cid:durableId="380249959">
    <w:abstractNumId w:val="2"/>
  </w:num>
  <w:num w:numId="5" w16cid:durableId="120147576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mila Persichini">
    <w15:presenceInfo w15:providerId="AD" w15:userId="S::cpersichini@libraseguros.com.ar::20527f79-817d-428f-aeb3-267a5b8abdcb"/>
  </w15:person>
  <w15:person w15:author="Mariana Diaz">
    <w15:presenceInfo w15:providerId="AD" w15:userId="S::mdiaz@libraseguros.com.ar::b9fe0726-14e7-4cd2-ac6d-0e267fd0f777"/>
  </w15:person>
  <w15:person w15:author="Hernan Fernandez">
    <w15:presenceInfo w15:providerId="AD" w15:userId="S::hfernandez@libraseguros.com.ar::4cf1ab38-bf1d-47f4-911b-7e3c38f86f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E95"/>
    <w:rsid w:val="00002AC2"/>
    <w:rsid w:val="00013617"/>
    <w:rsid w:val="0001532A"/>
    <w:rsid w:val="00016D06"/>
    <w:rsid w:val="00022DDB"/>
    <w:rsid w:val="00033A42"/>
    <w:rsid w:val="000376E2"/>
    <w:rsid w:val="00046AD6"/>
    <w:rsid w:val="00053DF1"/>
    <w:rsid w:val="000606FC"/>
    <w:rsid w:val="00060BA3"/>
    <w:rsid w:val="000677D6"/>
    <w:rsid w:val="000702AD"/>
    <w:rsid w:val="00080766"/>
    <w:rsid w:val="000862C4"/>
    <w:rsid w:val="00087863"/>
    <w:rsid w:val="000928F0"/>
    <w:rsid w:val="00097DC6"/>
    <w:rsid w:val="000A77E8"/>
    <w:rsid w:val="000B6E00"/>
    <w:rsid w:val="000C1346"/>
    <w:rsid w:val="000C472F"/>
    <w:rsid w:val="000C770E"/>
    <w:rsid w:val="000D17AB"/>
    <w:rsid w:val="000D4CA1"/>
    <w:rsid w:val="000D70F3"/>
    <w:rsid w:val="000E6D53"/>
    <w:rsid w:val="000E76A4"/>
    <w:rsid w:val="000F66C1"/>
    <w:rsid w:val="00107D91"/>
    <w:rsid w:val="00117CDC"/>
    <w:rsid w:val="00123C6A"/>
    <w:rsid w:val="001408EF"/>
    <w:rsid w:val="00151EEB"/>
    <w:rsid w:val="0016072A"/>
    <w:rsid w:val="0016379D"/>
    <w:rsid w:val="0016624E"/>
    <w:rsid w:val="00166A76"/>
    <w:rsid w:val="00167C6C"/>
    <w:rsid w:val="00174479"/>
    <w:rsid w:val="0018149B"/>
    <w:rsid w:val="00183B03"/>
    <w:rsid w:val="00185B48"/>
    <w:rsid w:val="00192941"/>
    <w:rsid w:val="00193536"/>
    <w:rsid w:val="001B0C8B"/>
    <w:rsid w:val="001B5734"/>
    <w:rsid w:val="001B6668"/>
    <w:rsid w:val="001C0291"/>
    <w:rsid w:val="001C3189"/>
    <w:rsid w:val="001C3741"/>
    <w:rsid w:val="001C4F28"/>
    <w:rsid w:val="001D47BC"/>
    <w:rsid w:val="001F0BE7"/>
    <w:rsid w:val="001F135F"/>
    <w:rsid w:val="001F44FE"/>
    <w:rsid w:val="001F55E0"/>
    <w:rsid w:val="002016A8"/>
    <w:rsid w:val="00202AA3"/>
    <w:rsid w:val="002043D6"/>
    <w:rsid w:val="00205C13"/>
    <w:rsid w:val="002109A0"/>
    <w:rsid w:val="00212E22"/>
    <w:rsid w:val="00220B1C"/>
    <w:rsid w:val="00242DEC"/>
    <w:rsid w:val="00250132"/>
    <w:rsid w:val="00251BBE"/>
    <w:rsid w:val="00253FD5"/>
    <w:rsid w:val="002626DD"/>
    <w:rsid w:val="002631C7"/>
    <w:rsid w:val="002640D9"/>
    <w:rsid w:val="00275663"/>
    <w:rsid w:val="00282FCF"/>
    <w:rsid w:val="002A2182"/>
    <w:rsid w:val="002A4251"/>
    <w:rsid w:val="002C5905"/>
    <w:rsid w:val="002C659D"/>
    <w:rsid w:val="002C7D2A"/>
    <w:rsid w:val="002E251A"/>
    <w:rsid w:val="002E2590"/>
    <w:rsid w:val="002F1EB3"/>
    <w:rsid w:val="002F41C3"/>
    <w:rsid w:val="002F56DB"/>
    <w:rsid w:val="00302F72"/>
    <w:rsid w:val="0030324C"/>
    <w:rsid w:val="00307676"/>
    <w:rsid w:val="00311340"/>
    <w:rsid w:val="0032207A"/>
    <w:rsid w:val="0033511D"/>
    <w:rsid w:val="0033516B"/>
    <w:rsid w:val="00335613"/>
    <w:rsid w:val="00342918"/>
    <w:rsid w:val="00342C69"/>
    <w:rsid w:val="0035400B"/>
    <w:rsid w:val="00363042"/>
    <w:rsid w:val="0036364E"/>
    <w:rsid w:val="0036546A"/>
    <w:rsid w:val="00380C29"/>
    <w:rsid w:val="00387F8E"/>
    <w:rsid w:val="003901A3"/>
    <w:rsid w:val="003928CF"/>
    <w:rsid w:val="003942D3"/>
    <w:rsid w:val="003B124C"/>
    <w:rsid w:val="003B13B3"/>
    <w:rsid w:val="003C5AC3"/>
    <w:rsid w:val="003E7D70"/>
    <w:rsid w:val="003F0A3D"/>
    <w:rsid w:val="003F7865"/>
    <w:rsid w:val="003F7E02"/>
    <w:rsid w:val="00403365"/>
    <w:rsid w:val="0041501E"/>
    <w:rsid w:val="004177EB"/>
    <w:rsid w:val="0042211D"/>
    <w:rsid w:val="004226A9"/>
    <w:rsid w:val="00425A9F"/>
    <w:rsid w:val="004328C8"/>
    <w:rsid w:val="00435C97"/>
    <w:rsid w:val="00440940"/>
    <w:rsid w:val="00441E6F"/>
    <w:rsid w:val="0044460F"/>
    <w:rsid w:val="004460B0"/>
    <w:rsid w:val="00446509"/>
    <w:rsid w:val="00450CA7"/>
    <w:rsid w:val="0045539F"/>
    <w:rsid w:val="00481B7B"/>
    <w:rsid w:val="00482834"/>
    <w:rsid w:val="00484316"/>
    <w:rsid w:val="00486475"/>
    <w:rsid w:val="00494DEB"/>
    <w:rsid w:val="004960D8"/>
    <w:rsid w:val="004A63E4"/>
    <w:rsid w:val="004B0EA2"/>
    <w:rsid w:val="004B2076"/>
    <w:rsid w:val="004B5798"/>
    <w:rsid w:val="004B7BA0"/>
    <w:rsid w:val="004C2F8A"/>
    <w:rsid w:val="004C3A3D"/>
    <w:rsid w:val="004C420A"/>
    <w:rsid w:val="004D32EC"/>
    <w:rsid w:val="004E067F"/>
    <w:rsid w:val="004E52AD"/>
    <w:rsid w:val="004E681C"/>
    <w:rsid w:val="004F158C"/>
    <w:rsid w:val="004F2174"/>
    <w:rsid w:val="004F4707"/>
    <w:rsid w:val="004F480B"/>
    <w:rsid w:val="005031FB"/>
    <w:rsid w:val="00521F1F"/>
    <w:rsid w:val="0053195E"/>
    <w:rsid w:val="00532BFF"/>
    <w:rsid w:val="00533872"/>
    <w:rsid w:val="00546F5B"/>
    <w:rsid w:val="0054757D"/>
    <w:rsid w:val="00553539"/>
    <w:rsid w:val="00557EF5"/>
    <w:rsid w:val="00581C3B"/>
    <w:rsid w:val="005822DB"/>
    <w:rsid w:val="00583D86"/>
    <w:rsid w:val="005843DF"/>
    <w:rsid w:val="00585363"/>
    <w:rsid w:val="005A0507"/>
    <w:rsid w:val="005A2B7E"/>
    <w:rsid w:val="005A5BF6"/>
    <w:rsid w:val="005A63A0"/>
    <w:rsid w:val="005B3D2F"/>
    <w:rsid w:val="005C4192"/>
    <w:rsid w:val="005C6573"/>
    <w:rsid w:val="005D1225"/>
    <w:rsid w:val="005D20F0"/>
    <w:rsid w:val="005D32E8"/>
    <w:rsid w:val="005E02D9"/>
    <w:rsid w:val="005E5F5F"/>
    <w:rsid w:val="005E6BFF"/>
    <w:rsid w:val="005F45A0"/>
    <w:rsid w:val="006001E2"/>
    <w:rsid w:val="0060022A"/>
    <w:rsid w:val="00604FC1"/>
    <w:rsid w:val="006051AF"/>
    <w:rsid w:val="00641754"/>
    <w:rsid w:val="006530BE"/>
    <w:rsid w:val="00656D3C"/>
    <w:rsid w:val="00662412"/>
    <w:rsid w:val="00664033"/>
    <w:rsid w:val="00664C0B"/>
    <w:rsid w:val="00670C7C"/>
    <w:rsid w:val="00676DBC"/>
    <w:rsid w:val="006901FA"/>
    <w:rsid w:val="006A5672"/>
    <w:rsid w:val="006B08D2"/>
    <w:rsid w:val="006B1A68"/>
    <w:rsid w:val="006B71FB"/>
    <w:rsid w:val="006C1489"/>
    <w:rsid w:val="006C2C3F"/>
    <w:rsid w:val="006C361D"/>
    <w:rsid w:val="006C6152"/>
    <w:rsid w:val="006F21D1"/>
    <w:rsid w:val="00702F89"/>
    <w:rsid w:val="007079B6"/>
    <w:rsid w:val="00730D83"/>
    <w:rsid w:val="007445A2"/>
    <w:rsid w:val="007453F7"/>
    <w:rsid w:val="00757D1E"/>
    <w:rsid w:val="00761CEB"/>
    <w:rsid w:val="007629AB"/>
    <w:rsid w:val="00771E1A"/>
    <w:rsid w:val="007753AF"/>
    <w:rsid w:val="00783162"/>
    <w:rsid w:val="00784B7F"/>
    <w:rsid w:val="00786050"/>
    <w:rsid w:val="0079350D"/>
    <w:rsid w:val="00793732"/>
    <w:rsid w:val="00794DF7"/>
    <w:rsid w:val="007A2FE9"/>
    <w:rsid w:val="007A58C8"/>
    <w:rsid w:val="007A6866"/>
    <w:rsid w:val="007A6A9B"/>
    <w:rsid w:val="007B3EF8"/>
    <w:rsid w:val="007C1715"/>
    <w:rsid w:val="007C556B"/>
    <w:rsid w:val="007D054D"/>
    <w:rsid w:val="007D0674"/>
    <w:rsid w:val="007D3F6B"/>
    <w:rsid w:val="007D507E"/>
    <w:rsid w:val="007D525A"/>
    <w:rsid w:val="007D752D"/>
    <w:rsid w:val="007E2FE8"/>
    <w:rsid w:val="007E606E"/>
    <w:rsid w:val="007F1628"/>
    <w:rsid w:val="007F2BDF"/>
    <w:rsid w:val="007F565F"/>
    <w:rsid w:val="007F66C1"/>
    <w:rsid w:val="00803DE2"/>
    <w:rsid w:val="00810188"/>
    <w:rsid w:val="00831834"/>
    <w:rsid w:val="008450B1"/>
    <w:rsid w:val="00847963"/>
    <w:rsid w:val="00860F02"/>
    <w:rsid w:val="00870C1B"/>
    <w:rsid w:val="0087530A"/>
    <w:rsid w:val="00883160"/>
    <w:rsid w:val="00885B3C"/>
    <w:rsid w:val="00892052"/>
    <w:rsid w:val="00894946"/>
    <w:rsid w:val="00897704"/>
    <w:rsid w:val="008A2336"/>
    <w:rsid w:val="008B1B75"/>
    <w:rsid w:val="008F0B6D"/>
    <w:rsid w:val="008F2B73"/>
    <w:rsid w:val="008F2EF6"/>
    <w:rsid w:val="008F4D45"/>
    <w:rsid w:val="00922345"/>
    <w:rsid w:val="009325D0"/>
    <w:rsid w:val="009328D5"/>
    <w:rsid w:val="0093446C"/>
    <w:rsid w:val="009367F6"/>
    <w:rsid w:val="009413AD"/>
    <w:rsid w:val="009466F1"/>
    <w:rsid w:val="00952385"/>
    <w:rsid w:val="00955882"/>
    <w:rsid w:val="00971E95"/>
    <w:rsid w:val="009722A5"/>
    <w:rsid w:val="009804E4"/>
    <w:rsid w:val="0098174F"/>
    <w:rsid w:val="00984B60"/>
    <w:rsid w:val="00986DFF"/>
    <w:rsid w:val="00991654"/>
    <w:rsid w:val="00992E05"/>
    <w:rsid w:val="009A70CF"/>
    <w:rsid w:val="009A7D07"/>
    <w:rsid w:val="009B2E5E"/>
    <w:rsid w:val="009B7852"/>
    <w:rsid w:val="009C25AE"/>
    <w:rsid w:val="009C7734"/>
    <w:rsid w:val="009D539E"/>
    <w:rsid w:val="009D6A39"/>
    <w:rsid w:val="009E06A2"/>
    <w:rsid w:val="009E3807"/>
    <w:rsid w:val="00A0130F"/>
    <w:rsid w:val="00A0463C"/>
    <w:rsid w:val="00A04A8F"/>
    <w:rsid w:val="00A11791"/>
    <w:rsid w:val="00A11F6E"/>
    <w:rsid w:val="00A20E37"/>
    <w:rsid w:val="00A21AD4"/>
    <w:rsid w:val="00A27140"/>
    <w:rsid w:val="00A310D2"/>
    <w:rsid w:val="00A473AC"/>
    <w:rsid w:val="00A50526"/>
    <w:rsid w:val="00A51D6D"/>
    <w:rsid w:val="00A534AC"/>
    <w:rsid w:val="00A553B8"/>
    <w:rsid w:val="00A56E19"/>
    <w:rsid w:val="00A67A5F"/>
    <w:rsid w:val="00A704FD"/>
    <w:rsid w:val="00A712C5"/>
    <w:rsid w:val="00A815DB"/>
    <w:rsid w:val="00A92006"/>
    <w:rsid w:val="00A95A69"/>
    <w:rsid w:val="00AA49B4"/>
    <w:rsid w:val="00AA6AC7"/>
    <w:rsid w:val="00AB338F"/>
    <w:rsid w:val="00AB3606"/>
    <w:rsid w:val="00AB6A5E"/>
    <w:rsid w:val="00AC2A64"/>
    <w:rsid w:val="00AC5E8D"/>
    <w:rsid w:val="00AC74B6"/>
    <w:rsid w:val="00AD49A8"/>
    <w:rsid w:val="00AE3DDA"/>
    <w:rsid w:val="00AE6B8D"/>
    <w:rsid w:val="00AE6EE5"/>
    <w:rsid w:val="00AF0216"/>
    <w:rsid w:val="00AF42CE"/>
    <w:rsid w:val="00B059EB"/>
    <w:rsid w:val="00B110DA"/>
    <w:rsid w:val="00B112F9"/>
    <w:rsid w:val="00B11A6F"/>
    <w:rsid w:val="00B141BC"/>
    <w:rsid w:val="00B355CF"/>
    <w:rsid w:val="00B43ADE"/>
    <w:rsid w:val="00B5102E"/>
    <w:rsid w:val="00B55DCD"/>
    <w:rsid w:val="00B57EB0"/>
    <w:rsid w:val="00B623BE"/>
    <w:rsid w:val="00B63A28"/>
    <w:rsid w:val="00B67F62"/>
    <w:rsid w:val="00B71277"/>
    <w:rsid w:val="00B7553A"/>
    <w:rsid w:val="00B8059D"/>
    <w:rsid w:val="00B8710B"/>
    <w:rsid w:val="00B87A1E"/>
    <w:rsid w:val="00B9488F"/>
    <w:rsid w:val="00B97067"/>
    <w:rsid w:val="00BB108A"/>
    <w:rsid w:val="00BB6BB5"/>
    <w:rsid w:val="00BC352E"/>
    <w:rsid w:val="00BC7856"/>
    <w:rsid w:val="00BD09DD"/>
    <w:rsid w:val="00BD200D"/>
    <w:rsid w:val="00BD63FE"/>
    <w:rsid w:val="00BE5B96"/>
    <w:rsid w:val="00BF1935"/>
    <w:rsid w:val="00BF6170"/>
    <w:rsid w:val="00C02526"/>
    <w:rsid w:val="00C067F7"/>
    <w:rsid w:val="00C10808"/>
    <w:rsid w:val="00C15297"/>
    <w:rsid w:val="00C17A68"/>
    <w:rsid w:val="00C254D3"/>
    <w:rsid w:val="00C26182"/>
    <w:rsid w:val="00C3157C"/>
    <w:rsid w:val="00C51066"/>
    <w:rsid w:val="00C516AF"/>
    <w:rsid w:val="00C522C5"/>
    <w:rsid w:val="00C5692F"/>
    <w:rsid w:val="00C62CAA"/>
    <w:rsid w:val="00C66231"/>
    <w:rsid w:val="00C66BCC"/>
    <w:rsid w:val="00C71B6A"/>
    <w:rsid w:val="00C80E86"/>
    <w:rsid w:val="00C8515C"/>
    <w:rsid w:val="00C9285A"/>
    <w:rsid w:val="00CA0899"/>
    <w:rsid w:val="00CC352D"/>
    <w:rsid w:val="00CC4D43"/>
    <w:rsid w:val="00CC70E8"/>
    <w:rsid w:val="00CD1AC4"/>
    <w:rsid w:val="00CD2495"/>
    <w:rsid w:val="00CD6BB7"/>
    <w:rsid w:val="00CE0148"/>
    <w:rsid w:val="00D02A11"/>
    <w:rsid w:val="00D04946"/>
    <w:rsid w:val="00D05B3C"/>
    <w:rsid w:val="00D124DA"/>
    <w:rsid w:val="00D16345"/>
    <w:rsid w:val="00D365C3"/>
    <w:rsid w:val="00D41619"/>
    <w:rsid w:val="00D4576A"/>
    <w:rsid w:val="00D5348A"/>
    <w:rsid w:val="00D5524C"/>
    <w:rsid w:val="00D56D31"/>
    <w:rsid w:val="00D60FC9"/>
    <w:rsid w:val="00D66562"/>
    <w:rsid w:val="00D67BFF"/>
    <w:rsid w:val="00D74117"/>
    <w:rsid w:val="00D81739"/>
    <w:rsid w:val="00D87242"/>
    <w:rsid w:val="00D93778"/>
    <w:rsid w:val="00D9655D"/>
    <w:rsid w:val="00DA50C5"/>
    <w:rsid w:val="00DB4196"/>
    <w:rsid w:val="00DB44A1"/>
    <w:rsid w:val="00DB7DF7"/>
    <w:rsid w:val="00DC1CB8"/>
    <w:rsid w:val="00DC7B79"/>
    <w:rsid w:val="00DD1A7F"/>
    <w:rsid w:val="00DD473F"/>
    <w:rsid w:val="00DE384F"/>
    <w:rsid w:val="00DE4FB3"/>
    <w:rsid w:val="00DF0426"/>
    <w:rsid w:val="00DF37B1"/>
    <w:rsid w:val="00DF5584"/>
    <w:rsid w:val="00DF63DC"/>
    <w:rsid w:val="00E00A7A"/>
    <w:rsid w:val="00E03BDD"/>
    <w:rsid w:val="00E06F01"/>
    <w:rsid w:val="00E1008D"/>
    <w:rsid w:val="00E11933"/>
    <w:rsid w:val="00E15BF2"/>
    <w:rsid w:val="00E21E0F"/>
    <w:rsid w:val="00E25D2C"/>
    <w:rsid w:val="00E27742"/>
    <w:rsid w:val="00E32640"/>
    <w:rsid w:val="00E32FB3"/>
    <w:rsid w:val="00E36374"/>
    <w:rsid w:val="00E37E78"/>
    <w:rsid w:val="00E51F05"/>
    <w:rsid w:val="00E53734"/>
    <w:rsid w:val="00E55848"/>
    <w:rsid w:val="00E568EC"/>
    <w:rsid w:val="00E56B26"/>
    <w:rsid w:val="00E625E9"/>
    <w:rsid w:val="00E75D6B"/>
    <w:rsid w:val="00E83D7B"/>
    <w:rsid w:val="00E937FD"/>
    <w:rsid w:val="00E96272"/>
    <w:rsid w:val="00EA00A2"/>
    <w:rsid w:val="00EB10FB"/>
    <w:rsid w:val="00EB7E0B"/>
    <w:rsid w:val="00EC4490"/>
    <w:rsid w:val="00EC723A"/>
    <w:rsid w:val="00ED26F8"/>
    <w:rsid w:val="00EE732F"/>
    <w:rsid w:val="00EF6DAE"/>
    <w:rsid w:val="00F02F99"/>
    <w:rsid w:val="00F04700"/>
    <w:rsid w:val="00F07358"/>
    <w:rsid w:val="00F07AF1"/>
    <w:rsid w:val="00F14694"/>
    <w:rsid w:val="00F22295"/>
    <w:rsid w:val="00F22549"/>
    <w:rsid w:val="00F258D3"/>
    <w:rsid w:val="00F2779D"/>
    <w:rsid w:val="00F30FC5"/>
    <w:rsid w:val="00F332C2"/>
    <w:rsid w:val="00F34E75"/>
    <w:rsid w:val="00F354BC"/>
    <w:rsid w:val="00F4551B"/>
    <w:rsid w:val="00F5005A"/>
    <w:rsid w:val="00F5458B"/>
    <w:rsid w:val="00F5635B"/>
    <w:rsid w:val="00F5718D"/>
    <w:rsid w:val="00F60CFF"/>
    <w:rsid w:val="00F76243"/>
    <w:rsid w:val="00F77FA2"/>
    <w:rsid w:val="00F90AD6"/>
    <w:rsid w:val="00F97E2C"/>
    <w:rsid w:val="00FB17CD"/>
    <w:rsid w:val="00FC1B2F"/>
    <w:rsid w:val="00FC248B"/>
    <w:rsid w:val="00FD24C7"/>
    <w:rsid w:val="00FD2C20"/>
    <w:rsid w:val="00FD54A0"/>
    <w:rsid w:val="00FE2B8F"/>
    <w:rsid w:val="00FE588C"/>
    <w:rsid w:val="00FF0803"/>
    <w:rsid w:val="00FF7C97"/>
    <w:rsid w:val="019136FB"/>
    <w:rsid w:val="02A119D0"/>
    <w:rsid w:val="0368D735"/>
    <w:rsid w:val="071D93AF"/>
    <w:rsid w:val="0F107B69"/>
    <w:rsid w:val="178AC560"/>
    <w:rsid w:val="17E3F37A"/>
    <w:rsid w:val="22D7CB8C"/>
    <w:rsid w:val="25F374F5"/>
    <w:rsid w:val="271C466B"/>
    <w:rsid w:val="2E15AFF6"/>
    <w:rsid w:val="3432A25C"/>
    <w:rsid w:val="3D0A3FC0"/>
    <w:rsid w:val="42747B89"/>
    <w:rsid w:val="4E6E717C"/>
    <w:rsid w:val="4F5AC1B9"/>
    <w:rsid w:val="507D3B78"/>
    <w:rsid w:val="51D870E4"/>
    <w:rsid w:val="53B50FA8"/>
    <w:rsid w:val="56041D65"/>
    <w:rsid w:val="5AAD759C"/>
    <w:rsid w:val="5D33FBFB"/>
    <w:rsid w:val="604B932E"/>
    <w:rsid w:val="6118754A"/>
    <w:rsid w:val="6B3453D3"/>
    <w:rsid w:val="711FC840"/>
    <w:rsid w:val="74292C62"/>
    <w:rsid w:val="76D38927"/>
    <w:rsid w:val="7CAF90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516BC"/>
  <w15:chartTrackingRefBased/>
  <w15:docId w15:val="{71DEE119-9D0E-41FB-857C-FF942AD04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0E6D53"/>
    <w:pPr>
      <w:spacing w:line="259" w:lineRule="auto"/>
    </w:pPr>
    <w:rPr>
      <w:sz w:val="22"/>
      <w:szCs w:val="22"/>
    </w:rPr>
  </w:style>
  <w:style w:type="paragraph" w:styleId="Ttulo1">
    <w:name w:val="heading 1"/>
    <w:basedOn w:val="Normal"/>
    <w:next w:val="Normal"/>
    <w:link w:val="Ttulo1Car"/>
    <w:uiPriority w:val="9"/>
    <w:qFormat/>
    <w:rsid w:val="00971E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71E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1E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1E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1E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1E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1E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1E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1E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1E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71E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1E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1E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1E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1E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1E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1E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1E95"/>
    <w:rPr>
      <w:rFonts w:eastAsiaTheme="majorEastAsia" w:cstheme="majorBidi"/>
      <w:color w:val="272727" w:themeColor="text1" w:themeTint="D8"/>
    </w:rPr>
  </w:style>
  <w:style w:type="paragraph" w:styleId="Prrafodelista">
    <w:name w:val="List Paragraph"/>
    <w:basedOn w:val="Normal"/>
    <w:uiPriority w:val="34"/>
    <w:qFormat/>
    <w:rsid w:val="00971E95"/>
    <w:pPr>
      <w:ind w:left="720"/>
      <w:contextualSpacing/>
    </w:pPr>
  </w:style>
  <w:style w:type="character" w:styleId="nfasisintenso">
    <w:name w:val="Intense Emphasis"/>
    <w:basedOn w:val="Fuentedeprrafopredeter"/>
    <w:uiPriority w:val="21"/>
    <w:qFormat/>
    <w:rsid w:val="00971E95"/>
    <w:rPr>
      <w:i/>
      <w:iCs/>
      <w:color w:val="0F4761" w:themeColor="accent1" w:themeShade="BF"/>
    </w:rPr>
  </w:style>
  <w:style w:type="character" w:styleId="Referenciaintensa">
    <w:name w:val="Intense Reference"/>
    <w:basedOn w:val="Fuentedeprrafopredeter"/>
    <w:uiPriority w:val="32"/>
    <w:qFormat/>
    <w:rsid w:val="00971E95"/>
    <w:rPr>
      <w:b/>
      <w:bCs/>
      <w:smallCaps/>
      <w:color w:val="0F4761" w:themeColor="accent1" w:themeShade="BF"/>
      <w:spacing w:val="5"/>
    </w:rPr>
  </w:style>
  <w:style w:type="character" w:styleId="Hipervnculo">
    <w:name w:val="Hyperlink"/>
    <w:basedOn w:val="Fuentedeprrafopredeter"/>
    <w:uiPriority w:val="99"/>
    <w:unhideWhenUsed/>
    <w:rsid w:val="00971E95"/>
    <w:rPr>
      <w:color w:val="467886" w:themeColor="hyperlink"/>
      <w:u w:val="single"/>
    </w:rPr>
  </w:style>
  <w:style w:type="paragraph" w:styleId="Revisin">
    <w:name w:val="Revision"/>
    <w:hidden/>
    <w:uiPriority w:val="99"/>
    <w:semiHidden/>
    <w:rsid w:val="009413AD"/>
    <w:pPr>
      <w:spacing w:after="0" w:line="240" w:lineRule="auto"/>
    </w:pPr>
    <w:rPr>
      <w:sz w:val="22"/>
      <w:szCs w:val="22"/>
    </w:rPr>
  </w:style>
  <w:style w:type="character" w:styleId="Refdecomentario">
    <w:name w:val="annotation reference"/>
    <w:basedOn w:val="Fuentedeprrafopredeter"/>
    <w:uiPriority w:val="99"/>
    <w:semiHidden/>
    <w:unhideWhenUsed/>
    <w:rsid w:val="00AC2A64"/>
    <w:rPr>
      <w:sz w:val="16"/>
      <w:szCs w:val="16"/>
    </w:rPr>
  </w:style>
  <w:style w:type="paragraph" w:styleId="Textocomentario">
    <w:name w:val="annotation text"/>
    <w:basedOn w:val="Normal"/>
    <w:link w:val="TextocomentarioCar"/>
    <w:uiPriority w:val="99"/>
    <w:unhideWhenUsed/>
    <w:rsid w:val="00AC2A64"/>
    <w:pPr>
      <w:spacing w:line="240" w:lineRule="auto"/>
    </w:pPr>
    <w:rPr>
      <w:sz w:val="20"/>
      <w:szCs w:val="20"/>
    </w:rPr>
  </w:style>
  <w:style w:type="character" w:customStyle="1" w:styleId="TextocomentarioCar">
    <w:name w:val="Texto comentario Car"/>
    <w:basedOn w:val="Fuentedeprrafopredeter"/>
    <w:link w:val="Textocomentario"/>
    <w:uiPriority w:val="99"/>
    <w:rsid w:val="00AC2A64"/>
    <w:rPr>
      <w:sz w:val="20"/>
      <w:szCs w:val="20"/>
    </w:rPr>
  </w:style>
  <w:style w:type="paragraph" w:styleId="Asuntodelcomentario">
    <w:name w:val="annotation subject"/>
    <w:basedOn w:val="Textocomentario"/>
    <w:next w:val="Textocomentario"/>
    <w:link w:val="AsuntodelcomentarioCar"/>
    <w:uiPriority w:val="99"/>
    <w:semiHidden/>
    <w:unhideWhenUsed/>
    <w:rsid w:val="00AC2A64"/>
    <w:rPr>
      <w:b/>
      <w:bCs/>
    </w:rPr>
  </w:style>
  <w:style w:type="character" w:customStyle="1" w:styleId="AsuntodelcomentarioCar">
    <w:name w:val="Asunto del comentario Car"/>
    <w:basedOn w:val="TextocomentarioCar"/>
    <w:link w:val="Asuntodelcomentario"/>
    <w:uiPriority w:val="99"/>
    <w:semiHidden/>
    <w:rsid w:val="00AC2A6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1270</TotalTime>
  <Pages>29</Pages>
  <Words>9469</Words>
  <Characters>52081</Characters>
  <Application>Microsoft Office Word</Application>
  <DocSecurity>0</DocSecurity>
  <Lines>434</Lines>
  <Paragraphs>122</Paragraphs>
  <ScaleCrop>false</ScaleCrop>
  <Company/>
  <LinksUpToDate>false</LinksUpToDate>
  <CharactersWithSpaces>61428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Fernandez</dc:creator>
  <cp:keywords/>
  <dc:description/>
  <cp:lastModifiedBy>Hernan Fernandez</cp:lastModifiedBy>
  <cp:revision>370</cp:revision>
  <dcterms:created xsi:type="dcterms:W3CDTF">2026-01-22T19:57:00Z</dcterms:created>
  <dcterms:modified xsi:type="dcterms:W3CDTF">2026-02-22T17:11:00Z</dcterms:modified>
</cp:coreProperties>
</file>