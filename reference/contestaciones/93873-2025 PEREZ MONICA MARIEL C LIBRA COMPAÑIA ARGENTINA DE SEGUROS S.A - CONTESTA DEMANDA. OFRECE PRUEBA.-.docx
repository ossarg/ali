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4057" w14:textId="77777777" w:rsidR="00264634" w:rsidRPr="007C220E" w:rsidRDefault="00264634" w:rsidP="00264634">
      <w:pPr>
        <w:spacing w:line="360" w:lineRule="auto"/>
        <w:jc w:val="both"/>
        <w:rPr>
          <w:rFonts w:ascii="Arial" w:hAnsi="Arial" w:cs="Arial"/>
          <w:i/>
          <w:iCs/>
        </w:rPr>
      </w:pPr>
    </w:p>
    <w:p w14:paraId="26EA1A88" w14:textId="02885E0D" w:rsidR="00264634" w:rsidRPr="007C220E" w:rsidRDefault="00264634" w:rsidP="00264634">
      <w:pPr>
        <w:spacing w:line="360" w:lineRule="auto"/>
        <w:ind w:left="708" w:firstLine="1"/>
        <w:jc w:val="both"/>
        <w:rPr>
          <w:rFonts w:ascii="Arial" w:hAnsi="Arial" w:cs="Arial"/>
          <w:b/>
          <w:bCs/>
          <w:u w:val="single"/>
        </w:rPr>
      </w:pPr>
      <w:r w:rsidRPr="007C220E">
        <w:rPr>
          <w:rFonts w:ascii="Arial" w:hAnsi="Arial" w:cs="Arial"/>
          <w:b/>
          <w:bCs/>
          <w:u w:val="single"/>
        </w:rPr>
        <w:t xml:space="preserve">CONTESTA </w:t>
      </w:r>
      <w:r>
        <w:rPr>
          <w:rFonts w:ascii="Arial" w:hAnsi="Arial" w:cs="Arial"/>
          <w:b/>
          <w:bCs/>
          <w:u w:val="single"/>
        </w:rPr>
        <w:t>DEMANDA</w:t>
      </w:r>
      <w:r w:rsidRPr="007C220E">
        <w:rPr>
          <w:rFonts w:ascii="Arial" w:hAnsi="Arial" w:cs="Arial"/>
          <w:b/>
          <w:bCs/>
          <w:u w:val="single"/>
        </w:rPr>
        <w:t>. OFRECE PRUEBA.</w:t>
      </w:r>
    </w:p>
    <w:p w14:paraId="7E088D79" w14:textId="77777777" w:rsidR="00264634" w:rsidRPr="007C220E" w:rsidRDefault="00264634" w:rsidP="00264634">
      <w:pPr>
        <w:spacing w:line="360" w:lineRule="auto"/>
        <w:ind w:left="708" w:firstLine="1"/>
        <w:jc w:val="both"/>
        <w:rPr>
          <w:rFonts w:ascii="Arial" w:hAnsi="Arial" w:cs="Arial"/>
        </w:rPr>
      </w:pPr>
      <w:r w:rsidRPr="007C220E">
        <w:rPr>
          <w:rFonts w:ascii="Arial" w:hAnsi="Arial" w:cs="Arial"/>
        </w:rPr>
        <w:t>Sr. Juez:</w:t>
      </w:r>
    </w:p>
    <w:p w14:paraId="0AEDB4DA" w14:textId="4AC7D8B3" w:rsidR="00264634" w:rsidRDefault="00264634" w:rsidP="00E26050">
      <w:pPr>
        <w:spacing w:line="360" w:lineRule="auto"/>
        <w:ind w:left="709" w:firstLine="709"/>
        <w:jc w:val="both"/>
        <w:rPr>
          <w:rFonts w:ascii="Arial" w:hAnsi="Arial" w:cs="Arial"/>
        </w:rPr>
      </w:pPr>
      <w:r w:rsidRPr="00F258D3">
        <w:rPr>
          <w:rFonts w:ascii="Arial" w:hAnsi="Arial" w:cs="Arial"/>
          <w:b/>
          <w:bCs/>
        </w:rPr>
        <w:t xml:space="preserve">DIAZ MARIANA ALEJANDRA </w:t>
      </w:r>
      <w:r w:rsidRPr="00810188">
        <w:rPr>
          <w:rFonts w:ascii="Arial" w:hAnsi="Arial" w:cs="Arial"/>
        </w:rPr>
        <w:t>(T143 F 869 CPACF, CUIT 27 17029650-3, Monotributista), en mi carácter de apoderada de Libra Compañía Argentina de Seguros S.A, constituyendo domicilio procesal en la Av. Olazabal 1515 Piso 5 Of. 505, CABA (Zona de notificación: 88 Mail: hfernandez@libraseguros.com.ar) y electrónico en 27382555800</w:t>
      </w:r>
      <w:r w:rsidRPr="007C220E">
        <w:rPr>
          <w:rFonts w:ascii="Arial" w:hAnsi="Arial" w:cs="Arial"/>
        </w:rPr>
        <w:t xml:space="preserve">, en autos caratulados: </w:t>
      </w:r>
      <w:r w:rsidR="007B23C0">
        <w:rPr>
          <w:rFonts w:ascii="Arial" w:hAnsi="Arial" w:cs="Arial"/>
        </w:rPr>
        <w:t>“</w:t>
      </w:r>
      <w:r w:rsidR="007B23C0" w:rsidRPr="007B23C0">
        <w:rPr>
          <w:rFonts w:ascii="Arial" w:hAnsi="Arial" w:cs="Arial"/>
          <w:b/>
          <w:bCs/>
          <w:i/>
          <w:iCs/>
        </w:rPr>
        <w:t>PEREZ, MONICA MARIEL c/ LIBRA COMPAÑIA ARGENTINA DE SEGUROS S.A. s/ORDINARIO</w:t>
      </w:r>
      <w:r w:rsidR="007B23C0">
        <w:rPr>
          <w:rFonts w:ascii="Arial" w:hAnsi="Arial" w:cs="Arial"/>
          <w:b/>
          <w:bCs/>
          <w:i/>
          <w:iCs/>
        </w:rPr>
        <w:t xml:space="preserve">”, </w:t>
      </w:r>
      <w:r w:rsidRPr="007C220E">
        <w:rPr>
          <w:rFonts w:ascii="Arial" w:hAnsi="Arial" w:cs="Arial"/>
          <w:b/>
          <w:bCs/>
          <w:i/>
          <w:iCs/>
        </w:rPr>
        <w:t xml:space="preserve">Expte.: </w:t>
      </w:r>
      <w:r w:rsidR="006D03FF">
        <w:rPr>
          <w:rFonts w:ascii="Arial" w:hAnsi="Arial" w:cs="Arial"/>
          <w:b/>
          <w:bCs/>
          <w:i/>
          <w:iCs/>
        </w:rPr>
        <w:t>93873</w:t>
      </w:r>
      <w:r w:rsidRPr="00971E95">
        <w:rPr>
          <w:rFonts w:ascii="Arial" w:hAnsi="Arial" w:cs="Arial"/>
          <w:b/>
          <w:bCs/>
          <w:i/>
          <w:iCs/>
        </w:rPr>
        <w:t>/2025</w:t>
      </w:r>
      <w:r w:rsidRPr="007C220E">
        <w:rPr>
          <w:rFonts w:ascii="Arial" w:hAnsi="Arial" w:cs="Arial"/>
          <w:b/>
          <w:bCs/>
          <w:i/>
          <w:iCs/>
        </w:rPr>
        <w:t>,</w:t>
      </w:r>
      <w:r w:rsidRPr="007C220E">
        <w:rPr>
          <w:rFonts w:ascii="Arial" w:hAnsi="Arial" w:cs="Arial"/>
        </w:rPr>
        <w:t xml:space="preserve"> a V.S</w:t>
      </w:r>
      <w:r w:rsidR="003349A7">
        <w:rPr>
          <w:rFonts w:ascii="Arial" w:hAnsi="Arial" w:cs="Arial"/>
        </w:rPr>
        <w:t xml:space="preserve"> </w:t>
      </w:r>
      <w:r w:rsidRPr="007C220E">
        <w:rPr>
          <w:rFonts w:ascii="Arial" w:hAnsi="Arial" w:cs="Arial"/>
        </w:rPr>
        <w:t>me presento y respetuosamente digo:</w:t>
      </w:r>
    </w:p>
    <w:p w14:paraId="412120DA" w14:textId="77777777" w:rsidR="00E26050" w:rsidRPr="007C220E" w:rsidRDefault="00E26050" w:rsidP="00E26050">
      <w:pPr>
        <w:spacing w:line="360" w:lineRule="auto"/>
        <w:ind w:left="709" w:firstLine="709"/>
        <w:jc w:val="both"/>
        <w:rPr>
          <w:rFonts w:ascii="Arial" w:hAnsi="Arial" w:cs="Arial"/>
        </w:rPr>
      </w:pPr>
    </w:p>
    <w:p w14:paraId="5C3FBF99" w14:textId="77777777" w:rsidR="00264634" w:rsidRPr="007C220E" w:rsidRDefault="00264634" w:rsidP="00264634">
      <w:pPr>
        <w:spacing w:line="360" w:lineRule="auto"/>
        <w:ind w:left="708" w:firstLine="709"/>
        <w:jc w:val="both"/>
        <w:rPr>
          <w:rFonts w:ascii="Arial" w:hAnsi="Arial" w:cs="Arial"/>
          <w:b/>
          <w:bCs/>
        </w:rPr>
      </w:pPr>
      <w:r w:rsidRPr="007C220E">
        <w:rPr>
          <w:rFonts w:ascii="Arial" w:hAnsi="Arial" w:cs="Arial"/>
          <w:b/>
          <w:bCs/>
        </w:rPr>
        <w:t xml:space="preserve">I- PERSONERÍA </w:t>
      </w:r>
    </w:p>
    <w:p w14:paraId="14A63776" w14:textId="77777777" w:rsidR="00264634" w:rsidRDefault="00264634" w:rsidP="00264634">
      <w:pPr>
        <w:spacing w:line="360" w:lineRule="auto"/>
        <w:ind w:left="708" w:firstLine="709"/>
        <w:jc w:val="both"/>
        <w:rPr>
          <w:rFonts w:ascii="Arial" w:hAnsi="Arial" w:cs="Arial"/>
        </w:rPr>
      </w:pPr>
      <w:r w:rsidRPr="007C220E">
        <w:rPr>
          <w:rFonts w:ascii="Arial" w:hAnsi="Arial" w:cs="Arial"/>
        </w:rPr>
        <w:t>Que en nombre y representación de LIBRA COMPAÑIA ARGENTINA DE SEGUROS S.A., con domicilio real en Olazabal 1515, piso 5° Oficina 505, de la Ciudad Autónoma de Buenos Aires, conforme lo justifico con la fotocopia del poder general que adjunto acompaño -declarando bajo juramento que es fiel a su original y que se encuentra en plena vigencia-, vengo en tiempo y forma a tomar intervención en autos, solicitando se me tenga por presentado, por parte y por constituido el domicilio legal indicado.</w:t>
      </w:r>
    </w:p>
    <w:p w14:paraId="35A3E8AC" w14:textId="77777777" w:rsidR="00E26050" w:rsidRPr="007C220E" w:rsidRDefault="00E26050" w:rsidP="00264634">
      <w:pPr>
        <w:spacing w:line="360" w:lineRule="auto"/>
        <w:ind w:left="708" w:firstLine="709"/>
        <w:jc w:val="both"/>
        <w:rPr>
          <w:rFonts w:ascii="Arial" w:hAnsi="Arial" w:cs="Arial"/>
        </w:rPr>
      </w:pPr>
    </w:p>
    <w:p w14:paraId="47AA6C67" w14:textId="77777777" w:rsidR="00264634" w:rsidRPr="007C220E" w:rsidRDefault="00264634" w:rsidP="00264634">
      <w:pPr>
        <w:spacing w:line="360" w:lineRule="auto"/>
        <w:ind w:left="708" w:firstLine="709"/>
        <w:jc w:val="both"/>
        <w:rPr>
          <w:rFonts w:ascii="Arial" w:hAnsi="Arial" w:cs="Arial"/>
          <w:b/>
          <w:bCs/>
        </w:rPr>
      </w:pPr>
      <w:r w:rsidRPr="007C220E">
        <w:rPr>
          <w:rFonts w:ascii="Arial" w:hAnsi="Arial" w:cs="Arial"/>
          <w:b/>
          <w:bCs/>
        </w:rPr>
        <w:t>II.- OBJETO</w:t>
      </w:r>
      <w:r>
        <w:rPr>
          <w:rFonts w:ascii="Arial" w:hAnsi="Arial" w:cs="Arial"/>
          <w:b/>
          <w:bCs/>
        </w:rPr>
        <w:tab/>
      </w:r>
    </w:p>
    <w:p w14:paraId="61042206" w14:textId="77777777" w:rsidR="0084791E" w:rsidRDefault="00264634" w:rsidP="002371D7">
      <w:pPr>
        <w:spacing w:line="360" w:lineRule="auto"/>
        <w:ind w:left="708" w:firstLine="709"/>
        <w:jc w:val="both"/>
        <w:rPr>
          <w:rFonts w:ascii="Arial" w:hAnsi="Arial" w:cs="Arial"/>
          <w:u w:val="single"/>
        </w:rPr>
      </w:pPr>
      <w:r w:rsidRPr="007C220E">
        <w:rPr>
          <w:rFonts w:ascii="Arial" w:hAnsi="Arial" w:cs="Arial"/>
        </w:rPr>
        <w:t xml:space="preserve">Que, en el carácter invocado, vengo por el presente a contestar, en legal tiempo y forma, </w:t>
      </w:r>
      <w:r w:rsidRPr="00A90D5F">
        <w:rPr>
          <w:rFonts w:ascii="Arial" w:hAnsi="Arial" w:cs="Arial"/>
        </w:rPr>
        <w:t xml:space="preserve">la </w:t>
      </w:r>
      <w:r w:rsidR="00A90D5F" w:rsidRPr="00A90D5F">
        <w:rPr>
          <w:rFonts w:ascii="Arial" w:hAnsi="Arial" w:cs="Arial"/>
        </w:rPr>
        <w:t>demanda</w:t>
      </w:r>
      <w:r w:rsidRPr="00A90D5F">
        <w:rPr>
          <w:rFonts w:ascii="Arial" w:hAnsi="Arial" w:cs="Arial"/>
        </w:rPr>
        <w:t xml:space="preserve"> notificada por cédula </w:t>
      </w:r>
      <w:r w:rsidRPr="000B74EF">
        <w:rPr>
          <w:rFonts w:ascii="Arial" w:hAnsi="Arial" w:cs="Arial"/>
          <w:u w:val="single"/>
        </w:rPr>
        <w:t xml:space="preserve">el </w:t>
      </w:r>
      <w:r w:rsidR="006D03FF" w:rsidRPr="000B74EF">
        <w:rPr>
          <w:rFonts w:ascii="Arial" w:hAnsi="Arial" w:cs="Arial"/>
          <w:u w:val="single"/>
        </w:rPr>
        <w:t>13</w:t>
      </w:r>
      <w:r w:rsidRPr="000B74EF">
        <w:rPr>
          <w:rFonts w:ascii="Arial" w:hAnsi="Arial" w:cs="Arial"/>
          <w:u w:val="single"/>
        </w:rPr>
        <w:t xml:space="preserve"> de febrero de 2026, cuyo vencimiento opera el </w:t>
      </w:r>
      <w:r w:rsidR="00A61729" w:rsidRPr="000B74EF">
        <w:rPr>
          <w:rFonts w:ascii="Arial" w:hAnsi="Arial" w:cs="Arial"/>
          <w:u w:val="single"/>
        </w:rPr>
        <w:t>24</w:t>
      </w:r>
      <w:r w:rsidRPr="000B74EF">
        <w:rPr>
          <w:rFonts w:ascii="Arial" w:hAnsi="Arial" w:cs="Arial"/>
          <w:u w:val="single"/>
        </w:rPr>
        <w:t xml:space="preserve"> de febrero de 2026</w:t>
      </w:r>
      <w:r w:rsidR="0084791E" w:rsidRPr="000B74EF">
        <w:rPr>
          <w:rFonts w:ascii="Arial" w:hAnsi="Arial" w:cs="Arial"/>
          <w:u w:val="single"/>
        </w:rPr>
        <w:t>.</w:t>
      </w:r>
    </w:p>
    <w:p w14:paraId="23931A37" w14:textId="77777777" w:rsidR="00B351ED" w:rsidRDefault="000B74EF" w:rsidP="00B351ED">
      <w:pPr>
        <w:spacing w:line="360" w:lineRule="auto"/>
        <w:ind w:left="708" w:firstLine="709"/>
        <w:jc w:val="both"/>
        <w:rPr>
          <w:rFonts w:ascii="Arial" w:hAnsi="Arial" w:cs="Arial"/>
        </w:rPr>
      </w:pPr>
      <w:r w:rsidRPr="000B74EF">
        <w:rPr>
          <w:rFonts w:ascii="Arial" w:hAnsi="Arial" w:cs="Arial"/>
        </w:rPr>
        <w:t>Se solicita a V.S. el rechazo de la mima con expresa imposición de costas.</w:t>
      </w:r>
    </w:p>
    <w:p w14:paraId="6EC4C992" w14:textId="346BB888" w:rsidR="002371D7" w:rsidRPr="002371D7" w:rsidRDefault="00A90D5F" w:rsidP="00B351ED">
      <w:pPr>
        <w:spacing w:line="360" w:lineRule="auto"/>
        <w:ind w:left="708" w:firstLine="709"/>
        <w:jc w:val="both"/>
        <w:rPr>
          <w:rFonts w:ascii="Arial" w:hAnsi="Arial" w:cs="Arial"/>
        </w:rPr>
      </w:pPr>
      <w:r w:rsidRPr="000B74EF">
        <w:rPr>
          <w:rFonts w:ascii="Arial" w:hAnsi="Arial" w:cs="Arial"/>
        </w:rPr>
        <w:t xml:space="preserve"> </w:t>
      </w:r>
    </w:p>
    <w:p w14:paraId="186B16F9" w14:textId="310D3BDF" w:rsidR="00264634" w:rsidRPr="00831834" w:rsidRDefault="00264634" w:rsidP="00264634">
      <w:pPr>
        <w:spacing w:line="360" w:lineRule="auto"/>
        <w:ind w:left="708" w:firstLine="709"/>
        <w:jc w:val="both"/>
        <w:rPr>
          <w:rFonts w:ascii="Arial" w:hAnsi="Arial" w:cs="Arial"/>
          <w:b/>
          <w:bCs/>
        </w:rPr>
      </w:pPr>
      <w:r>
        <w:rPr>
          <w:rFonts w:ascii="Arial" w:hAnsi="Arial" w:cs="Arial"/>
          <w:b/>
          <w:bCs/>
        </w:rPr>
        <w:t>I</w:t>
      </w:r>
      <w:r w:rsidR="00705760">
        <w:rPr>
          <w:rFonts w:ascii="Arial" w:hAnsi="Arial" w:cs="Arial"/>
          <w:b/>
          <w:bCs/>
        </w:rPr>
        <w:t>II</w:t>
      </w:r>
      <w:r w:rsidRPr="00831834">
        <w:rPr>
          <w:rFonts w:ascii="Arial" w:hAnsi="Arial" w:cs="Arial"/>
          <w:b/>
          <w:bCs/>
        </w:rPr>
        <w:t>.- CONTESTA DEMANDA. NEGATIVAS GENERALES Y PARTICULARES.</w:t>
      </w:r>
    </w:p>
    <w:p w14:paraId="5F5CFFAF" w14:textId="444F2DCF" w:rsidR="00264634" w:rsidRPr="00831834" w:rsidRDefault="00264634" w:rsidP="00264634">
      <w:pPr>
        <w:spacing w:line="360" w:lineRule="auto"/>
        <w:ind w:left="708" w:firstLine="709"/>
        <w:jc w:val="both"/>
        <w:rPr>
          <w:rFonts w:ascii="Arial" w:hAnsi="Arial" w:cs="Arial"/>
          <w:b/>
          <w:bCs/>
        </w:rPr>
      </w:pPr>
      <w:r w:rsidRPr="00831834">
        <w:rPr>
          <w:rFonts w:ascii="Arial" w:hAnsi="Arial" w:cs="Arial"/>
          <w:b/>
          <w:bCs/>
        </w:rPr>
        <w:t>NEGATIVAS:</w:t>
      </w:r>
    </w:p>
    <w:p w14:paraId="0DC9C361" w14:textId="77777777" w:rsidR="00264634" w:rsidRPr="007C220E" w:rsidRDefault="00264634" w:rsidP="00264634">
      <w:pPr>
        <w:spacing w:line="360" w:lineRule="auto"/>
        <w:ind w:left="708" w:firstLine="709"/>
        <w:jc w:val="both"/>
        <w:rPr>
          <w:rFonts w:ascii="Arial" w:hAnsi="Arial" w:cs="Arial"/>
        </w:rPr>
      </w:pPr>
      <w:r w:rsidRPr="007C220E">
        <w:rPr>
          <w:rFonts w:ascii="Arial" w:hAnsi="Arial" w:cs="Arial"/>
        </w:rPr>
        <w:t>De manera específica, se niegan las siguientes afirmaciones de la actora:</w:t>
      </w:r>
    </w:p>
    <w:p w14:paraId="7A278F0F" w14:textId="008413D7" w:rsidR="003813DD" w:rsidRDefault="003813DD" w:rsidP="003813DD">
      <w:pPr>
        <w:pStyle w:val="Prrafodelista"/>
        <w:numPr>
          <w:ilvl w:val="0"/>
          <w:numId w:val="3"/>
        </w:numPr>
        <w:spacing w:line="360" w:lineRule="auto"/>
        <w:jc w:val="both"/>
        <w:rPr>
          <w:rFonts w:ascii="Arial" w:hAnsi="Arial" w:cs="Arial"/>
        </w:rPr>
      </w:pPr>
      <w:r w:rsidRPr="003813DD">
        <w:rPr>
          <w:rFonts w:ascii="Arial" w:hAnsi="Arial" w:cs="Arial"/>
        </w:rPr>
        <w:lastRenderedPageBreak/>
        <w:t>Niego que la actora fuera titular registral del 100% del automotor marca Chevrolet, modelo Corsa 1.6, dominio CXU589, en la fecha del supuesto siniestro.</w:t>
      </w:r>
    </w:p>
    <w:p w14:paraId="29D8EC5B" w14:textId="77777777" w:rsidR="001F2AA9"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Niego que al 31 de agosto de 2024 el vehículo dominio CXU589 se encontrara asegurado por Libra Seguros bajo póliza N° 4-1175959 con los alcances, condiciones, montos y extensiones que la actora invoca en su demanda.</w:t>
      </w:r>
    </w:p>
    <w:p w14:paraId="38E73256" w14:textId="77777777" w:rsidR="001F2AA9" w:rsidRPr="001F2AA9" w:rsidRDefault="001F2AA9" w:rsidP="001F2AA9">
      <w:pPr>
        <w:pStyle w:val="Prrafodelista"/>
        <w:spacing w:line="360" w:lineRule="auto"/>
        <w:ind w:left="1837"/>
        <w:jc w:val="both"/>
        <w:rPr>
          <w:rFonts w:ascii="Arial" w:hAnsi="Arial" w:cs="Arial"/>
        </w:rPr>
      </w:pPr>
    </w:p>
    <w:p w14:paraId="72ECB8F7" w14:textId="3E124AB0" w:rsidR="001F2AA9" w:rsidRPr="001F2AA9"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Niego que el valor asegurado por cobertura de Robo/Hurto Total ascendiera</w:t>
      </w:r>
      <w:r w:rsidR="009F1413">
        <w:rPr>
          <w:rFonts w:ascii="Arial" w:hAnsi="Arial" w:cs="Arial"/>
        </w:rPr>
        <w:t xml:space="preserve"> </w:t>
      </w:r>
      <w:r w:rsidRPr="001F2AA9">
        <w:rPr>
          <w:rFonts w:ascii="Arial" w:hAnsi="Arial" w:cs="Arial"/>
        </w:rPr>
        <w:t>a la suma que la actora pretende considerar como base de cálculo para intereses y accesorios.</w:t>
      </w:r>
    </w:p>
    <w:p w14:paraId="7E80C095" w14:textId="77777777" w:rsidR="001F2AA9" w:rsidRPr="001F2AA9" w:rsidRDefault="001F2AA9" w:rsidP="001F2AA9">
      <w:pPr>
        <w:pStyle w:val="Prrafodelista"/>
        <w:spacing w:line="360" w:lineRule="auto"/>
        <w:ind w:left="1837"/>
        <w:jc w:val="both"/>
        <w:rPr>
          <w:rFonts w:ascii="Arial" w:hAnsi="Arial" w:cs="Arial"/>
        </w:rPr>
      </w:pPr>
    </w:p>
    <w:p w14:paraId="2C6917C8" w14:textId="3E609529" w:rsidR="001F2AA9" w:rsidRPr="001F2AA9"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Niego que el día 31/08/2024 se hubiera producido el robo del vehículo dominio CXU589</w:t>
      </w:r>
      <w:r w:rsidR="009B7CEA">
        <w:rPr>
          <w:rFonts w:ascii="Arial" w:hAnsi="Arial" w:cs="Arial"/>
        </w:rPr>
        <w:t>.</w:t>
      </w:r>
    </w:p>
    <w:p w14:paraId="56C20CAD" w14:textId="77777777" w:rsidR="001F2AA9" w:rsidRPr="001F2AA9" w:rsidRDefault="001F2AA9" w:rsidP="001F2AA9">
      <w:pPr>
        <w:pStyle w:val="Prrafodelista"/>
        <w:spacing w:line="360" w:lineRule="auto"/>
        <w:ind w:left="1837"/>
        <w:jc w:val="both"/>
        <w:rPr>
          <w:rFonts w:ascii="Arial" w:hAnsi="Arial" w:cs="Arial"/>
        </w:rPr>
      </w:pPr>
    </w:p>
    <w:p w14:paraId="6D6D2B73" w14:textId="2B6E81A6" w:rsidR="001F2AA9" w:rsidRPr="001F2AA9"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Niego que la denuncia policial agregada en autos acredite en forma suficiente la efectiva ocurrencia del hecho</w:t>
      </w:r>
      <w:r w:rsidR="00F104B1">
        <w:rPr>
          <w:rFonts w:ascii="Arial" w:hAnsi="Arial" w:cs="Arial"/>
        </w:rPr>
        <w:t>.</w:t>
      </w:r>
    </w:p>
    <w:p w14:paraId="1028DC7B" w14:textId="77777777" w:rsidR="001F2AA9" w:rsidRPr="001F2AA9" w:rsidRDefault="001F2AA9" w:rsidP="001F2AA9">
      <w:pPr>
        <w:pStyle w:val="Prrafodelista"/>
        <w:spacing w:line="360" w:lineRule="auto"/>
        <w:ind w:left="1837"/>
        <w:jc w:val="both"/>
        <w:rPr>
          <w:rFonts w:ascii="Arial" w:hAnsi="Arial" w:cs="Arial"/>
        </w:rPr>
      </w:pPr>
    </w:p>
    <w:p w14:paraId="0A9F1E59" w14:textId="77777777" w:rsidR="001F2AA9" w:rsidRPr="001F2AA9"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Niego que la actora hubiera cumplido en tiempo y forma con todas las cargas contractuales previstas en la póliza para la procedencia de la cobertura por robo/hurto total.</w:t>
      </w:r>
    </w:p>
    <w:p w14:paraId="155BF0A3" w14:textId="77777777" w:rsidR="001F2AA9" w:rsidRPr="001F2AA9" w:rsidRDefault="001F2AA9" w:rsidP="001F2AA9">
      <w:pPr>
        <w:pStyle w:val="Prrafodelista"/>
        <w:spacing w:line="360" w:lineRule="auto"/>
        <w:ind w:left="1837"/>
        <w:jc w:val="both"/>
        <w:rPr>
          <w:rFonts w:ascii="Arial" w:hAnsi="Arial" w:cs="Arial"/>
        </w:rPr>
      </w:pPr>
    </w:p>
    <w:p w14:paraId="032B4874" w14:textId="5D08522B" w:rsidR="001F2AA9" w:rsidRPr="001F2AA9"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Niego que la actora hubiera acompañado a mi mandante la totalidad de la documentación exigida para la liquidación del siniestro</w:t>
      </w:r>
      <w:r w:rsidR="00A212AF">
        <w:rPr>
          <w:rFonts w:ascii="Arial" w:hAnsi="Arial" w:cs="Arial"/>
        </w:rPr>
        <w:t>.</w:t>
      </w:r>
    </w:p>
    <w:p w14:paraId="2E873633" w14:textId="77777777" w:rsidR="001F2AA9" w:rsidRPr="001F2AA9" w:rsidRDefault="001F2AA9" w:rsidP="001F2AA9">
      <w:pPr>
        <w:pStyle w:val="Prrafodelista"/>
        <w:spacing w:line="360" w:lineRule="auto"/>
        <w:ind w:left="1837"/>
        <w:jc w:val="both"/>
        <w:rPr>
          <w:rFonts w:ascii="Arial" w:hAnsi="Arial" w:cs="Arial"/>
        </w:rPr>
      </w:pPr>
    </w:p>
    <w:p w14:paraId="0B9B3C66" w14:textId="628FC7FF" w:rsidR="00E81349" w:rsidRPr="00E81349" w:rsidRDefault="001F2AA9" w:rsidP="00E81349">
      <w:pPr>
        <w:pStyle w:val="Prrafodelista"/>
        <w:numPr>
          <w:ilvl w:val="0"/>
          <w:numId w:val="3"/>
        </w:numPr>
        <w:spacing w:line="360" w:lineRule="auto"/>
        <w:jc w:val="both"/>
        <w:rPr>
          <w:rFonts w:ascii="Arial" w:hAnsi="Arial" w:cs="Arial"/>
        </w:rPr>
      </w:pPr>
      <w:r w:rsidRPr="001F2AA9">
        <w:rPr>
          <w:rFonts w:ascii="Arial" w:hAnsi="Arial" w:cs="Arial"/>
        </w:rPr>
        <w:t xml:space="preserve">Niego que el supuesto acuerdo de pago indemnizatorio </w:t>
      </w:r>
      <w:r w:rsidR="00003637">
        <w:rPr>
          <w:rFonts w:ascii="Arial" w:hAnsi="Arial" w:cs="Arial"/>
        </w:rPr>
        <w:t>haya sido re</w:t>
      </w:r>
      <w:r w:rsidR="009E5916">
        <w:rPr>
          <w:rFonts w:ascii="Arial" w:hAnsi="Arial" w:cs="Arial"/>
        </w:rPr>
        <w:t>cepcionado en fecha 29 de octubre de 2024.</w:t>
      </w:r>
    </w:p>
    <w:p w14:paraId="1D26C7E7" w14:textId="77777777" w:rsidR="00E81349" w:rsidRPr="001F2AA9" w:rsidRDefault="00E81349" w:rsidP="00E81349">
      <w:pPr>
        <w:pStyle w:val="Prrafodelista"/>
        <w:spacing w:line="360" w:lineRule="auto"/>
        <w:ind w:left="1837"/>
        <w:jc w:val="both"/>
        <w:rPr>
          <w:rFonts w:ascii="Arial" w:hAnsi="Arial" w:cs="Arial"/>
        </w:rPr>
      </w:pPr>
    </w:p>
    <w:p w14:paraId="01133C9E" w14:textId="250F8F24" w:rsidR="00A26B41" w:rsidRDefault="00E81349" w:rsidP="00A26B41">
      <w:pPr>
        <w:pStyle w:val="Prrafodelista"/>
        <w:numPr>
          <w:ilvl w:val="0"/>
          <w:numId w:val="3"/>
        </w:numPr>
        <w:spacing w:line="360" w:lineRule="auto"/>
        <w:jc w:val="both"/>
        <w:rPr>
          <w:rFonts w:ascii="Arial" w:hAnsi="Arial" w:cs="Arial"/>
        </w:rPr>
      </w:pPr>
      <w:r w:rsidRPr="001F2AA9">
        <w:rPr>
          <w:rFonts w:ascii="Arial" w:hAnsi="Arial" w:cs="Arial"/>
        </w:rPr>
        <w:t>Niego</w:t>
      </w:r>
      <w:r w:rsidR="00A31C7E">
        <w:rPr>
          <w:rFonts w:ascii="Arial" w:hAnsi="Arial" w:cs="Arial"/>
        </w:rPr>
        <w:t xml:space="preserve"> que</w:t>
      </w:r>
      <w:r w:rsidRPr="001F2AA9">
        <w:rPr>
          <w:rFonts w:ascii="Arial" w:hAnsi="Arial" w:cs="Arial"/>
        </w:rPr>
        <w:t xml:space="preserve"> </w:t>
      </w:r>
      <w:r w:rsidR="00F104B1">
        <w:rPr>
          <w:rFonts w:ascii="Arial" w:hAnsi="Arial" w:cs="Arial"/>
        </w:rPr>
        <w:t xml:space="preserve">mi mandante haya recibido </w:t>
      </w:r>
      <w:r w:rsidRPr="001F2AA9">
        <w:rPr>
          <w:rFonts w:ascii="Arial" w:hAnsi="Arial" w:cs="Arial"/>
        </w:rPr>
        <w:t xml:space="preserve">documentación </w:t>
      </w:r>
      <w:r w:rsidR="00F104B1">
        <w:rPr>
          <w:rFonts w:ascii="Arial" w:hAnsi="Arial" w:cs="Arial"/>
        </w:rPr>
        <w:t xml:space="preserve">que </w:t>
      </w:r>
      <w:r w:rsidRPr="001F2AA9">
        <w:rPr>
          <w:rFonts w:ascii="Arial" w:hAnsi="Arial" w:cs="Arial"/>
        </w:rPr>
        <w:t>la actora afirma haber remitido por correo electrónico el 29/10/2024</w:t>
      </w:r>
      <w:r w:rsidR="00F104B1">
        <w:rPr>
          <w:rFonts w:ascii="Arial" w:hAnsi="Arial" w:cs="Arial"/>
        </w:rPr>
        <w:t>.</w:t>
      </w:r>
    </w:p>
    <w:p w14:paraId="423025C0" w14:textId="77777777" w:rsidR="00A26B41" w:rsidRPr="00A26B41" w:rsidRDefault="00A26B41" w:rsidP="00A26B41">
      <w:pPr>
        <w:pStyle w:val="Prrafodelista"/>
        <w:rPr>
          <w:rFonts w:ascii="Arial" w:hAnsi="Arial" w:cs="Arial"/>
        </w:rPr>
      </w:pPr>
    </w:p>
    <w:p w14:paraId="43795B2D" w14:textId="77777777" w:rsidR="00AF5EE3" w:rsidRDefault="001F2AA9" w:rsidP="00AF5EE3">
      <w:pPr>
        <w:pStyle w:val="Prrafodelista"/>
        <w:numPr>
          <w:ilvl w:val="0"/>
          <w:numId w:val="3"/>
        </w:numPr>
        <w:spacing w:line="360" w:lineRule="auto"/>
        <w:jc w:val="both"/>
        <w:rPr>
          <w:rFonts w:ascii="Arial" w:hAnsi="Arial" w:cs="Arial"/>
        </w:rPr>
      </w:pPr>
      <w:r w:rsidRPr="00AF5EE3">
        <w:rPr>
          <w:rFonts w:ascii="Arial" w:hAnsi="Arial" w:cs="Arial"/>
        </w:rPr>
        <w:t>Niego que el acuerdo mencionado hubiera generado una obligación automática e incondicionada de pago en los términos y plazos que la actora sostiene.</w:t>
      </w:r>
    </w:p>
    <w:p w14:paraId="21ABAFA8" w14:textId="77777777" w:rsidR="00AF5EE3" w:rsidRPr="00AF5EE3" w:rsidRDefault="00AF5EE3" w:rsidP="00AF5EE3">
      <w:pPr>
        <w:pStyle w:val="Prrafodelista"/>
        <w:rPr>
          <w:rFonts w:ascii="Arial" w:hAnsi="Arial" w:cs="Arial"/>
        </w:rPr>
      </w:pPr>
    </w:p>
    <w:p w14:paraId="4F9E5A42" w14:textId="6873F48B" w:rsidR="001F2AA9" w:rsidRPr="00AF5EE3" w:rsidRDefault="001F2AA9" w:rsidP="00AF5EE3">
      <w:pPr>
        <w:pStyle w:val="Prrafodelista"/>
        <w:numPr>
          <w:ilvl w:val="0"/>
          <w:numId w:val="3"/>
        </w:numPr>
        <w:spacing w:line="360" w:lineRule="auto"/>
        <w:jc w:val="both"/>
        <w:rPr>
          <w:rFonts w:ascii="Arial" w:hAnsi="Arial" w:cs="Arial"/>
        </w:rPr>
      </w:pPr>
      <w:r w:rsidRPr="00AF5EE3">
        <w:rPr>
          <w:rFonts w:ascii="Arial" w:hAnsi="Arial" w:cs="Arial"/>
        </w:rPr>
        <w:t>Niego que mi mandante hubiera aprobado la documentación en fecha 04/11/2024</w:t>
      </w:r>
      <w:r w:rsidR="00FE2C7F" w:rsidRPr="00AF5EE3">
        <w:rPr>
          <w:rFonts w:ascii="Arial" w:hAnsi="Arial" w:cs="Arial"/>
        </w:rPr>
        <w:t>.</w:t>
      </w:r>
    </w:p>
    <w:p w14:paraId="789421FE" w14:textId="37710492" w:rsidR="00736CEE" w:rsidRDefault="00736CEE" w:rsidP="00736CEE">
      <w:pPr>
        <w:pStyle w:val="Prrafodelista"/>
        <w:spacing w:line="360" w:lineRule="auto"/>
        <w:ind w:left="1837"/>
        <w:jc w:val="both"/>
        <w:rPr>
          <w:rFonts w:ascii="Arial" w:hAnsi="Arial" w:cs="Arial"/>
        </w:rPr>
      </w:pPr>
    </w:p>
    <w:p w14:paraId="200CE36C" w14:textId="124A3F33" w:rsidR="00736CEE" w:rsidRDefault="007D0410" w:rsidP="001F2AA9">
      <w:pPr>
        <w:pStyle w:val="Prrafodelista"/>
        <w:numPr>
          <w:ilvl w:val="0"/>
          <w:numId w:val="3"/>
        </w:numPr>
        <w:spacing w:line="360" w:lineRule="auto"/>
        <w:jc w:val="both"/>
        <w:rPr>
          <w:rFonts w:ascii="Arial" w:hAnsi="Arial" w:cs="Arial"/>
        </w:rPr>
      </w:pPr>
      <w:r>
        <w:rPr>
          <w:rFonts w:ascii="Arial" w:hAnsi="Arial" w:cs="Arial"/>
        </w:rPr>
        <w:t xml:space="preserve">Niego que la actora hubiera entregado </w:t>
      </w:r>
      <w:r w:rsidR="0069166E">
        <w:rPr>
          <w:rFonts w:ascii="Arial" w:hAnsi="Arial" w:cs="Arial"/>
        </w:rPr>
        <w:t xml:space="preserve">la </w:t>
      </w:r>
      <w:r>
        <w:rPr>
          <w:rFonts w:ascii="Arial" w:hAnsi="Arial" w:cs="Arial"/>
        </w:rPr>
        <w:t>documentación en formato papel en fecha 11/11/2024.</w:t>
      </w:r>
    </w:p>
    <w:p w14:paraId="40203D07" w14:textId="77777777" w:rsidR="0069166E" w:rsidRPr="0069166E" w:rsidRDefault="0069166E" w:rsidP="0069166E">
      <w:pPr>
        <w:pStyle w:val="Prrafodelista"/>
        <w:rPr>
          <w:rFonts w:ascii="Arial" w:hAnsi="Arial" w:cs="Arial"/>
        </w:rPr>
      </w:pPr>
    </w:p>
    <w:p w14:paraId="26A26C44" w14:textId="5E1F28B2" w:rsidR="0069166E" w:rsidRPr="001F2AA9" w:rsidRDefault="0069166E" w:rsidP="001F2AA9">
      <w:pPr>
        <w:pStyle w:val="Prrafodelista"/>
        <w:numPr>
          <w:ilvl w:val="0"/>
          <w:numId w:val="3"/>
        </w:numPr>
        <w:spacing w:line="360" w:lineRule="auto"/>
        <w:jc w:val="both"/>
        <w:rPr>
          <w:rFonts w:ascii="Arial" w:hAnsi="Arial" w:cs="Arial"/>
        </w:rPr>
      </w:pPr>
      <w:r>
        <w:rPr>
          <w:rFonts w:ascii="Arial" w:hAnsi="Arial" w:cs="Arial"/>
        </w:rPr>
        <w:t xml:space="preserve">Niego que mi mandante hubiera prometido a la actora </w:t>
      </w:r>
      <w:r w:rsidR="00802310">
        <w:rPr>
          <w:rFonts w:ascii="Arial" w:hAnsi="Arial" w:cs="Arial"/>
        </w:rPr>
        <w:t>informar al PAS acerca de la fijación de una fecha de pago en el plazo 10 días.</w:t>
      </w:r>
    </w:p>
    <w:p w14:paraId="08F9663A" w14:textId="77777777" w:rsidR="001F2AA9" w:rsidRPr="001F2AA9" w:rsidRDefault="001F2AA9" w:rsidP="001F2AA9">
      <w:pPr>
        <w:pStyle w:val="Prrafodelista"/>
        <w:spacing w:line="360" w:lineRule="auto"/>
        <w:ind w:left="1837"/>
        <w:jc w:val="both"/>
        <w:rPr>
          <w:rFonts w:ascii="Arial" w:hAnsi="Arial" w:cs="Arial"/>
        </w:rPr>
      </w:pPr>
    </w:p>
    <w:p w14:paraId="62D38726" w14:textId="3824A4EA" w:rsidR="001F2AA9"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Niego que mi mandante hubiera fijado fecha de pago para el 14/02/2025</w:t>
      </w:r>
      <w:r w:rsidR="00912918">
        <w:rPr>
          <w:rFonts w:ascii="Arial" w:hAnsi="Arial" w:cs="Arial"/>
        </w:rPr>
        <w:t>.</w:t>
      </w:r>
    </w:p>
    <w:p w14:paraId="290EEA74" w14:textId="77777777" w:rsidR="006C3602" w:rsidRPr="006C3602" w:rsidRDefault="006C3602" w:rsidP="006C3602">
      <w:pPr>
        <w:pStyle w:val="Prrafodelista"/>
        <w:rPr>
          <w:rFonts w:ascii="Arial" w:hAnsi="Arial" w:cs="Arial"/>
        </w:rPr>
      </w:pPr>
    </w:p>
    <w:p w14:paraId="044A14DC" w14:textId="24EBD8E8" w:rsidR="006C3602" w:rsidRPr="001F2AA9" w:rsidRDefault="00E04993" w:rsidP="001F2AA9">
      <w:pPr>
        <w:pStyle w:val="Prrafodelista"/>
        <w:numPr>
          <w:ilvl w:val="0"/>
          <w:numId w:val="3"/>
        </w:numPr>
        <w:spacing w:line="360" w:lineRule="auto"/>
        <w:jc w:val="both"/>
        <w:rPr>
          <w:rFonts w:ascii="Arial" w:hAnsi="Arial" w:cs="Arial"/>
        </w:rPr>
      </w:pPr>
      <w:r>
        <w:rPr>
          <w:rFonts w:ascii="Arial" w:hAnsi="Arial" w:cs="Arial"/>
        </w:rPr>
        <w:t xml:space="preserve">Niego que mi mandante hubiera comunicado una supuesta nueva fecha de pago </w:t>
      </w:r>
      <w:r w:rsidR="00A26CC9">
        <w:rPr>
          <w:rFonts w:ascii="Arial" w:hAnsi="Arial" w:cs="Arial"/>
        </w:rPr>
        <w:t>para el 28/03/2025.</w:t>
      </w:r>
    </w:p>
    <w:p w14:paraId="67F4B2F7" w14:textId="77777777" w:rsidR="001F2AA9" w:rsidRPr="001F2AA9" w:rsidRDefault="001F2AA9" w:rsidP="001F2AA9">
      <w:pPr>
        <w:pStyle w:val="Prrafodelista"/>
        <w:spacing w:line="360" w:lineRule="auto"/>
        <w:ind w:left="1837"/>
        <w:jc w:val="both"/>
        <w:rPr>
          <w:rFonts w:ascii="Arial" w:hAnsi="Arial" w:cs="Arial"/>
        </w:rPr>
      </w:pPr>
    </w:p>
    <w:p w14:paraId="318298BB" w14:textId="3FCA6EDB" w:rsidR="001F2AA9" w:rsidRPr="001F2AA9"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Niego que mi mandante hubiera incurrido en mora automática por el mero transcurso del tiempo</w:t>
      </w:r>
      <w:r w:rsidR="00912918">
        <w:rPr>
          <w:rFonts w:ascii="Arial" w:hAnsi="Arial" w:cs="Arial"/>
        </w:rPr>
        <w:t>.</w:t>
      </w:r>
    </w:p>
    <w:p w14:paraId="7A2A0018" w14:textId="77777777" w:rsidR="001F2AA9" w:rsidRPr="001F2AA9" w:rsidRDefault="001F2AA9" w:rsidP="001F2AA9">
      <w:pPr>
        <w:pStyle w:val="Prrafodelista"/>
        <w:spacing w:line="360" w:lineRule="auto"/>
        <w:ind w:left="1837"/>
        <w:jc w:val="both"/>
        <w:rPr>
          <w:rFonts w:ascii="Arial" w:hAnsi="Arial" w:cs="Arial"/>
        </w:rPr>
      </w:pPr>
    </w:p>
    <w:p w14:paraId="38528178" w14:textId="3BFA1BF6" w:rsidR="001F2AA9"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Niego que la carta documento de fecha 24/04/2025 hubiera constituido válidamente en mora a mi representada</w:t>
      </w:r>
      <w:r w:rsidR="00912918">
        <w:rPr>
          <w:rFonts w:ascii="Arial" w:hAnsi="Arial" w:cs="Arial"/>
        </w:rPr>
        <w:t>.</w:t>
      </w:r>
    </w:p>
    <w:p w14:paraId="07967661" w14:textId="77777777" w:rsidR="007B0242" w:rsidRPr="007B0242" w:rsidRDefault="007B0242" w:rsidP="007B0242">
      <w:pPr>
        <w:pStyle w:val="Prrafodelista"/>
        <w:rPr>
          <w:rFonts w:ascii="Arial" w:hAnsi="Arial" w:cs="Arial"/>
        </w:rPr>
      </w:pPr>
    </w:p>
    <w:p w14:paraId="0EF27C47" w14:textId="53F88877" w:rsidR="007B0242" w:rsidRDefault="007B0242" w:rsidP="001F2AA9">
      <w:pPr>
        <w:pStyle w:val="Prrafodelista"/>
        <w:numPr>
          <w:ilvl w:val="0"/>
          <w:numId w:val="3"/>
        </w:numPr>
        <w:spacing w:line="360" w:lineRule="auto"/>
        <w:jc w:val="both"/>
        <w:rPr>
          <w:rFonts w:ascii="Arial" w:hAnsi="Arial" w:cs="Arial"/>
        </w:rPr>
      </w:pPr>
      <w:r>
        <w:rPr>
          <w:rFonts w:ascii="Arial" w:hAnsi="Arial" w:cs="Arial"/>
        </w:rPr>
        <w:t xml:space="preserve">Niego que mi mandante hubiera recibido carta documento de la actora en fecha </w:t>
      </w:r>
      <w:r w:rsidR="00E613BE">
        <w:rPr>
          <w:rFonts w:ascii="Arial" w:hAnsi="Arial" w:cs="Arial"/>
        </w:rPr>
        <w:t>28/04/2025.</w:t>
      </w:r>
    </w:p>
    <w:p w14:paraId="1C41D9E9" w14:textId="77777777" w:rsidR="009E70F2" w:rsidRPr="009E70F2" w:rsidRDefault="009E70F2" w:rsidP="009E70F2">
      <w:pPr>
        <w:pStyle w:val="Prrafodelista"/>
        <w:rPr>
          <w:rFonts w:ascii="Arial" w:hAnsi="Arial" w:cs="Arial"/>
        </w:rPr>
      </w:pPr>
    </w:p>
    <w:p w14:paraId="003C16C3" w14:textId="156CB986" w:rsidR="009E70F2" w:rsidRDefault="009C75DB" w:rsidP="001F2AA9">
      <w:pPr>
        <w:pStyle w:val="Prrafodelista"/>
        <w:numPr>
          <w:ilvl w:val="0"/>
          <w:numId w:val="3"/>
        </w:numPr>
        <w:spacing w:line="360" w:lineRule="auto"/>
        <w:jc w:val="both"/>
        <w:rPr>
          <w:rFonts w:ascii="Arial" w:hAnsi="Arial" w:cs="Arial"/>
        </w:rPr>
      </w:pPr>
      <w:r w:rsidRPr="009C75DB">
        <w:rPr>
          <w:rFonts w:ascii="Arial" w:hAnsi="Arial" w:cs="Arial"/>
        </w:rPr>
        <w:t>Niego la autenticidad, emisión y recepción de la Carta Documento n° CD-332152822-AR</w:t>
      </w:r>
    </w:p>
    <w:p w14:paraId="5E583658" w14:textId="77777777" w:rsidR="009C75DB" w:rsidRPr="009C75DB" w:rsidRDefault="009C75DB" w:rsidP="009C75DB">
      <w:pPr>
        <w:pStyle w:val="Prrafodelista"/>
        <w:rPr>
          <w:rFonts w:ascii="Arial" w:hAnsi="Arial" w:cs="Arial"/>
        </w:rPr>
      </w:pPr>
    </w:p>
    <w:p w14:paraId="72BD2C45" w14:textId="1DCA9374" w:rsidR="009C75DB" w:rsidRDefault="009C75DB" w:rsidP="001F2AA9">
      <w:pPr>
        <w:pStyle w:val="Prrafodelista"/>
        <w:numPr>
          <w:ilvl w:val="0"/>
          <w:numId w:val="3"/>
        </w:numPr>
        <w:spacing w:line="360" w:lineRule="auto"/>
        <w:jc w:val="both"/>
        <w:rPr>
          <w:rFonts w:ascii="Arial" w:hAnsi="Arial" w:cs="Arial"/>
        </w:rPr>
      </w:pPr>
      <w:r w:rsidRPr="009C75DB">
        <w:rPr>
          <w:rFonts w:ascii="Arial" w:hAnsi="Arial" w:cs="Arial"/>
        </w:rPr>
        <w:t>Niego que mi mandante haya recibido interpelación alguna en los términos pretendidos por la actora</w:t>
      </w:r>
    </w:p>
    <w:p w14:paraId="6BD11448" w14:textId="77777777" w:rsidR="009C75DB" w:rsidRPr="009C75DB" w:rsidRDefault="009C75DB" w:rsidP="009C75DB">
      <w:pPr>
        <w:pStyle w:val="Prrafodelista"/>
        <w:rPr>
          <w:rFonts w:ascii="Arial" w:hAnsi="Arial" w:cs="Arial"/>
        </w:rPr>
      </w:pPr>
    </w:p>
    <w:p w14:paraId="1092D3B9" w14:textId="4BC2349E" w:rsidR="009C75DB" w:rsidRPr="001F2AA9" w:rsidRDefault="005B1B5F" w:rsidP="001F2AA9">
      <w:pPr>
        <w:pStyle w:val="Prrafodelista"/>
        <w:numPr>
          <w:ilvl w:val="0"/>
          <w:numId w:val="3"/>
        </w:numPr>
        <w:spacing w:line="360" w:lineRule="auto"/>
        <w:jc w:val="both"/>
        <w:rPr>
          <w:rFonts w:ascii="Arial" w:hAnsi="Arial" w:cs="Arial"/>
        </w:rPr>
      </w:pPr>
      <w:r w:rsidRPr="005B1B5F">
        <w:rPr>
          <w:rFonts w:ascii="Arial" w:hAnsi="Arial" w:cs="Arial"/>
        </w:rPr>
        <w:t>Niego y desconozco terminantemente la autenticidad, integridad, emisión y recepción de los supuestos correos electrónicos acompañados por la parte actora</w:t>
      </w:r>
      <w:r>
        <w:rPr>
          <w:rFonts w:ascii="Arial" w:hAnsi="Arial" w:cs="Arial"/>
        </w:rPr>
        <w:t>.</w:t>
      </w:r>
    </w:p>
    <w:p w14:paraId="503DB009" w14:textId="77777777" w:rsidR="001F2AA9" w:rsidRPr="001F2AA9" w:rsidRDefault="001F2AA9" w:rsidP="001F2AA9">
      <w:pPr>
        <w:pStyle w:val="Prrafodelista"/>
        <w:spacing w:line="360" w:lineRule="auto"/>
        <w:ind w:left="1837"/>
        <w:jc w:val="both"/>
        <w:rPr>
          <w:rFonts w:ascii="Arial" w:hAnsi="Arial" w:cs="Arial"/>
        </w:rPr>
      </w:pPr>
    </w:p>
    <w:p w14:paraId="69972222" w14:textId="66101B54" w:rsidR="001F2AA9"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Niego que la transferencia efectuada el 17/09/2025 pueda ser calificada como pago tardío generador de intereses punitorios</w:t>
      </w:r>
      <w:r w:rsidR="00E613BE">
        <w:rPr>
          <w:rFonts w:ascii="Arial" w:hAnsi="Arial" w:cs="Arial"/>
        </w:rPr>
        <w:t>.</w:t>
      </w:r>
    </w:p>
    <w:p w14:paraId="31986BAD" w14:textId="77777777" w:rsidR="00E613BE" w:rsidRPr="00E613BE" w:rsidRDefault="00E613BE" w:rsidP="00E613BE">
      <w:pPr>
        <w:pStyle w:val="Prrafodelista"/>
        <w:rPr>
          <w:rFonts w:ascii="Arial" w:hAnsi="Arial" w:cs="Arial"/>
        </w:rPr>
      </w:pPr>
    </w:p>
    <w:p w14:paraId="69F3307F" w14:textId="466F8A12" w:rsidR="00E613BE" w:rsidRPr="001F2AA9" w:rsidRDefault="00E613BE" w:rsidP="001F2AA9">
      <w:pPr>
        <w:pStyle w:val="Prrafodelista"/>
        <w:numPr>
          <w:ilvl w:val="0"/>
          <w:numId w:val="3"/>
        </w:numPr>
        <w:spacing w:line="360" w:lineRule="auto"/>
        <w:jc w:val="both"/>
        <w:rPr>
          <w:rFonts w:ascii="Arial" w:hAnsi="Arial" w:cs="Arial"/>
        </w:rPr>
      </w:pPr>
      <w:r>
        <w:rPr>
          <w:rFonts w:ascii="Arial" w:hAnsi="Arial" w:cs="Arial"/>
        </w:rPr>
        <w:t xml:space="preserve">Niego </w:t>
      </w:r>
      <w:r w:rsidR="007E0DEE">
        <w:rPr>
          <w:rFonts w:ascii="Arial" w:hAnsi="Arial" w:cs="Arial"/>
        </w:rPr>
        <w:t>que el pago efectuado por mi mandante constituya un pago parcial.</w:t>
      </w:r>
    </w:p>
    <w:p w14:paraId="66055C86" w14:textId="77777777" w:rsidR="001F2AA9" w:rsidRPr="001F2AA9" w:rsidRDefault="001F2AA9" w:rsidP="001F2AA9">
      <w:pPr>
        <w:pStyle w:val="Prrafodelista"/>
        <w:spacing w:line="360" w:lineRule="auto"/>
        <w:ind w:left="1837"/>
        <w:jc w:val="both"/>
        <w:rPr>
          <w:rFonts w:ascii="Arial" w:hAnsi="Arial" w:cs="Arial"/>
        </w:rPr>
      </w:pPr>
    </w:p>
    <w:p w14:paraId="76BB6947" w14:textId="5D8B138D" w:rsidR="001F2AA9" w:rsidRPr="001F2AA9"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Niego que resulte aplicable al caso el art. 56 de la Ley 17.418</w:t>
      </w:r>
      <w:r w:rsidR="007E0DEE">
        <w:rPr>
          <w:rFonts w:ascii="Arial" w:hAnsi="Arial" w:cs="Arial"/>
        </w:rPr>
        <w:t>.</w:t>
      </w:r>
    </w:p>
    <w:p w14:paraId="0EC2B884" w14:textId="77777777" w:rsidR="001F2AA9" w:rsidRPr="001F2AA9" w:rsidRDefault="001F2AA9" w:rsidP="001F2AA9">
      <w:pPr>
        <w:pStyle w:val="Prrafodelista"/>
        <w:spacing w:line="360" w:lineRule="auto"/>
        <w:ind w:left="1837"/>
        <w:jc w:val="both"/>
        <w:rPr>
          <w:rFonts w:ascii="Arial" w:hAnsi="Arial" w:cs="Arial"/>
        </w:rPr>
      </w:pPr>
    </w:p>
    <w:p w14:paraId="5F2D4CD5" w14:textId="195AABA7" w:rsidR="001F2AA9" w:rsidRPr="001F2AA9"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Niego que corresponda la actualización del capital asegurado a la fecha de sentencia.</w:t>
      </w:r>
    </w:p>
    <w:p w14:paraId="67E98003" w14:textId="77777777" w:rsidR="001F2AA9" w:rsidRPr="001F2AA9" w:rsidRDefault="001F2AA9" w:rsidP="001F2AA9">
      <w:pPr>
        <w:pStyle w:val="Prrafodelista"/>
        <w:spacing w:line="360" w:lineRule="auto"/>
        <w:ind w:left="1837"/>
        <w:jc w:val="both"/>
        <w:rPr>
          <w:rFonts w:ascii="Arial" w:hAnsi="Arial" w:cs="Arial"/>
        </w:rPr>
      </w:pPr>
    </w:p>
    <w:p w14:paraId="03E0DDDE" w14:textId="3F1EADE0" w:rsidR="001F2AA9"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 xml:space="preserve">Niego que </w:t>
      </w:r>
      <w:r w:rsidR="0028467C">
        <w:rPr>
          <w:rFonts w:ascii="Arial" w:hAnsi="Arial" w:cs="Arial"/>
        </w:rPr>
        <w:t xml:space="preserve">corresponda la </w:t>
      </w:r>
      <w:r w:rsidR="00334974">
        <w:rPr>
          <w:rFonts w:ascii="Arial" w:hAnsi="Arial" w:cs="Arial"/>
        </w:rPr>
        <w:t>liquidación practicada por la actora.</w:t>
      </w:r>
    </w:p>
    <w:p w14:paraId="1415DAEA" w14:textId="77777777" w:rsidR="00CC676D" w:rsidRPr="00CC676D" w:rsidRDefault="00CC676D" w:rsidP="00CC676D">
      <w:pPr>
        <w:pStyle w:val="Prrafodelista"/>
        <w:rPr>
          <w:rFonts w:ascii="Arial" w:hAnsi="Arial" w:cs="Arial"/>
        </w:rPr>
      </w:pPr>
    </w:p>
    <w:p w14:paraId="6A7E8DE1" w14:textId="4471049E" w:rsidR="00CC676D" w:rsidRPr="001F2AA9" w:rsidRDefault="00CC676D" w:rsidP="001F2AA9">
      <w:pPr>
        <w:pStyle w:val="Prrafodelista"/>
        <w:numPr>
          <w:ilvl w:val="0"/>
          <w:numId w:val="3"/>
        </w:numPr>
        <w:spacing w:line="360" w:lineRule="auto"/>
        <w:jc w:val="both"/>
        <w:rPr>
          <w:rFonts w:ascii="Arial" w:hAnsi="Arial" w:cs="Arial"/>
        </w:rPr>
      </w:pPr>
      <w:r>
        <w:rPr>
          <w:rFonts w:ascii="Arial" w:hAnsi="Arial" w:cs="Arial"/>
        </w:rPr>
        <w:t>Niego que resulten aplicables los intereses que la parte actora reclama.</w:t>
      </w:r>
    </w:p>
    <w:p w14:paraId="64AC3AE7" w14:textId="77777777" w:rsidR="001F2AA9" w:rsidRPr="001F2AA9" w:rsidRDefault="001F2AA9" w:rsidP="001F2AA9">
      <w:pPr>
        <w:pStyle w:val="Prrafodelista"/>
        <w:spacing w:line="360" w:lineRule="auto"/>
        <w:ind w:left="1837"/>
        <w:jc w:val="both"/>
        <w:rPr>
          <w:rFonts w:ascii="Arial" w:hAnsi="Arial" w:cs="Arial"/>
        </w:rPr>
      </w:pPr>
    </w:p>
    <w:p w14:paraId="3E5CA508" w14:textId="3FE87A9C" w:rsidR="001F2AA9" w:rsidRPr="001F2AA9"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Niego que la actora haya sufrido daño moral alguno</w:t>
      </w:r>
      <w:r w:rsidR="00334974">
        <w:rPr>
          <w:rFonts w:ascii="Arial" w:hAnsi="Arial" w:cs="Arial"/>
        </w:rPr>
        <w:t>.</w:t>
      </w:r>
    </w:p>
    <w:p w14:paraId="0333FA14" w14:textId="77777777" w:rsidR="001F2AA9" w:rsidRPr="001F2AA9" w:rsidRDefault="001F2AA9" w:rsidP="001F2AA9">
      <w:pPr>
        <w:pStyle w:val="Prrafodelista"/>
        <w:spacing w:line="360" w:lineRule="auto"/>
        <w:ind w:left="1837"/>
        <w:jc w:val="both"/>
        <w:rPr>
          <w:rFonts w:ascii="Arial" w:hAnsi="Arial" w:cs="Arial"/>
        </w:rPr>
      </w:pPr>
    </w:p>
    <w:p w14:paraId="7C0D8064" w14:textId="70E7A61B" w:rsidR="001F2AA9" w:rsidRPr="001F2AA9"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 xml:space="preserve">Niego que </w:t>
      </w:r>
      <w:r w:rsidR="008A1AA2">
        <w:rPr>
          <w:rFonts w:ascii="Arial" w:hAnsi="Arial" w:cs="Arial"/>
        </w:rPr>
        <w:t>corresponda</w:t>
      </w:r>
      <w:r w:rsidRPr="001F2AA9">
        <w:rPr>
          <w:rFonts w:ascii="Arial" w:hAnsi="Arial" w:cs="Arial"/>
        </w:rPr>
        <w:t xml:space="preserve"> la aplicación de daño punitivo.</w:t>
      </w:r>
    </w:p>
    <w:p w14:paraId="2D038633" w14:textId="77777777" w:rsidR="001F2AA9" w:rsidRPr="001F2AA9" w:rsidRDefault="001F2AA9" w:rsidP="001F2AA9">
      <w:pPr>
        <w:pStyle w:val="Prrafodelista"/>
        <w:spacing w:line="360" w:lineRule="auto"/>
        <w:ind w:left="1837"/>
        <w:jc w:val="both"/>
        <w:rPr>
          <w:rFonts w:ascii="Arial" w:hAnsi="Arial" w:cs="Arial"/>
        </w:rPr>
      </w:pPr>
    </w:p>
    <w:p w14:paraId="7B402578" w14:textId="7552D917" w:rsidR="001F2AA9" w:rsidRPr="001F2AA9" w:rsidRDefault="008A1AA2" w:rsidP="001F2AA9">
      <w:pPr>
        <w:pStyle w:val="Prrafodelista"/>
        <w:numPr>
          <w:ilvl w:val="0"/>
          <w:numId w:val="3"/>
        </w:numPr>
        <w:spacing w:line="360" w:lineRule="auto"/>
        <w:jc w:val="both"/>
        <w:rPr>
          <w:rFonts w:ascii="Arial" w:hAnsi="Arial" w:cs="Arial"/>
        </w:rPr>
      </w:pPr>
      <w:r>
        <w:rPr>
          <w:rFonts w:ascii="Arial" w:hAnsi="Arial" w:cs="Arial"/>
        </w:rPr>
        <w:t xml:space="preserve">Niego </w:t>
      </w:r>
      <w:r w:rsidR="00CC676D">
        <w:rPr>
          <w:rFonts w:ascii="Arial" w:hAnsi="Arial" w:cs="Arial"/>
        </w:rPr>
        <w:t>la</w:t>
      </w:r>
      <w:r>
        <w:rPr>
          <w:rFonts w:ascii="Arial" w:hAnsi="Arial" w:cs="Arial"/>
        </w:rPr>
        <w:t xml:space="preserve"> actor</w:t>
      </w:r>
      <w:r w:rsidR="00CC676D">
        <w:rPr>
          <w:rFonts w:ascii="Arial" w:hAnsi="Arial" w:cs="Arial"/>
        </w:rPr>
        <w:t>a</w:t>
      </w:r>
      <w:r>
        <w:rPr>
          <w:rFonts w:ascii="Arial" w:hAnsi="Arial" w:cs="Arial"/>
        </w:rPr>
        <w:t xml:space="preserve"> revista la calidad de consumidor</w:t>
      </w:r>
      <w:r w:rsidR="00CC676D">
        <w:rPr>
          <w:rFonts w:ascii="Arial" w:hAnsi="Arial" w:cs="Arial"/>
        </w:rPr>
        <w:t>a</w:t>
      </w:r>
      <w:r>
        <w:rPr>
          <w:rFonts w:ascii="Arial" w:hAnsi="Arial" w:cs="Arial"/>
        </w:rPr>
        <w:t>.</w:t>
      </w:r>
    </w:p>
    <w:p w14:paraId="66EA6FB7" w14:textId="77777777" w:rsidR="001F2AA9" w:rsidRPr="001F2AA9" w:rsidRDefault="001F2AA9" w:rsidP="001F2AA9">
      <w:pPr>
        <w:pStyle w:val="Prrafodelista"/>
        <w:spacing w:line="360" w:lineRule="auto"/>
        <w:ind w:left="1837"/>
        <w:jc w:val="both"/>
        <w:rPr>
          <w:rFonts w:ascii="Arial" w:hAnsi="Arial" w:cs="Arial"/>
        </w:rPr>
      </w:pPr>
    </w:p>
    <w:p w14:paraId="2B2A7686" w14:textId="65DE1F13" w:rsidR="001F2AA9" w:rsidRPr="00E206F3" w:rsidRDefault="001F2AA9" w:rsidP="00E206F3">
      <w:pPr>
        <w:pStyle w:val="Prrafodelista"/>
        <w:numPr>
          <w:ilvl w:val="0"/>
          <w:numId w:val="3"/>
        </w:numPr>
        <w:spacing w:line="360" w:lineRule="auto"/>
        <w:jc w:val="both"/>
        <w:rPr>
          <w:rFonts w:ascii="Arial" w:hAnsi="Arial" w:cs="Arial"/>
        </w:rPr>
      </w:pPr>
      <w:r w:rsidRPr="001F2AA9">
        <w:rPr>
          <w:rFonts w:ascii="Arial" w:hAnsi="Arial" w:cs="Arial"/>
        </w:rPr>
        <w:t>Niego que resulte aplicable al presente caso la Ley de Defensa del Consumidor</w:t>
      </w:r>
      <w:r w:rsidR="008A1AA2">
        <w:rPr>
          <w:rFonts w:ascii="Arial" w:hAnsi="Arial" w:cs="Arial"/>
        </w:rPr>
        <w:t>.</w:t>
      </w:r>
    </w:p>
    <w:p w14:paraId="2016A50B" w14:textId="77777777" w:rsidR="001F2AA9" w:rsidRPr="001F2AA9" w:rsidRDefault="001F2AA9" w:rsidP="001F2AA9">
      <w:pPr>
        <w:pStyle w:val="Prrafodelista"/>
        <w:spacing w:line="360" w:lineRule="auto"/>
        <w:ind w:left="1837"/>
        <w:jc w:val="both"/>
        <w:rPr>
          <w:rFonts w:ascii="Arial" w:hAnsi="Arial" w:cs="Arial"/>
        </w:rPr>
      </w:pPr>
    </w:p>
    <w:p w14:paraId="1FC65DF5" w14:textId="0EDA5B9E" w:rsidR="001F2AA9"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Niego que mi mandante haya incumplido obligación contractual alguna</w:t>
      </w:r>
      <w:r w:rsidR="00CC676D">
        <w:rPr>
          <w:rFonts w:ascii="Arial" w:hAnsi="Arial" w:cs="Arial"/>
        </w:rPr>
        <w:t>.</w:t>
      </w:r>
    </w:p>
    <w:p w14:paraId="3B1A5754" w14:textId="435DDFA6" w:rsidR="008F3259" w:rsidRDefault="008F3259" w:rsidP="008F3259">
      <w:pPr>
        <w:pStyle w:val="Prrafodelista"/>
        <w:spacing w:line="360" w:lineRule="auto"/>
        <w:ind w:left="1837"/>
        <w:jc w:val="both"/>
        <w:rPr>
          <w:rFonts w:ascii="Arial" w:hAnsi="Arial" w:cs="Arial"/>
        </w:rPr>
      </w:pPr>
    </w:p>
    <w:p w14:paraId="4B440A78" w14:textId="1C8E8985" w:rsidR="008F3259" w:rsidRDefault="008F3259" w:rsidP="001F2AA9">
      <w:pPr>
        <w:pStyle w:val="Prrafodelista"/>
        <w:numPr>
          <w:ilvl w:val="0"/>
          <w:numId w:val="3"/>
        </w:numPr>
        <w:spacing w:line="360" w:lineRule="auto"/>
        <w:jc w:val="both"/>
        <w:rPr>
          <w:rFonts w:ascii="Arial" w:hAnsi="Arial" w:cs="Arial"/>
        </w:rPr>
      </w:pPr>
      <w:r>
        <w:rPr>
          <w:rFonts w:ascii="Arial" w:hAnsi="Arial" w:cs="Arial"/>
        </w:rPr>
        <w:t>Niego que resulte aplicable la normativa citada</w:t>
      </w:r>
      <w:r w:rsidR="00E206F3">
        <w:rPr>
          <w:rFonts w:ascii="Arial" w:hAnsi="Arial" w:cs="Arial"/>
        </w:rPr>
        <w:t>.</w:t>
      </w:r>
    </w:p>
    <w:p w14:paraId="1A4D39D4" w14:textId="77777777" w:rsidR="008F3259" w:rsidRPr="008F3259" w:rsidRDefault="008F3259" w:rsidP="008F3259">
      <w:pPr>
        <w:pStyle w:val="Prrafodelista"/>
        <w:rPr>
          <w:rFonts w:ascii="Arial" w:hAnsi="Arial" w:cs="Arial"/>
        </w:rPr>
      </w:pPr>
    </w:p>
    <w:p w14:paraId="7409790C" w14:textId="0AF60E48" w:rsidR="008F3259" w:rsidRDefault="008F3259" w:rsidP="008F3259">
      <w:pPr>
        <w:pStyle w:val="Prrafodelista"/>
        <w:numPr>
          <w:ilvl w:val="0"/>
          <w:numId w:val="3"/>
        </w:numPr>
        <w:spacing w:line="360" w:lineRule="auto"/>
        <w:jc w:val="both"/>
        <w:rPr>
          <w:rFonts w:ascii="Arial" w:hAnsi="Arial" w:cs="Arial"/>
        </w:rPr>
      </w:pPr>
      <w:r>
        <w:rPr>
          <w:rFonts w:ascii="Arial" w:hAnsi="Arial" w:cs="Arial"/>
        </w:rPr>
        <w:t>Niego que resulte aplicable la doctrina citada</w:t>
      </w:r>
      <w:r w:rsidR="00E206F3">
        <w:rPr>
          <w:rFonts w:ascii="Arial" w:hAnsi="Arial" w:cs="Arial"/>
        </w:rPr>
        <w:t>.</w:t>
      </w:r>
    </w:p>
    <w:p w14:paraId="6E3CB320" w14:textId="77777777" w:rsidR="008F3259" w:rsidRPr="008F3259" w:rsidRDefault="008F3259" w:rsidP="008F3259">
      <w:pPr>
        <w:pStyle w:val="Prrafodelista"/>
        <w:rPr>
          <w:rFonts w:ascii="Arial" w:hAnsi="Arial" w:cs="Arial"/>
        </w:rPr>
      </w:pPr>
    </w:p>
    <w:p w14:paraId="0C5D3165" w14:textId="40A166EB" w:rsidR="008F3259" w:rsidRPr="008F3259" w:rsidRDefault="008F3259" w:rsidP="008F3259">
      <w:pPr>
        <w:pStyle w:val="Prrafodelista"/>
        <w:numPr>
          <w:ilvl w:val="0"/>
          <w:numId w:val="3"/>
        </w:numPr>
        <w:spacing w:line="360" w:lineRule="auto"/>
        <w:jc w:val="both"/>
        <w:rPr>
          <w:rFonts w:ascii="Arial" w:hAnsi="Arial" w:cs="Arial"/>
        </w:rPr>
      </w:pPr>
      <w:r>
        <w:rPr>
          <w:rFonts w:ascii="Arial" w:hAnsi="Arial" w:cs="Arial"/>
        </w:rPr>
        <w:t>Niego que resulte aplicable la jurisprudencia citada</w:t>
      </w:r>
      <w:r w:rsidR="00E206F3">
        <w:rPr>
          <w:rFonts w:ascii="Arial" w:hAnsi="Arial" w:cs="Arial"/>
        </w:rPr>
        <w:t>.</w:t>
      </w:r>
    </w:p>
    <w:p w14:paraId="180F3402" w14:textId="77777777" w:rsidR="001F2AA9" w:rsidRPr="001F2AA9" w:rsidRDefault="001F2AA9" w:rsidP="001F2AA9">
      <w:pPr>
        <w:pStyle w:val="Prrafodelista"/>
        <w:spacing w:line="360" w:lineRule="auto"/>
        <w:ind w:left="1837"/>
        <w:jc w:val="both"/>
        <w:rPr>
          <w:rFonts w:ascii="Arial" w:hAnsi="Arial" w:cs="Arial"/>
        </w:rPr>
      </w:pPr>
    </w:p>
    <w:p w14:paraId="2E1C5E41" w14:textId="21CC0A82" w:rsidR="003813DD" w:rsidRDefault="001F2AA9" w:rsidP="001F2AA9">
      <w:pPr>
        <w:pStyle w:val="Prrafodelista"/>
        <w:numPr>
          <w:ilvl w:val="0"/>
          <w:numId w:val="3"/>
        </w:numPr>
        <w:spacing w:line="360" w:lineRule="auto"/>
        <w:jc w:val="both"/>
        <w:rPr>
          <w:rFonts w:ascii="Arial" w:hAnsi="Arial" w:cs="Arial"/>
        </w:rPr>
      </w:pPr>
      <w:r w:rsidRPr="001F2AA9">
        <w:rPr>
          <w:rFonts w:ascii="Arial" w:hAnsi="Arial" w:cs="Arial"/>
        </w:rPr>
        <w:t>Niego que mi mandante adeude suma alguna de dinero a la actora</w:t>
      </w:r>
      <w:r w:rsidR="00E206F3">
        <w:rPr>
          <w:rFonts w:ascii="Arial" w:hAnsi="Arial" w:cs="Arial"/>
        </w:rPr>
        <w:t>.</w:t>
      </w:r>
    </w:p>
    <w:p w14:paraId="20AB35AC" w14:textId="77777777" w:rsidR="00E206F3" w:rsidRPr="00E206F3" w:rsidRDefault="00E206F3" w:rsidP="00E206F3">
      <w:pPr>
        <w:pStyle w:val="Prrafodelista"/>
        <w:rPr>
          <w:rFonts w:ascii="Arial" w:hAnsi="Arial" w:cs="Arial"/>
        </w:rPr>
      </w:pPr>
    </w:p>
    <w:p w14:paraId="569C7286" w14:textId="5D644420" w:rsidR="00264634" w:rsidRDefault="00E206F3" w:rsidP="00E26050">
      <w:pPr>
        <w:pStyle w:val="Prrafodelista"/>
        <w:numPr>
          <w:ilvl w:val="0"/>
          <w:numId w:val="3"/>
        </w:numPr>
        <w:spacing w:line="360" w:lineRule="auto"/>
        <w:jc w:val="both"/>
        <w:rPr>
          <w:rFonts w:ascii="Arial" w:hAnsi="Arial" w:cs="Arial"/>
        </w:rPr>
      </w:pPr>
      <w:r>
        <w:rPr>
          <w:rFonts w:ascii="Arial" w:hAnsi="Arial" w:cs="Arial"/>
        </w:rPr>
        <w:t>Niego que resulte procedente la demanda.</w:t>
      </w:r>
    </w:p>
    <w:p w14:paraId="2606E2C2" w14:textId="77777777" w:rsidR="00E26050" w:rsidRPr="00E26050" w:rsidRDefault="00E26050" w:rsidP="00E26050">
      <w:pPr>
        <w:pStyle w:val="Prrafodelista"/>
        <w:rPr>
          <w:rFonts w:ascii="Arial" w:hAnsi="Arial" w:cs="Arial"/>
        </w:rPr>
      </w:pPr>
    </w:p>
    <w:p w14:paraId="27C75B50" w14:textId="77777777" w:rsidR="00E26050" w:rsidRPr="00E26050" w:rsidRDefault="00E26050" w:rsidP="00E26050">
      <w:pPr>
        <w:pStyle w:val="Prrafodelista"/>
        <w:spacing w:line="360" w:lineRule="auto"/>
        <w:ind w:left="1837"/>
        <w:jc w:val="both"/>
        <w:rPr>
          <w:rFonts w:ascii="Arial" w:hAnsi="Arial" w:cs="Arial"/>
        </w:rPr>
      </w:pPr>
    </w:p>
    <w:p w14:paraId="4AE25512" w14:textId="772EF8C0" w:rsidR="00264634" w:rsidRDefault="00ED0DB8" w:rsidP="00264634">
      <w:pPr>
        <w:spacing w:line="360" w:lineRule="auto"/>
        <w:ind w:left="708" w:firstLine="709"/>
        <w:jc w:val="both"/>
        <w:rPr>
          <w:rFonts w:ascii="Arial" w:hAnsi="Arial" w:cs="Arial"/>
          <w:b/>
          <w:bCs/>
        </w:rPr>
      </w:pPr>
      <w:r>
        <w:rPr>
          <w:rFonts w:ascii="Arial" w:hAnsi="Arial" w:cs="Arial"/>
          <w:b/>
          <w:bCs/>
        </w:rPr>
        <w:t>I</w:t>
      </w:r>
      <w:r w:rsidR="00264634" w:rsidRPr="00831834">
        <w:rPr>
          <w:rFonts w:ascii="Arial" w:hAnsi="Arial" w:cs="Arial"/>
          <w:b/>
          <w:bCs/>
        </w:rPr>
        <w:t xml:space="preserve">V.- </w:t>
      </w:r>
      <w:r w:rsidR="00264634">
        <w:rPr>
          <w:rFonts w:ascii="Arial" w:hAnsi="Arial" w:cs="Arial"/>
          <w:b/>
          <w:bCs/>
        </w:rPr>
        <w:t>DESCONOCE DOCUMENTAL</w:t>
      </w:r>
    </w:p>
    <w:p w14:paraId="67E67DEF" w14:textId="77777777" w:rsidR="00264634" w:rsidRPr="00B355CF" w:rsidRDefault="00264634" w:rsidP="00264634">
      <w:pPr>
        <w:spacing w:line="360" w:lineRule="auto"/>
        <w:ind w:left="708" w:firstLine="709"/>
        <w:jc w:val="both"/>
        <w:rPr>
          <w:rFonts w:ascii="Arial" w:hAnsi="Arial" w:cs="Arial"/>
        </w:rPr>
      </w:pPr>
      <w:r w:rsidRPr="00B355CF">
        <w:rPr>
          <w:rFonts w:ascii="Arial" w:hAnsi="Arial" w:cs="Arial"/>
        </w:rPr>
        <w:t xml:space="preserve">En los términos del artículo 356 inciso 1° del Código Procesal Civil y Comercial, mi parte desconoce expresa y formalmente, por no constarle su autenticidad, veracidad, origen, integridad, fecha cierta ni correspondencia con el hecho de autos, toda la documentación acompañada por la actora, así como </w:t>
      </w:r>
      <w:r w:rsidRPr="00B355CF">
        <w:rPr>
          <w:rFonts w:ascii="Arial" w:hAnsi="Arial" w:cs="Arial"/>
        </w:rPr>
        <w:lastRenderedPageBreak/>
        <w:t>aquella que eventualmente se incorpore en el futuro sin los recaudos legales pertinentes.</w:t>
      </w:r>
    </w:p>
    <w:p w14:paraId="107A3755" w14:textId="6C900756" w:rsidR="00264634" w:rsidRDefault="00264634" w:rsidP="00264634">
      <w:pPr>
        <w:spacing w:line="360" w:lineRule="auto"/>
        <w:ind w:left="708" w:firstLine="709"/>
        <w:jc w:val="both"/>
        <w:rPr>
          <w:rFonts w:ascii="Arial" w:hAnsi="Arial" w:cs="Arial"/>
        </w:rPr>
      </w:pPr>
      <w:r w:rsidRPr="00B355CF">
        <w:rPr>
          <w:rFonts w:ascii="Arial" w:hAnsi="Arial" w:cs="Arial"/>
        </w:rPr>
        <w:t>En tal sentido, niego expresamente la documental acompañada por parte actora que haya sido emitida por esta parte o no se encuentre en copia certificada o instrumento público, por no constarme su origen ni autenticidad.</w:t>
      </w:r>
      <w:r>
        <w:rPr>
          <w:rFonts w:ascii="Arial" w:hAnsi="Arial" w:cs="Arial"/>
        </w:rPr>
        <w:t xml:space="preserve"> </w:t>
      </w:r>
    </w:p>
    <w:p w14:paraId="15BD05A5" w14:textId="0ABF37E5" w:rsidR="00984986" w:rsidRPr="00B355CF" w:rsidRDefault="00984986" w:rsidP="00264634">
      <w:pPr>
        <w:spacing w:line="360" w:lineRule="auto"/>
        <w:ind w:left="708" w:firstLine="709"/>
        <w:jc w:val="both"/>
        <w:rPr>
          <w:rFonts w:ascii="Arial" w:hAnsi="Arial" w:cs="Arial"/>
        </w:rPr>
      </w:pPr>
      <w:r>
        <w:rPr>
          <w:rFonts w:ascii="Arial" w:hAnsi="Arial" w:cs="Arial"/>
        </w:rPr>
        <w:t xml:space="preserve">En particular </w:t>
      </w:r>
      <w:r w:rsidR="00667145">
        <w:rPr>
          <w:rFonts w:ascii="Arial" w:hAnsi="Arial" w:cs="Arial"/>
        </w:rPr>
        <w:t>se desconoce y niega la autenticidad de 1. Copia del titulo del automotor dominio CXU</w:t>
      </w:r>
      <w:r w:rsidR="006239BD">
        <w:rPr>
          <w:rFonts w:ascii="Arial" w:hAnsi="Arial" w:cs="Arial"/>
        </w:rPr>
        <w:t>589; 2.</w:t>
      </w:r>
      <w:r w:rsidR="00653141">
        <w:rPr>
          <w:rFonts w:ascii="Arial" w:hAnsi="Arial" w:cs="Arial"/>
        </w:rPr>
        <w:t xml:space="preserve"> Copia de </w:t>
      </w:r>
      <w:r w:rsidR="00293599">
        <w:rPr>
          <w:rFonts w:ascii="Arial" w:hAnsi="Arial" w:cs="Arial"/>
        </w:rPr>
        <w:t>Póliza de Seguro de Automotor N°4-1175959</w:t>
      </w:r>
      <w:r w:rsidR="00B06601">
        <w:rPr>
          <w:rFonts w:ascii="Arial" w:hAnsi="Arial" w:cs="Arial"/>
        </w:rPr>
        <w:t xml:space="preserve">, con vigencia desde el 24/08/2024 y el 24/11/2024; 3. Denuncia policial del siniestro </w:t>
      </w:r>
      <w:r w:rsidR="0081163E">
        <w:rPr>
          <w:rFonts w:ascii="Arial" w:hAnsi="Arial" w:cs="Arial"/>
        </w:rPr>
        <w:t xml:space="preserve">de fecha 31/08/2024; 4. Carta documento enviada por Libra Compañía Argentina de Seguros S.A. en fecha 17-09-2024; 5. Copia simple del acuerdo de pago indemnizatorio de fecha 01/10/2024; 6. </w:t>
      </w:r>
      <w:r w:rsidR="0042073B">
        <w:rPr>
          <w:rFonts w:ascii="Arial" w:hAnsi="Arial" w:cs="Arial"/>
        </w:rPr>
        <w:t xml:space="preserve">Recibo original de la documentación del siniestro N°490.772 expedido por Libra Seguros, en fecha 17/11/2024; 7. Cuatro </w:t>
      </w:r>
      <w:r w:rsidR="004465E7">
        <w:rPr>
          <w:rFonts w:ascii="Arial" w:hAnsi="Arial" w:cs="Arial"/>
        </w:rPr>
        <w:t xml:space="preserve">(4) e-mails enviados por Libra a la suscripta; 8. Recibo original de la documentación expedido por Libra Seguros, en fecha 17/11/224; 9. </w:t>
      </w:r>
      <w:r w:rsidR="0080358A">
        <w:rPr>
          <w:rFonts w:ascii="Arial" w:hAnsi="Arial" w:cs="Arial"/>
        </w:rPr>
        <w:t xml:space="preserve">Carta documento N° CD-332152822-AR, de fecha 24 de abril de 2025; 10. </w:t>
      </w:r>
      <w:r w:rsidR="006B1357">
        <w:rPr>
          <w:rFonts w:ascii="Arial" w:hAnsi="Arial" w:cs="Arial"/>
        </w:rPr>
        <w:t xml:space="preserve">Formulario de seguimiento y entrega de la carta documento CD-332152822-AR, obtenido en la </w:t>
      </w:r>
      <w:r w:rsidR="003C7293">
        <w:rPr>
          <w:rFonts w:ascii="Arial" w:hAnsi="Arial" w:cs="Arial"/>
        </w:rPr>
        <w:t>pagina web del correo argentino (</w:t>
      </w:r>
      <w:hyperlink r:id="rId7" w:history="1">
        <w:r w:rsidR="003C7293" w:rsidRPr="00666BF2">
          <w:rPr>
            <w:rStyle w:val="Hipervnculo"/>
            <w:rFonts w:ascii="Arial" w:hAnsi="Arial" w:cs="Arial"/>
          </w:rPr>
          <w:t>www.correoargentino.com.ar</w:t>
        </w:r>
      </w:hyperlink>
      <w:r w:rsidR="003C7293">
        <w:rPr>
          <w:rFonts w:ascii="Arial" w:hAnsi="Arial" w:cs="Arial"/>
        </w:rPr>
        <w:t xml:space="preserve">) ; 11. Planilla de </w:t>
      </w:r>
      <w:r w:rsidR="00550A96">
        <w:rPr>
          <w:rFonts w:ascii="Arial" w:hAnsi="Arial" w:cs="Arial"/>
        </w:rPr>
        <w:t>cálculo</w:t>
      </w:r>
      <w:r w:rsidR="003C7293">
        <w:rPr>
          <w:rFonts w:ascii="Arial" w:hAnsi="Arial" w:cs="Arial"/>
        </w:rPr>
        <w:t xml:space="preserve"> de intereses</w:t>
      </w:r>
      <w:r w:rsidR="00DB553C">
        <w:rPr>
          <w:rFonts w:ascii="Arial" w:hAnsi="Arial" w:cs="Arial"/>
        </w:rPr>
        <w:t>, obtenida de la página web del Colegio Publico de Abogados de la Capital Federal</w:t>
      </w:r>
      <w:r w:rsidR="00EE72AE">
        <w:rPr>
          <w:rFonts w:ascii="Arial" w:hAnsi="Arial" w:cs="Arial"/>
        </w:rPr>
        <w:t xml:space="preserve"> (</w:t>
      </w:r>
      <w:hyperlink r:id="rId8" w:history="1">
        <w:r w:rsidR="00EE72AE" w:rsidRPr="00666BF2">
          <w:rPr>
            <w:rStyle w:val="Hipervnculo"/>
            <w:rFonts w:ascii="Arial" w:hAnsi="Arial" w:cs="Arial"/>
          </w:rPr>
          <w:t>www.cpacf.org.ar</w:t>
        </w:r>
      </w:hyperlink>
      <w:r w:rsidR="00EE72AE">
        <w:rPr>
          <w:rFonts w:ascii="Arial" w:hAnsi="Arial" w:cs="Arial"/>
        </w:rPr>
        <w:t>) ; 12. Resumen de Cuenta de Ahorro Pesos N° 40</w:t>
      </w:r>
      <w:r w:rsidR="003E41A8">
        <w:rPr>
          <w:rFonts w:ascii="Arial" w:hAnsi="Arial" w:cs="Arial"/>
        </w:rPr>
        <w:t xml:space="preserve">23756-6 332-6 del Banco de Galicia; 13. Acta de </w:t>
      </w:r>
      <w:r w:rsidR="00F640E3">
        <w:rPr>
          <w:rFonts w:ascii="Arial" w:hAnsi="Arial" w:cs="Arial"/>
        </w:rPr>
        <w:t xml:space="preserve">mediación prejudicial obligatoria de fecha 15/09/2025 y conformidad de las partes; 14. Informe </w:t>
      </w:r>
      <w:r w:rsidR="00550A96">
        <w:rPr>
          <w:rFonts w:ascii="Arial" w:hAnsi="Arial" w:cs="Arial"/>
        </w:rPr>
        <w:t>médico</w:t>
      </w:r>
      <w:r w:rsidR="00F640E3">
        <w:rPr>
          <w:rFonts w:ascii="Arial" w:hAnsi="Arial" w:cs="Arial"/>
        </w:rPr>
        <w:t xml:space="preserve"> de historia clínica emitido</w:t>
      </w:r>
      <w:r w:rsidR="00550A96">
        <w:rPr>
          <w:rFonts w:ascii="Arial" w:hAnsi="Arial" w:cs="Arial"/>
        </w:rPr>
        <w:t xml:space="preserve"> por el Dr. Edgardo Jares de fecha 02/10/2025.</w:t>
      </w:r>
    </w:p>
    <w:p w14:paraId="3BA974DF" w14:textId="77777777" w:rsidR="00264634" w:rsidRPr="00B355CF" w:rsidRDefault="00264634" w:rsidP="00264634">
      <w:pPr>
        <w:spacing w:line="360" w:lineRule="auto"/>
        <w:ind w:left="708" w:firstLine="709"/>
        <w:jc w:val="both"/>
        <w:rPr>
          <w:rFonts w:ascii="Arial" w:hAnsi="Arial" w:cs="Arial"/>
        </w:rPr>
      </w:pPr>
    </w:p>
    <w:p w14:paraId="6EF5634E" w14:textId="1B08D8AC" w:rsidR="00264634" w:rsidRPr="006B08D2" w:rsidRDefault="00264634" w:rsidP="00264634">
      <w:pPr>
        <w:spacing w:line="360" w:lineRule="auto"/>
        <w:ind w:left="708" w:firstLine="709"/>
        <w:jc w:val="both"/>
        <w:rPr>
          <w:rFonts w:ascii="Arial" w:hAnsi="Arial" w:cs="Arial"/>
          <w:b/>
          <w:bCs/>
        </w:rPr>
      </w:pPr>
      <w:r w:rsidRPr="007C220E">
        <w:rPr>
          <w:rFonts w:ascii="Arial" w:hAnsi="Arial" w:cs="Arial"/>
          <w:b/>
          <w:bCs/>
        </w:rPr>
        <w:t>V.</w:t>
      </w:r>
      <w:r w:rsidR="005638E4" w:rsidRPr="007C220E">
        <w:rPr>
          <w:rFonts w:ascii="Arial" w:hAnsi="Arial" w:cs="Arial"/>
          <w:b/>
          <w:bCs/>
        </w:rPr>
        <w:t xml:space="preserve">- </w:t>
      </w:r>
      <w:r w:rsidR="005638E4">
        <w:rPr>
          <w:rFonts w:ascii="Arial" w:hAnsi="Arial" w:cs="Arial"/>
          <w:b/>
          <w:bCs/>
        </w:rPr>
        <w:t>CONTRATO DE SEGURO.</w:t>
      </w:r>
    </w:p>
    <w:p w14:paraId="638693B3" w14:textId="60DA55FA" w:rsidR="005638E4" w:rsidRPr="005638E4" w:rsidRDefault="005638E4" w:rsidP="005638E4">
      <w:pPr>
        <w:spacing w:line="360" w:lineRule="auto"/>
        <w:ind w:left="708" w:firstLine="709"/>
        <w:jc w:val="both"/>
        <w:rPr>
          <w:rFonts w:ascii="Arial" w:hAnsi="Arial" w:cs="Arial"/>
        </w:rPr>
      </w:pPr>
      <w:r w:rsidRPr="005638E4">
        <w:rPr>
          <w:rFonts w:ascii="Arial" w:hAnsi="Arial" w:cs="Arial"/>
        </w:rPr>
        <w:t>Mi mandante es una sociedad anónima regularmente constituida bajo las leyes de la República Argentina, cuya actividad consiste en la explotación del ramo seguros.</w:t>
      </w:r>
    </w:p>
    <w:p w14:paraId="0D43A44A" w14:textId="3AD364E5" w:rsidR="005638E4" w:rsidRPr="005638E4" w:rsidRDefault="005638E4" w:rsidP="009B79B7">
      <w:pPr>
        <w:spacing w:line="360" w:lineRule="auto"/>
        <w:ind w:left="708" w:firstLine="709"/>
        <w:jc w:val="both"/>
        <w:rPr>
          <w:rFonts w:ascii="Arial" w:hAnsi="Arial" w:cs="Arial"/>
        </w:rPr>
      </w:pPr>
      <w:r w:rsidRPr="005638E4">
        <w:rPr>
          <w:rFonts w:ascii="Arial" w:hAnsi="Arial" w:cs="Arial"/>
        </w:rPr>
        <w:t>En relación con el caso de autos, existió entre las partes un contrato de seguro de la Sección Automotores instrumentado mediante póliza N°</w:t>
      </w:r>
      <w:r w:rsidR="009B79B7" w:rsidRPr="009B79B7">
        <w:t xml:space="preserve"> </w:t>
      </w:r>
      <w:r w:rsidR="009B79B7" w:rsidRPr="009B79B7">
        <w:rPr>
          <w:rFonts w:ascii="Arial" w:hAnsi="Arial" w:cs="Arial"/>
        </w:rPr>
        <w:t>1175959</w:t>
      </w:r>
      <w:r w:rsidRPr="005638E4">
        <w:rPr>
          <w:rFonts w:ascii="Arial" w:hAnsi="Arial" w:cs="Arial"/>
        </w:rPr>
        <w:t>, cuya vigencia, condiciones, límites y coberturas se encuentran estrictamente determinados en las Condiciones Generales y Particulares acompañadas.</w:t>
      </w:r>
    </w:p>
    <w:p w14:paraId="4C0538C6" w14:textId="63DD2A5F" w:rsidR="00EB73B8" w:rsidRPr="005638E4" w:rsidRDefault="00841B23" w:rsidP="00A83545">
      <w:pPr>
        <w:spacing w:line="360" w:lineRule="auto"/>
        <w:ind w:left="708" w:firstLine="709"/>
        <w:jc w:val="both"/>
        <w:rPr>
          <w:rFonts w:ascii="Arial" w:hAnsi="Arial" w:cs="Arial"/>
        </w:rPr>
      </w:pPr>
      <w:r>
        <w:rPr>
          <w:rFonts w:ascii="Arial" w:hAnsi="Arial" w:cs="Arial"/>
        </w:rPr>
        <w:t>El mentado contrato amparaba</w:t>
      </w:r>
      <w:r w:rsidRPr="00841B23">
        <w:rPr>
          <w:rFonts w:ascii="Arial" w:hAnsi="Arial" w:cs="Arial"/>
        </w:rPr>
        <w:t xml:space="preserve">, entre otros, los riesgos de robo y/o hurto total y parcial respecto del vehículo </w:t>
      </w:r>
      <w:r w:rsidR="001C71AB" w:rsidRPr="001C71AB">
        <w:rPr>
          <w:rFonts w:ascii="Arial" w:hAnsi="Arial" w:cs="Arial"/>
        </w:rPr>
        <w:t>CHEVROLET</w:t>
      </w:r>
      <w:r w:rsidR="001C71AB">
        <w:rPr>
          <w:rFonts w:ascii="Arial" w:hAnsi="Arial" w:cs="Arial"/>
        </w:rPr>
        <w:t xml:space="preserve"> </w:t>
      </w:r>
      <w:r w:rsidR="001C71AB" w:rsidRPr="001C71AB">
        <w:rPr>
          <w:rFonts w:ascii="Arial" w:hAnsi="Arial" w:cs="Arial"/>
        </w:rPr>
        <w:t>CORSA 1.6 3 P</w:t>
      </w:r>
      <w:r w:rsidR="001C71AB">
        <w:rPr>
          <w:rFonts w:ascii="Arial" w:hAnsi="Arial" w:cs="Arial"/>
        </w:rPr>
        <w:t xml:space="preserve"> </w:t>
      </w:r>
      <w:r w:rsidR="001C71AB" w:rsidRPr="001C71AB">
        <w:rPr>
          <w:rFonts w:ascii="Arial" w:hAnsi="Arial" w:cs="Arial"/>
        </w:rPr>
        <w:t>GL AA DH</w:t>
      </w:r>
      <w:r w:rsidR="001C71AB">
        <w:rPr>
          <w:rFonts w:ascii="Arial" w:hAnsi="Arial" w:cs="Arial"/>
        </w:rPr>
        <w:t xml:space="preserve"> </w:t>
      </w:r>
      <w:r w:rsidR="001C71AB" w:rsidRPr="001C71AB">
        <w:rPr>
          <w:rFonts w:ascii="Arial" w:hAnsi="Arial" w:cs="Arial"/>
        </w:rPr>
        <w:lastRenderedPageBreak/>
        <w:t>(CLASSIC)</w:t>
      </w:r>
      <w:r w:rsidR="0070711F">
        <w:rPr>
          <w:rFonts w:ascii="Arial" w:hAnsi="Arial" w:cs="Arial"/>
        </w:rPr>
        <w:t>, dominio</w:t>
      </w:r>
      <w:r w:rsidR="0070711F" w:rsidRPr="0070711F">
        <w:t xml:space="preserve"> </w:t>
      </w:r>
      <w:r w:rsidR="0070711F" w:rsidRPr="0070711F">
        <w:rPr>
          <w:rFonts w:ascii="Arial" w:hAnsi="Arial" w:cs="Arial"/>
        </w:rPr>
        <w:t>CXU589</w:t>
      </w:r>
      <w:r w:rsidR="0070711F">
        <w:rPr>
          <w:rFonts w:ascii="Arial" w:hAnsi="Arial" w:cs="Arial"/>
        </w:rPr>
        <w:t xml:space="preserve">, año 1999, </w:t>
      </w:r>
      <w:r w:rsidRPr="00841B23">
        <w:rPr>
          <w:rFonts w:ascii="Arial" w:hAnsi="Arial" w:cs="Arial"/>
        </w:rPr>
        <w:t xml:space="preserve">por una suma asegurada de $ </w:t>
      </w:r>
      <w:r w:rsidR="00DB70C3">
        <w:rPr>
          <w:rFonts w:ascii="Arial" w:hAnsi="Arial" w:cs="Arial"/>
        </w:rPr>
        <w:t>4.</w:t>
      </w:r>
      <w:r w:rsidR="00701E79">
        <w:rPr>
          <w:rFonts w:ascii="Arial" w:hAnsi="Arial" w:cs="Arial"/>
        </w:rPr>
        <w:t>949.000.</w:t>
      </w:r>
    </w:p>
    <w:p w14:paraId="27AE8324" w14:textId="5D8043AF" w:rsidR="005638E4" w:rsidRPr="005638E4" w:rsidRDefault="005638E4" w:rsidP="00701E79">
      <w:pPr>
        <w:spacing w:line="360" w:lineRule="auto"/>
        <w:ind w:left="708" w:firstLine="709"/>
        <w:jc w:val="both"/>
        <w:rPr>
          <w:rFonts w:ascii="Arial" w:hAnsi="Arial" w:cs="Arial"/>
        </w:rPr>
      </w:pPr>
      <w:r w:rsidRPr="005638E4">
        <w:rPr>
          <w:rFonts w:ascii="Arial" w:hAnsi="Arial" w:cs="Arial"/>
        </w:rPr>
        <w:t>Se deja expresamente establecido que el contrato se rige por la Ley 17.418, por las cláusulas contractuales aceptadas por la asegurada y por las condiciones particulares de la póliza, las cuales delimitan el riesgo cubierto, el alcance de la obligación del asegurador y los supuestos de exclusión, caducidad y limitación de responsabilidad</w:t>
      </w:r>
      <w:r w:rsidR="00701E79">
        <w:rPr>
          <w:rFonts w:ascii="Arial" w:hAnsi="Arial" w:cs="Arial"/>
        </w:rPr>
        <w:t>, entre otros.</w:t>
      </w:r>
    </w:p>
    <w:p w14:paraId="443770EB" w14:textId="5C6F2249" w:rsidR="00264634" w:rsidRDefault="005638E4" w:rsidP="005638E4">
      <w:pPr>
        <w:spacing w:line="360" w:lineRule="auto"/>
        <w:ind w:left="708" w:firstLine="709"/>
        <w:jc w:val="both"/>
        <w:rPr>
          <w:rFonts w:ascii="Arial" w:hAnsi="Arial" w:cs="Arial"/>
        </w:rPr>
      </w:pPr>
      <w:r w:rsidRPr="005638E4">
        <w:rPr>
          <w:rFonts w:ascii="Arial" w:hAnsi="Arial" w:cs="Arial"/>
        </w:rPr>
        <w:t xml:space="preserve">Mi </w:t>
      </w:r>
      <w:r w:rsidR="00701E79">
        <w:rPr>
          <w:rFonts w:ascii="Arial" w:hAnsi="Arial" w:cs="Arial"/>
        </w:rPr>
        <w:t>mandante</w:t>
      </w:r>
      <w:r w:rsidRPr="005638E4">
        <w:rPr>
          <w:rFonts w:ascii="Arial" w:hAnsi="Arial" w:cs="Arial"/>
        </w:rPr>
        <w:t xml:space="preserve"> desconoce y rechaza toda interpretación extensiva, analógica o desnaturalizante del contrato que exceda los términos expresamente pactados.</w:t>
      </w:r>
    </w:p>
    <w:p w14:paraId="53CCD136" w14:textId="77777777" w:rsidR="00E26050" w:rsidRDefault="00E26050" w:rsidP="005638E4">
      <w:pPr>
        <w:spacing w:line="360" w:lineRule="auto"/>
        <w:ind w:left="708" w:firstLine="709"/>
        <w:jc w:val="both"/>
        <w:rPr>
          <w:rFonts w:ascii="Arial" w:hAnsi="Arial" w:cs="Arial"/>
        </w:rPr>
      </w:pPr>
    </w:p>
    <w:p w14:paraId="40EBBBB9" w14:textId="3D9BE678" w:rsidR="00A83545" w:rsidRDefault="00A83545" w:rsidP="00A83545">
      <w:pPr>
        <w:spacing w:line="360" w:lineRule="auto"/>
        <w:ind w:left="708" w:firstLine="709"/>
        <w:jc w:val="both"/>
        <w:rPr>
          <w:rFonts w:ascii="Arial" w:hAnsi="Arial" w:cs="Arial"/>
          <w:b/>
          <w:bCs/>
        </w:rPr>
      </w:pPr>
      <w:r w:rsidRPr="007C220E">
        <w:rPr>
          <w:rFonts w:ascii="Arial" w:hAnsi="Arial" w:cs="Arial"/>
          <w:b/>
          <w:bCs/>
        </w:rPr>
        <w:t>V</w:t>
      </w:r>
      <w:r>
        <w:rPr>
          <w:rFonts w:ascii="Arial" w:hAnsi="Arial" w:cs="Arial"/>
          <w:b/>
          <w:bCs/>
        </w:rPr>
        <w:t>I</w:t>
      </w:r>
      <w:r w:rsidRPr="007C220E">
        <w:rPr>
          <w:rFonts w:ascii="Arial" w:hAnsi="Arial" w:cs="Arial"/>
          <w:b/>
          <w:bCs/>
        </w:rPr>
        <w:t xml:space="preserve">.- </w:t>
      </w:r>
      <w:r w:rsidR="00E94FAC">
        <w:rPr>
          <w:rFonts w:ascii="Arial" w:hAnsi="Arial" w:cs="Arial"/>
          <w:b/>
          <w:bCs/>
        </w:rPr>
        <w:t>CUMPLIMIENTO DE LA OBLIGACIÓN INDEMNIZATORIA.</w:t>
      </w:r>
      <w:r w:rsidR="009838B1">
        <w:rPr>
          <w:rFonts w:ascii="Arial" w:hAnsi="Arial" w:cs="Arial"/>
          <w:b/>
          <w:bCs/>
        </w:rPr>
        <w:t xml:space="preserve"> PAGO.</w:t>
      </w:r>
    </w:p>
    <w:p w14:paraId="160AFF9E" w14:textId="27382DC5" w:rsidR="00621F09" w:rsidRPr="00621F09" w:rsidRDefault="00621F09" w:rsidP="00621F09">
      <w:pPr>
        <w:spacing w:line="360" w:lineRule="auto"/>
        <w:ind w:left="708" w:firstLine="709"/>
        <w:jc w:val="both"/>
        <w:rPr>
          <w:rFonts w:ascii="Arial" w:hAnsi="Arial" w:cs="Arial"/>
        </w:rPr>
      </w:pPr>
      <w:r w:rsidRPr="00621F09">
        <w:rPr>
          <w:rFonts w:ascii="Arial" w:hAnsi="Arial" w:cs="Arial"/>
        </w:rPr>
        <w:t>Sin reconocer los hechos en la forma en que han sido relatados por la actora, lo cierto es que, en el marco del trámite del siniestro denunciado, y luego de sustanciadas las instancias administrativas correspondientes, mi mandante procedió al pago de la suma acordada en concepto de indemnización por Robo/Hurto Total del automotor dominio CXU589.</w:t>
      </w:r>
    </w:p>
    <w:p w14:paraId="0BAFD85E" w14:textId="67A501DB" w:rsidR="00621F09" w:rsidRPr="00621F09" w:rsidRDefault="00621F09" w:rsidP="00621F09">
      <w:pPr>
        <w:spacing w:line="360" w:lineRule="auto"/>
        <w:ind w:left="708" w:firstLine="709"/>
        <w:jc w:val="both"/>
        <w:rPr>
          <w:rFonts w:ascii="Arial" w:hAnsi="Arial" w:cs="Arial"/>
        </w:rPr>
      </w:pPr>
      <w:r w:rsidRPr="00621F09">
        <w:rPr>
          <w:rFonts w:ascii="Arial" w:hAnsi="Arial" w:cs="Arial"/>
        </w:rPr>
        <w:t>En efecto, con fecha 17/09/2025 se efectuó transferencia bancaria a favor de la actora por la suma de $5.095.185, en cumplimiento del acuerdo indemnizatorio celebrado entre las partes.</w:t>
      </w:r>
    </w:p>
    <w:p w14:paraId="18A5619D" w14:textId="49CBE87E" w:rsidR="00621F09" w:rsidRPr="00621F09" w:rsidRDefault="00621F09" w:rsidP="00621F09">
      <w:pPr>
        <w:spacing w:line="360" w:lineRule="auto"/>
        <w:ind w:left="708" w:firstLine="709"/>
        <w:jc w:val="both"/>
        <w:rPr>
          <w:rFonts w:ascii="Arial" w:hAnsi="Arial" w:cs="Arial"/>
        </w:rPr>
      </w:pPr>
      <w:r w:rsidRPr="00621F09">
        <w:rPr>
          <w:rFonts w:ascii="Arial" w:hAnsi="Arial" w:cs="Arial"/>
        </w:rPr>
        <w:t>Dicho pago tuvo por objeto cancelar la obligación derivada del siniestro en los términos pactados, importando el cumplimiento de la prestación principal asumida por la aseguradora conforme el contrato de seguro.</w:t>
      </w:r>
    </w:p>
    <w:p w14:paraId="2BE55109" w14:textId="61821B19" w:rsidR="00621F09" w:rsidRPr="00621F09" w:rsidRDefault="00621F09" w:rsidP="00621F09">
      <w:pPr>
        <w:spacing w:line="360" w:lineRule="auto"/>
        <w:ind w:left="708" w:firstLine="709"/>
        <w:jc w:val="both"/>
        <w:rPr>
          <w:rFonts w:ascii="Arial" w:hAnsi="Arial" w:cs="Arial"/>
        </w:rPr>
      </w:pPr>
      <w:r w:rsidRPr="00621F09">
        <w:rPr>
          <w:rFonts w:ascii="Arial" w:hAnsi="Arial" w:cs="Arial"/>
        </w:rPr>
        <w:t>En consecuencia, no existe actualmente capital indemnizatorio pendiente de pago, quedando el objeto de</w:t>
      </w:r>
      <w:r w:rsidR="00051575">
        <w:rPr>
          <w:rFonts w:ascii="Arial" w:hAnsi="Arial" w:cs="Arial"/>
        </w:rPr>
        <w:t xml:space="preserve"> la relación juridica procesal </w:t>
      </w:r>
      <w:r w:rsidRPr="00621F09">
        <w:rPr>
          <w:rFonts w:ascii="Arial" w:hAnsi="Arial" w:cs="Arial"/>
        </w:rPr>
        <w:t>circunscripto exclusivamente a accesorios cuya procedencia, base de cálculo y exigibilidad son expresamente controvertidos por esta parte.</w:t>
      </w:r>
    </w:p>
    <w:p w14:paraId="0FB1F795" w14:textId="5273C0FB" w:rsidR="00E94FAC" w:rsidRDefault="00621F09" w:rsidP="00621F09">
      <w:pPr>
        <w:spacing w:line="360" w:lineRule="auto"/>
        <w:ind w:left="708" w:firstLine="709"/>
        <w:jc w:val="both"/>
        <w:rPr>
          <w:rFonts w:ascii="Arial" w:hAnsi="Arial" w:cs="Arial"/>
        </w:rPr>
      </w:pPr>
      <w:r w:rsidRPr="00621F09">
        <w:rPr>
          <w:rFonts w:ascii="Arial" w:hAnsi="Arial" w:cs="Arial"/>
        </w:rPr>
        <w:t>No puede configurarse incumplimiento cuando la prestación principal ha sido efectivamente satisfecha, ni resulta jurídicamente admisible</w:t>
      </w:r>
      <w:r w:rsidR="00D40032">
        <w:rPr>
          <w:rFonts w:ascii="Arial" w:hAnsi="Arial" w:cs="Arial"/>
        </w:rPr>
        <w:t>, conforme será desarrollado en el acápite correspondiente,</w:t>
      </w:r>
      <w:r w:rsidRPr="00621F09">
        <w:rPr>
          <w:rFonts w:ascii="Arial" w:hAnsi="Arial" w:cs="Arial"/>
        </w:rPr>
        <w:t xml:space="preserve"> convertir una cuestión relativa a accesorios discutibles en un supuesto de responsabilidad agravada generador de daño moral o daño punitivo.</w:t>
      </w:r>
    </w:p>
    <w:p w14:paraId="7D2A3C52" w14:textId="77777777" w:rsidR="00E26050" w:rsidRPr="00621F09" w:rsidRDefault="00E26050" w:rsidP="00621F09">
      <w:pPr>
        <w:spacing w:line="360" w:lineRule="auto"/>
        <w:ind w:left="708" w:firstLine="709"/>
        <w:jc w:val="both"/>
        <w:rPr>
          <w:rFonts w:ascii="Arial" w:hAnsi="Arial" w:cs="Arial"/>
        </w:rPr>
      </w:pPr>
    </w:p>
    <w:p w14:paraId="1DF3C569" w14:textId="746F2EF9" w:rsidR="00264634" w:rsidRPr="007C220E" w:rsidRDefault="00264634" w:rsidP="00264634">
      <w:pPr>
        <w:spacing w:line="360" w:lineRule="auto"/>
        <w:ind w:left="708" w:firstLine="709"/>
        <w:jc w:val="both"/>
        <w:rPr>
          <w:rFonts w:ascii="Arial" w:hAnsi="Arial" w:cs="Arial"/>
          <w:b/>
          <w:bCs/>
        </w:rPr>
      </w:pPr>
      <w:r w:rsidRPr="00581C3B">
        <w:rPr>
          <w:rFonts w:ascii="Arial" w:hAnsi="Arial" w:cs="Arial"/>
          <w:b/>
          <w:bCs/>
        </w:rPr>
        <w:lastRenderedPageBreak/>
        <w:t>V</w:t>
      </w:r>
      <w:r w:rsidR="004F478E">
        <w:rPr>
          <w:rFonts w:ascii="Arial" w:hAnsi="Arial" w:cs="Arial"/>
          <w:b/>
          <w:bCs/>
        </w:rPr>
        <w:t>I</w:t>
      </w:r>
      <w:r w:rsidRPr="00581C3B">
        <w:rPr>
          <w:rFonts w:ascii="Arial" w:hAnsi="Arial" w:cs="Arial"/>
          <w:b/>
          <w:bCs/>
        </w:rPr>
        <w:t>I.- DERECHO</w:t>
      </w:r>
    </w:p>
    <w:p w14:paraId="78FC1EC1" w14:textId="28C0A5C5" w:rsidR="00264634" w:rsidRDefault="00264634" w:rsidP="004138F6">
      <w:pPr>
        <w:spacing w:line="360" w:lineRule="auto"/>
        <w:ind w:left="708" w:firstLine="709"/>
        <w:jc w:val="both"/>
        <w:rPr>
          <w:rFonts w:ascii="Arial" w:hAnsi="Arial" w:cs="Arial"/>
        </w:rPr>
      </w:pPr>
      <w:r w:rsidRPr="004E067F">
        <w:rPr>
          <w:rFonts w:ascii="Arial" w:hAnsi="Arial" w:cs="Arial"/>
        </w:rPr>
        <w:t xml:space="preserve">Fundo el derecho de mi parte en </w:t>
      </w:r>
      <w:r w:rsidR="00E25BF4" w:rsidRPr="00E25BF4">
        <w:rPr>
          <w:rFonts w:ascii="Arial" w:hAnsi="Arial" w:cs="Arial"/>
        </w:rPr>
        <w:t>la ley 17.418, Código Civil y Comercial de la Nación Argentina, jurisprudencia y doctrina aplicables al caso.</w:t>
      </w:r>
    </w:p>
    <w:p w14:paraId="711D9C60" w14:textId="77777777" w:rsidR="004F478E" w:rsidRDefault="004F478E" w:rsidP="004F478E">
      <w:pPr>
        <w:spacing w:line="360" w:lineRule="auto"/>
        <w:jc w:val="both"/>
        <w:rPr>
          <w:rFonts w:ascii="Arial" w:hAnsi="Arial" w:cs="Arial"/>
        </w:rPr>
      </w:pPr>
    </w:p>
    <w:p w14:paraId="7B34CF51" w14:textId="6869F7AC" w:rsidR="00264634" w:rsidRDefault="00264634" w:rsidP="00264634">
      <w:pPr>
        <w:spacing w:line="360" w:lineRule="auto"/>
        <w:ind w:left="709" w:firstLine="709"/>
        <w:jc w:val="both"/>
        <w:rPr>
          <w:rFonts w:ascii="Arial" w:hAnsi="Arial" w:cs="Arial"/>
          <w:b/>
          <w:bCs/>
        </w:rPr>
      </w:pPr>
      <w:r>
        <w:rPr>
          <w:rFonts w:ascii="Arial" w:hAnsi="Arial" w:cs="Arial"/>
          <w:b/>
          <w:bCs/>
        </w:rPr>
        <w:t>V</w:t>
      </w:r>
      <w:r w:rsidR="004F478E">
        <w:rPr>
          <w:rFonts w:ascii="Arial" w:hAnsi="Arial" w:cs="Arial"/>
          <w:b/>
          <w:bCs/>
        </w:rPr>
        <w:t>I</w:t>
      </w:r>
      <w:r>
        <w:rPr>
          <w:rFonts w:ascii="Arial" w:hAnsi="Arial" w:cs="Arial"/>
          <w:b/>
          <w:bCs/>
        </w:rPr>
        <w:t>II</w:t>
      </w:r>
      <w:r w:rsidRPr="007C220E">
        <w:rPr>
          <w:rFonts w:ascii="Arial" w:hAnsi="Arial" w:cs="Arial"/>
          <w:b/>
          <w:bCs/>
        </w:rPr>
        <w:t>.- IMPUGNA RECLAMO PATRIMONIAL.</w:t>
      </w:r>
    </w:p>
    <w:p w14:paraId="159AAD17" w14:textId="77777777" w:rsidR="00FE0F4E" w:rsidRDefault="00FE0F4E" w:rsidP="00264634">
      <w:pPr>
        <w:spacing w:line="360" w:lineRule="auto"/>
        <w:ind w:left="709" w:firstLine="709"/>
        <w:jc w:val="both"/>
        <w:rPr>
          <w:rFonts w:ascii="Arial" w:hAnsi="Arial" w:cs="Arial"/>
        </w:rPr>
      </w:pPr>
      <w:r w:rsidRPr="00FE0F4E">
        <w:rPr>
          <w:rFonts w:ascii="Arial" w:hAnsi="Arial" w:cs="Arial"/>
        </w:rPr>
        <w:t>Sin perjuicio de la inexistente responsabilidad civil de mi representada, procederé a impugnar el reclamo patrimonial realizado, el que desde ya es a simple vista excesivo, irrazonable e infundado.</w:t>
      </w:r>
    </w:p>
    <w:p w14:paraId="73D843C6" w14:textId="3CFB4C06" w:rsidR="007E7A2A" w:rsidRDefault="00FE0F4E" w:rsidP="00264634">
      <w:pPr>
        <w:spacing w:line="360" w:lineRule="auto"/>
        <w:ind w:left="709" w:firstLine="709"/>
        <w:jc w:val="both"/>
        <w:rPr>
          <w:rFonts w:ascii="Arial" w:hAnsi="Arial" w:cs="Arial"/>
        </w:rPr>
      </w:pPr>
      <w:r w:rsidRPr="00FE0F4E">
        <w:rPr>
          <w:rFonts w:ascii="Arial" w:hAnsi="Arial" w:cs="Arial"/>
        </w:rPr>
        <w:t xml:space="preserve">Por tal motivo impugno la totalidad de la liquidación realizada por </w:t>
      </w:r>
      <w:r w:rsidR="00747AA4">
        <w:rPr>
          <w:rFonts w:ascii="Arial" w:hAnsi="Arial" w:cs="Arial"/>
        </w:rPr>
        <w:t>la</w:t>
      </w:r>
      <w:r w:rsidRPr="00FE0F4E">
        <w:rPr>
          <w:rFonts w:ascii="Arial" w:hAnsi="Arial" w:cs="Arial"/>
        </w:rPr>
        <w:t xml:space="preserve"> actor</w:t>
      </w:r>
      <w:r w:rsidR="00747AA4">
        <w:rPr>
          <w:rFonts w:ascii="Arial" w:hAnsi="Arial" w:cs="Arial"/>
        </w:rPr>
        <w:t>a</w:t>
      </w:r>
      <w:r w:rsidRPr="00FE0F4E">
        <w:rPr>
          <w:rFonts w:ascii="Arial" w:hAnsi="Arial" w:cs="Arial"/>
        </w:rPr>
        <w:t>, particularmente por lo expuesto a continuación.</w:t>
      </w:r>
    </w:p>
    <w:p w14:paraId="134F49C4" w14:textId="77777777" w:rsidR="004138F6" w:rsidRPr="00FE0F4E" w:rsidRDefault="004138F6" w:rsidP="00264634">
      <w:pPr>
        <w:spacing w:line="360" w:lineRule="auto"/>
        <w:ind w:left="709" w:firstLine="709"/>
        <w:jc w:val="both"/>
        <w:rPr>
          <w:rFonts w:ascii="Arial" w:hAnsi="Arial" w:cs="Arial"/>
        </w:rPr>
      </w:pPr>
    </w:p>
    <w:p w14:paraId="34024459" w14:textId="18243E7C" w:rsidR="00264634" w:rsidRDefault="007437BE" w:rsidP="00264634">
      <w:pPr>
        <w:numPr>
          <w:ilvl w:val="0"/>
          <w:numId w:val="1"/>
        </w:numPr>
        <w:spacing w:line="360" w:lineRule="auto"/>
        <w:ind w:left="709" w:firstLine="709"/>
        <w:jc w:val="both"/>
        <w:rPr>
          <w:rFonts w:ascii="Arial" w:hAnsi="Arial" w:cs="Arial"/>
          <w:b/>
          <w:bCs/>
        </w:rPr>
      </w:pPr>
      <w:r>
        <w:rPr>
          <w:rFonts w:ascii="Arial" w:hAnsi="Arial" w:cs="Arial"/>
          <w:b/>
          <w:bCs/>
        </w:rPr>
        <w:t>INTERESES COMPENSATORIOS.</w:t>
      </w:r>
    </w:p>
    <w:p w14:paraId="730EB8C9" w14:textId="77777777" w:rsidR="00DE588F" w:rsidRDefault="00FD786B" w:rsidP="00560440">
      <w:pPr>
        <w:spacing w:after="0" w:line="360" w:lineRule="auto"/>
        <w:ind w:left="709" w:firstLine="709"/>
        <w:jc w:val="both"/>
        <w:rPr>
          <w:rFonts w:ascii="Arial" w:hAnsi="Arial" w:cs="Arial"/>
        </w:rPr>
      </w:pPr>
      <w:r>
        <w:rPr>
          <w:rFonts w:ascii="Arial" w:hAnsi="Arial" w:cs="Arial"/>
        </w:rPr>
        <w:t xml:space="preserve">Se </w:t>
      </w:r>
      <w:r w:rsidR="00080EE8">
        <w:rPr>
          <w:rFonts w:ascii="Arial" w:hAnsi="Arial" w:cs="Arial"/>
        </w:rPr>
        <w:t xml:space="preserve">impugna la procedencia de los intereses compensatorios solicitados por la Sra. </w:t>
      </w:r>
      <w:r w:rsidR="008D6991">
        <w:rPr>
          <w:rFonts w:ascii="Arial" w:hAnsi="Arial" w:cs="Arial"/>
        </w:rPr>
        <w:t xml:space="preserve">Perez. </w:t>
      </w:r>
    </w:p>
    <w:p w14:paraId="634BA9C6" w14:textId="77777777" w:rsidR="0092413D" w:rsidRDefault="003327B2" w:rsidP="0092413D">
      <w:pPr>
        <w:spacing w:after="0" w:line="360" w:lineRule="auto"/>
        <w:ind w:left="709" w:firstLine="709"/>
        <w:jc w:val="both"/>
        <w:rPr>
          <w:rFonts w:ascii="Arial" w:hAnsi="Arial" w:cs="Arial"/>
        </w:rPr>
      </w:pPr>
      <w:r>
        <w:rPr>
          <w:rFonts w:ascii="Arial" w:hAnsi="Arial" w:cs="Arial"/>
        </w:rPr>
        <w:t>Es dable destacar que l</w:t>
      </w:r>
      <w:r w:rsidR="00DE588F" w:rsidRPr="00DE588F">
        <w:rPr>
          <w:rFonts w:ascii="Arial" w:hAnsi="Arial" w:cs="Arial"/>
        </w:rPr>
        <w:t xml:space="preserve">os intereses compensatorios </w:t>
      </w:r>
      <w:r w:rsidR="002C725F">
        <w:rPr>
          <w:rFonts w:ascii="Arial" w:hAnsi="Arial" w:cs="Arial"/>
        </w:rPr>
        <w:t xml:space="preserve">constituyen </w:t>
      </w:r>
      <w:r w:rsidR="002C725F" w:rsidRPr="002C725F">
        <w:rPr>
          <w:rFonts w:ascii="Arial" w:hAnsi="Arial" w:cs="Arial"/>
        </w:rPr>
        <w:t>el precio que se deb</w:t>
      </w:r>
      <w:r w:rsidR="002C725F">
        <w:rPr>
          <w:rFonts w:ascii="Arial" w:hAnsi="Arial" w:cs="Arial"/>
        </w:rPr>
        <w:t xml:space="preserve">e </w:t>
      </w:r>
      <w:r w:rsidR="002C725F" w:rsidRPr="002C725F">
        <w:rPr>
          <w:rFonts w:ascii="Arial" w:hAnsi="Arial" w:cs="Arial"/>
        </w:rPr>
        <w:t>pagar por el uso y disfrute de un capital ajeno.</w:t>
      </w:r>
    </w:p>
    <w:p w14:paraId="5025AB06" w14:textId="6755D7FB" w:rsidR="00560440" w:rsidRDefault="0092413D" w:rsidP="0092413D">
      <w:pPr>
        <w:spacing w:after="0" w:line="360" w:lineRule="auto"/>
        <w:ind w:left="709" w:firstLine="709"/>
        <w:jc w:val="both"/>
        <w:rPr>
          <w:rFonts w:ascii="Arial" w:hAnsi="Arial" w:cs="Arial"/>
          <w:i/>
          <w:iCs/>
        </w:rPr>
      </w:pPr>
      <w:r w:rsidRPr="0092413D">
        <w:rPr>
          <w:rFonts w:ascii="Arial" w:hAnsi="Arial" w:cs="Arial"/>
        </w:rPr>
        <w:t>Pueden ser de origen convencional o legal, y se encuentran actualmente</w:t>
      </w:r>
      <w:r>
        <w:rPr>
          <w:rFonts w:ascii="Arial" w:hAnsi="Arial" w:cs="Arial"/>
        </w:rPr>
        <w:t xml:space="preserve"> </w:t>
      </w:r>
      <w:r w:rsidRPr="0092413D">
        <w:rPr>
          <w:rFonts w:ascii="Arial" w:hAnsi="Arial" w:cs="Arial"/>
        </w:rPr>
        <w:t>regulados en nuestro Código Civil y Comercial, Art. 767:</w:t>
      </w:r>
      <w:r>
        <w:rPr>
          <w:rFonts w:ascii="Arial" w:hAnsi="Arial" w:cs="Arial"/>
        </w:rPr>
        <w:t xml:space="preserve"> </w:t>
      </w:r>
      <w:r w:rsidRPr="0092413D">
        <w:rPr>
          <w:rFonts w:ascii="Arial" w:hAnsi="Arial" w:cs="Arial"/>
          <w:i/>
          <w:iCs/>
        </w:rPr>
        <w:t>“Intereses compensatorios. La obligación puede llevar intereses y son válidos los que se han convenido entre el deudor y el acreedor, como también la tasa fijada para su liquidación. Si no fue acordada por las partes, ni por las leyes, ni resulta de los usos, la tasa de interés compensatorio puede ser fijada por los jueces”.</w:t>
      </w:r>
    </w:p>
    <w:p w14:paraId="64DB21DA" w14:textId="380D08D5" w:rsidR="002C725F" w:rsidRDefault="008B0314" w:rsidP="004138F6">
      <w:pPr>
        <w:spacing w:after="0" w:line="360" w:lineRule="auto"/>
        <w:ind w:left="709" w:firstLine="709"/>
        <w:jc w:val="both"/>
        <w:rPr>
          <w:rFonts w:ascii="Arial" w:hAnsi="Arial" w:cs="Arial"/>
        </w:rPr>
      </w:pPr>
      <w:r w:rsidRPr="008B0314">
        <w:rPr>
          <w:rFonts w:ascii="Arial" w:hAnsi="Arial" w:cs="Arial"/>
        </w:rPr>
        <w:t>La actora no invoca cláusula contractual alguna que establezca la aplicación de intereses compensatorios en caso de pago de la indemnización por siniestro.</w:t>
      </w:r>
      <w:r>
        <w:rPr>
          <w:rFonts w:ascii="Arial" w:hAnsi="Arial" w:cs="Arial"/>
        </w:rPr>
        <w:t xml:space="preserve"> En efecto, e</w:t>
      </w:r>
      <w:r w:rsidRPr="008B0314">
        <w:rPr>
          <w:rFonts w:ascii="Arial" w:hAnsi="Arial" w:cs="Arial"/>
        </w:rPr>
        <w:t>l contrato de seguro delimita riesgo, suma asegurada y condiciones de pago, pero no establece intereses compensatorios automáticos por el solo transcurso del tiempo.</w:t>
      </w:r>
      <w:r w:rsidR="004138F6">
        <w:rPr>
          <w:rFonts w:ascii="Arial" w:hAnsi="Arial" w:cs="Arial"/>
        </w:rPr>
        <w:t xml:space="preserve"> </w:t>
      </w:r>
      <w:r w:rsidRPr="008B0314">
        <w:rPr>
          <w:rFonts w:ascii="Arial" w:hAnsi="Arial" w:cs="Arial"/>
        </w:rPr>
        <w:t>Pretender su aplicación sin fuente contractual expresa importa una modificación judicial del contrato.</w:t>
      </w:r>
    </w:p>
    <w:p w14:paraId="64257AB8" w14:textId="5F8ACBB1" w:rsidR="00E61517" w:rsidRDefault="008B0314" w:rsidP="005B4F7F">
      <w:pPr>
        <w:spacing w:after="0" w:line="360" w:lineRule="auto"/>
        <w:ind w:left="709" w:firstLine="709"/>
        <w:jc w:val="both"/>
        <w:rPr>
          <w:rFonts w:ascii="Arial" w:hAnsi="Arial" w:cs="Arial"/>
        </w:rPr>
      </w:pPr>
      <w:r>
        <w:rPr>
          <w:rFonts w:ascii="Arial" w:hAnsi="Arial" w:cs="Arial"/>
        </w:rPr>
        <w:t xml:space="preserve">Por otro lado, </w:t>
      </w:r>
      <w:r w:rsidR="00EE1EC8">
        <w:rPr>
          <w:rFonts w:ascii="Arial" w:hAnsi="Arial" w:cs="Arial"/>
        </w:rPr>
        <w:t xml:space="preserve">no debemos soslayar </w:t>
      </w:r>
      <w:r w:rsidR="00E61517">
        <w:rPr>
          <w:rFonts w:ascii="Arial" w:hAnsi="Arial" w:cs="Arial"/>
        </w:rPr>
        <w:t>que la aplicación de los mentados intereses no surge de la ley. En tal sentido, no</w:t>
      </w:r>
      <w:r w:rsidR="00EE1EC8" w:rsidRPr="00EE1EC8">
        <w:rPr>
          <w:rFonts w:ascii="Arial" w:hAnsi="Arial" w:cs="Arial"/>
        </w:rPr>
        <w:t xml:space="preserve"> existe en la Ley 17.418 disposición alguna que imponga la aplicación de intereses compensatorios en caso de pago de una indemnización derivada de contrato de seguro. El régimen especial del seguro regula la mora del asegurador y las consecuencias del retardo, pero en </w:t>
      </w:r>
      <w:r w:rsidR="00EE1EC8" w:rsidRPr="00EE1EC8">
        <w:rPr>
          <w:rFonts w:ascii="Arial" w:hAnsi="Arial" w:cs="Arial"/>
        </w:rPr>
        <w:lastRenderedPageBreak/>
        <w:t xml:space="preserve">ningún supuesto establece la procedencia automática de intereses compensatorios como retribución por el uso del capital. Tampoco el Código Civil y Comercial </w:t>
      </w:r>
      <w:r w:rsidR="005B4F7F">
        <w:rPr>
          <w:rFonts w:ascii="Arial" w:hAnsi="Arial" w:cs="Arial"/>
        </w:rPr>
        <w:t xml:space="preserve">de la Nación </w:t>
      </w:r>
      <w:r w:rsidR="00EE1EC8" w:rsidRPr="00EE1EC8">
        <w:rPr>
          <w:rFonts w:ascii="Arial" w:hAnsi="Arial" w:cs="Arial"/>
        </w:rPr>
        <w:t xml:space="preserve">consagra su aplicación en hipótesis como la presente. </w:t>
      </w:r>
    </w:p>
    <w:p w14:paraId="59FF130C" w14:textId="77777777" w:rsidR="002417E5" w:rsidRDefault="005B4F7F" w:rsidP="008B0314">
      <w:pPr>
        <w:spacing w:after="0" w:line="360" w:lineRule="auto"/>
        <w:ind w:left="709" w:firstLine="709"/>
        <w:jc w:val="both"/>
        <w:rPr>
          <w:rFonts w:ascii="Arial" w:hAnsi="Arial" w:cs="Arial"/>
        </w:rPr>
      </w:pPr>
      <w:r>
        <w:rPr>
          <w:rFonts w:ascii="Arial" w:hAnsi="Arial" w:cs="Arial"/>
        </w:rPr>
        <w:t xml:space="preserve">No surge tampoco de los usos y costumbres como prevé el articulo </w:t>
      </w:r>
      <w:r w:rsidR="002417E5">
        <w:rPr>
          <w:rFonts w:ascii="Arial" w:hAnsi="Arial" w:cs="Arial"/>
        </w:rPr>
        <w:t>bajo análisis para habilitar su procedencia.</w:t>
      </w:r>
    </w:p>
    <w:p w14:paraId="3586159E" w14:textId="77777777" w:rsidR="002417E5" w:rsidRDefault="002417E5" w:rsidP="008B0314">
      <w:pPr>
        <w:spacing w:after="0" w:line="360" w:lineRule="auto"/>
        <w:ind w:left="709" w:firstLine="709"/>
        <w:jc w:val="both"/>
        <w:rPr>
          <w:rFonts w:ascii="Arial" w:hAnsi="Arial" w:cs="Arial"/>
        </w:rPr>
      </w:pPr>
      <w:r>
        <w:rPr>
          <w:rFonts w:ascii="Arial" w:hAnsi="Arial" w:cs="Arial"/>
        </w:rPr>
        <w:t>Por último, s</w:t>
      </w:r>
      <w:r w:rsidR="00EE1EC8" w:rsidRPr="00EE1EC8">
        <w:rPr>
          <w:rFonts w:ascii="Arial" w:hAnsi="Arial" w:cs="Arial"/>
        </w:rPr>
        <w:t xml:space="preserve">i bien el </w:t>
      </w:r>
      <w:r>
        <w:rPr>
          <w:rFonts w:ascii="Arial" w:hAnsi="Arial" w:cs="Arial"/>
        </w:rPr>
        <w:t>artículo</w:t>
      </w:r>
      <w:r w:rsidR="00EE1EC8" w:rsidRPr="00EE1EC8">
        <w:rPr>
          <w:rFonts w:ascii="Arial" w:hAnsi="Arial" w:cs="Arial"/>
        </w:rPr>
        <w:t xml:space="preserve"> admite que los jueces puedan fijar</w:t>
      </w:r>
      <w:r>
        <w:rPr>
          <w:rFonts w:ascii="Arial" w:hAnsi="Arial" w:cs="Arial"/>
        </w:rPr>
        <w:t>los</w:t>
      </w:r>
      <w:r w:rsidR="00EE1EC8" w:rsidRPr="00EE1EC8">
        <w:rPr>
          <w:rFonts w:ascii="Arial" w:hAnsi="Arial" w:cs="Arial"/>
        </w:rPr>
        <w:t xml:space="preserve">, dicha facultad </w:t>
      </w:r>
      <w:r>
        <w:rPr>
          <w:rFonts w:ascii="Arial" w:hAnsi="Arial" w:cs="Arial"/>
        </w:rPr>
        <w:t>no es</w:t>
      </w:r>
      <w:r w:rsidR="00EE1EC8" w:rsidRPr="00EE1EC8">
        <w:rPr>
          <w:rFonts w:ascii="Arial" w:hAnsi="Arial" w:cs="Arial"/>
        </w:rPr>
        <w:t xml:space="preserve"> automática, sino que debe ejercerse con prudencia y razonabilidad, atendiendo a la naturaleza de la obligación, a las circunstancias del caso y al principio de reparación integral sin enriquecimiento indebido. </w:t>
      </w:r>
    </w:p>
    <w:p w14:paraId="73E98799" w14:textId="77777777" w:rsidR="002417E5" w:rsidRDefault="00EE1EC8" w:rsidP="008B0314">
      <w:pPr>
        <w:spacing w:after="0" w:line="360" w:lineRule="auto"/>
        <w:ind w:left="709" w:firstLine="709"/>
        <w:jc w:val="both"/>
        <w:rPr>
          <w:rFonts w:ascii="Arial" w:hAnsi="Arial" w:cs="Arial"/>
        </w:rPr>
      </w:pPr>
      <w:r w:rsidRPr="00EE1EC8">
        <w:rPr>
          <w:rFonts w:ascii="Arial" w:hAnsi="Arial" w:cs="Arial"/>
        </w:rPr>
        <w:t xml:space="preserve">En el </w:t>
      </w:r>
      <w:r w:rsidR="002417E5">
        <w:rPr>
          <w:rFonts w:ascii="Arial" w:hAnsi="Arial" w:cs="Arial"/>
        </w:rPr>
        <w:t>presente caso</w:t>
      </w:r>
      <w:r w:rsidRPr="00EE1EC8">
        <w:rPr>
          <w:rFonts w:ascii="Arial" w:hAnsi="Arial" w:cs="Arial"/>
        </w:rPr>
        <w:t xml:space="preserve">, </w:t>
      </w:r>
      <w:r w:rsidR="002417E5">
        <w:rPr>
          <w:rFonts w:ascii="Arial" w:hAnsi="Arial" w:cs="Arial"/>
        </w:rPr>
        <w:t>i</w:t>
      </w:r>
      <w:r w:rsidRPr="00EE1EC8">
        <w:rPr>
          <w:rFonts w:ascii="Arial" w:hAnsi="Arial" w:cs="Arial"/>
        </w:rPr>
        <w:t xml:space="preserve">mponer intereses compensatorios en tales condiciones importaría alterar el equilibrio contractual, generar una actualización encubierta del capital asegurado y consagrar un resultado excesivo e injustificado, desnaturalizando la función propia de este tipo de intereses. </w:t>
      </w:r>
    </w:p>
    <w:p w14:paraId="190BBE7F" w14:textId="56FCFF98" w:rsidR="002417E5" w:rsidRPr="00C366F9" w:rsidRDefault="00EE1EC8" w:rsidP="00C366F9">
      <w:pPr>
        <w:spacing w:after="0" w:line="360" w:lineRule="auto"/>
        <w:ind w:left="709" w:firstLine="709"/>
        <w:jc w:val="both"/>
        <w:rPr>
          <w:rFonts w:ascii="Arial" w:hAnsi="Arial" w:cs="Arial"/>
        </w:rPr>
      </w:pPr>
      <w:r w:rsidRPr="00EE1EC8">
        <w:rPr>
          <w:rFonts w:ascii="Arial" w:hAnsi="Arial" w:cs="Arial"/>
        </w:rPr>
        <w:t>En consecuencia, su aplicación carece de sustento legal y debe ser rechazada.</w:t>
      </w:r>
    </w:p>
    <w:p w14:paraId="6CF8DF06" w14:textId="77777777" w:rsidR="00DE588F" w:rsidRPr="001B5734" w:rsidRDefault="00DE588F" w:rsidP="00D0768B">
      <w:pPr>
        <w:spacing w:after="0" w:line="360" w:lineRule="auto"/>
        <w:ind w:firstLine="709"/>
        <w:jc w:val="both"/>
        <w:rPr>
          <w:rFonts w:ascii="Arial" w:hAnsi="Arial" w:cs="Arial"/>
        </w:rPr>
      </w:pPr>
    </w:p>
    <w:p w14:paraId="1A3150FB" w14:textId="4AC48F9B" w:rsidR="00264634" w:rsidRPr="009466F1" w:rsidRDefault="00D0768B" w:rsidP="00264634">
      <w:pPr>
        <w:numPr>
          <w:ilvl w:val="0"/>
          <w:numId w:val="1"/>
        </w:numPr>
        <w:spacing w:line="360" w:lineRule="auto"/>
        <w:ind w:left="709" w:firstLine="709"/>
        <w:jc w:val="both"/>
        <w:rPr>
          <w:rFonts w:ascii="Arial" w:hAnsi="Arial" w:cs="Arial"/>
          <w:b/>
          <w:bCs/>
        </w:rPr>
      </w:pPr>
      <w:r>
        <w:rPr>
          <w:rFonts w:ascii="Arial" w:hAnsi="Arial" w:cs="Arial"/>
          <w:b/>
          <w:bCs/>
        </w:rPr>
        <w:t>INTERESES MORATORIOS</w:t>
      </w:r>
      <w:r w:rsidR="00264634" w:rsidRPr="009466F1">
        <w:rPr>
          <w:rFonts w:ascii="Arial" w:hAnsi="Arial" w:cs="Arial"/>
          <w:b/>
          <w:bCs/>
        </w:rPr>
        <w:t>:</w:t>
      </w:r>
    </w:p>
    <w:p w14:paraId="07A658A9" w14:textId="731186B6" w:rsidR="00A22B0F" w:rsidRDefault="00264634" w:rsidP="00A22B0F">
      <w:pPr>
        <w:spacing w:line="360" w:lineRule="auto"/>
        <w:ind w:left="709" w:firstLine="709"/>
        <w:jc w:val="both"/>
        <w:rPr>
          <w:rFonts w:ascii="Arial" w:hAnsi="Arial" w:cs="Arial"/>
        </w:rPr>
      </w:pPr>
      <w:r>
        <w:rPr>
          <w:rFonts w:ascii="Arial" w:hAnsi="Arial" w:cs="Arial"/>
        </w:rPr>
        <w:t>Se rechaza</w:t>
      </w:r>
      <w:r w:rsidRPr="00363042">
        <w:rPr>
          <w:rFonts w:ascii="Arial" w:hAnsi="Arial" w:cs="Arial"/>
        </w:rPr>
        <w:t xml:space="preserve"> la procedencia y el quantum del rubro “</w:t>
      </w:r>
      <w:r w:rsidR="00506E33">
        <w:rPr>
          <w:rFonts w:ascii="Arial" w:hAnsi="Arial" w:cs="Arial"/>
        </w:rPr>
        <w:t>INTERESES MORATORIOS</w:t>
      </w:r>
      <w:r w:rsidRPr="00363042">
        <w:rPr>
          <w:rFonts w:ascii="Arial" w:hAnsi="Arial" w:cs="Arial"/>
        </w:rPr>
        <w:t>” pretendido por la parte actora por la suma de $</w:t>
      </w:r>
      <w:r w:rsidR="00506E33">
        <w:rPr>
          <w:rFonts w:ascii="Arial" w:hAnsi="Arial" w:cs="Arial"/>
        </w:rPr>
        <w:t>2.449.900,35</w:t>
      </w:r>
      <w:r w:rsidRPr="00363042">
        <w:rPr>
          <w:rFonts w:ascii="Arial" w:hAnsi="Arial" w:cs="Arial"/>
        </w:rPr>
        <w:t>, por considerarlo improcedente</w:t>
      </w:r>
      <w:r w:rsidR="00506E33">
        <w:rPr>
          <w:rFonts w:ascii="Arial" w:hAnsi="Arial" w:cs="Arial"/>
        </w:rPr>
        <w:t xml:space="preserve"> y e</w:t>
      </w:r>
      <w:r w:rsidRPr="00363042">
        <w:rPr>
          <w:rFonts w:ascii="Arial" w:hAnsi="Arial" w:cs="Arial"/>
        </w:rPr>
        <w:t>xcesivo</w:t>
      </w:r>
      <w:r w:rsidR="00A22B0F">
        <w:rPr>
          <w:rFonts w:ascii="Arial" w:hAnsi="Arial" w:cs="Arial"/>
        </w:rPr>
        <w:t xml:space="preserve"> por los siguientes motivos:</w:t>
      </w:r>
    </w:p>
    <w:p w14:paraId="36F3F258" w14:textId="4F7B0BA7" w:rsidR="00A22B0F" w:rsidRPr="009E389F" w:rsidRDefault="00A51F95" w:rsidP="00A22B0F">
      <w:pPr>
        <w:pStyle w:val="Prrafodelista"/>
        <w:numPr>
          <w:ilvl w:val="0"/>
          <w:numId w:val="5"/>
        </w:numPr>
        <w:spacing w:line="360" w:lineRule="auto"/>
        <w:jc w:val="both"/>
        <w:rPr>
          <w:rFonts w:ascii="Arial" w:hAnsi="Arial" w:cs="Arial"/>
          <w:u w:val="single"/>
        </w:rPr>
      </w:pPr>
      <w:r>
        <w:rPr>
          <w:rFonts w:ascii="Arial" w:hAnsi="Arial" w:cs="Arial"/>
          <w:u w:val="single"/>
        </w:rPr>
        <w:t xml:space="preserve">INCORRECTA </w:t>
      </w:r>
      <w:r w:rsidR="00A22B0F" w:rsidRPr="009E389F">
        <w:rPr>
          <w:rFonts w:ascii="Arial" w:hAnsi="Arial" w:cs="Arial"/>
          <w:u w:val="single"/>
        </w:rPr>
        <w:t>APLICACIÓN DE</w:t>
      </w:r>
      <w:r w:rsidR="00B52BFE" w:rsidRPr="009E389F">
        <w:rPr>
          <w:rFonts w:ascii="Arial" w:hAnsi="Arial" w:cs="Arial"/>
          <w:u w:val="single"/>
        </w:rPr>
        <w:t xml:space="preserve"> TASA ACTIVA Y DEL </w:t>
      </w:r>
      <w:r w:rsidR="00A22B0F" w:rsidRPr="009E389F">
        <w:rPr>
          <w:rFonts w:ascii="Arial" w:hAnsi="Arial" w:cs="Arial"/>
          <w:u w:val="single"/>
        </w:rPr>
        <w:t>FALLO “SAMUDIO”</w:t>
      </w:r>
      <w:r w:rsidR="00BF68C1" w:rsidRPr="009E389F">
        <w:rPr>
          <w:rFonts w:ascii="Arial" w:hAnsi="Arial" w:cs="Arial"/>
          <w:u w:val="single"/>
        </w:rPr>
        <w:t>.</w:t>
      </w:r>
    </w:p>
    <w:p w14:paraId="15F050F9" w14:textId="77777777" w:rsidR="00985410" w:rsidRDefault="00A4095D" w:rsidP="00BF68C1">
      <w:pPr>
        <w:pStyle w:val="Prrafodelista"/>
        <w:spacing w:line="360" w:lineRule="auto"/>
        <w:ind w:left="1778"/>
        <w:jc w:val="both"/>
        <w:rPr>
          <w:rFonts w:ascii="Arial" w:hAnsi="Arial" w:cs="Arial"/>
        </w:rPr>
      </w:pPr>
      <w:r w:rsidRPr="00A4095D">
        <w:rPr>
          <w:rFonts w:ascii="Arial" w:hAnsi="Arial" w:cs="Arial"/>
        </w:rPr>
        <w:t xml:space="preserve">Cabe tener presente que tal como ha sido sostenido por la Cámara Nacional de Apelaciones, en pleno, en el caso “Samudio de Martínez c/ Transportes Doscientos Setenta S.A.”, la tasa activa del Banco Nación debe computarse salvo que su aplicación en el período transcurrido hasta el dictado de la sentencia implique una alteración del significado económico del capital de condena que configura un enriquecimiento indebido. Lo que sucedería en el caso de autos, y ello torna inaplicable la tasa activa. El plenario Samudio contempla una excepción para la aplicación de la tasa activa y esta es cuando su aplicación en el periodo trascurrido implica una alteración del significado económico del capital de condena lo que sin duda ocurre en la especie, nótese que en la especie la aplicación de la tasa activa representa un </w:t>
      </w:r>
      <w:r w:rsidR="00985410">
        <w:rPr>
          <w:rFonts w:ascii="Arial" w:hAnsi="Arial" w:cs="Arial"/>
        </w:rPr>
        <w:t>48</w:t>
      </w:r>
      <w:r w:rsidRPr="00A4095D">
        <w:rPr>
          <w:rFonts w:ascii="Arial" w:hAnsi="Arial" w:cs="Arial"/>
        </w:rPr>
        <w:t xml:space="preserve">% de interés. De este modo resulta evidente que en </w:t>
      </w:r>
      <w:r w:rsidRPr="00A4095D">
        <w:rPr>
          <w:rFonts w:ascii="Arial" w:hAnsi="Arial" w:cs="Arial"/>
        </w:rPr>
        <w:lastRenderedPageBreak/>
        <w:t xml:space="preserve">la especie se encuentra configurada la causal de exclusión a la aplicación de la tasa activa dispuesta por el plenario Samudio. </w:t>
      </w:r>
    </w:p>
    <w:p w14:paraId="59B4AFED" w14:textId="428FE042" w:rsidR="00BF68C1" w:rsidRDefault="00985410" w:rsidP="00BF68C1">
      <w:pPr>
        <w:pStyle w:val="Prrafodelista"/>
        <w:spacing w:line="360" w:lineRule="auto"/>
        <w:ind w:left="1778"/>
        <w:jc w:val="both"/>
        <w:rPr>
          <w:rFonts w:ascii="Arial" w:hAnsi="Arial" w:cs="Arial"/>
        </w:rPr>
      </w:pPr>
      <w:r>
        <w:rPr>
          <w:rFonts w:ascii="Arial" w:hAnsi="Arial" w:cs="Arial"/>
        </w:rPr>
        <w:t>En tal sentido, e</w:t>
      </w:r>
      <w:r w:rsidR="00A4095D" w:rsidRPr="00A4095D">
        <w:rPr>
          <w:rFonts w:ascii="Arial" w:hAnsi="Arial" w:cs="Arial"/>
        </w:rPr>
        <w:t>n la causa 575.742 “ROMERO LUCIA LILIANA Y OTRO C/ ZACH PABLO MAXIMILIANO Y OTROS S/ DAÑOS Y PERJUICIOS”</w:t>
      </w:r>
      <w:r>
        <w:rPr>
          <w:rFonts w:ascii="Arial" w:hAnsi="Arial" w:cs="Arial"/>
        </w:rPr>
        <w:t>, e</w:t>
      </w:r>
      <w:r w:rsidR="00A4095D" w:rsidRPr="00A4095D">
        <w:rPr>
          <w:rFonts w:ascii="Arial" w:hAnsi="Arial" w:cs="Arial"/>
        </w:rPr>
        <w:t xml:space="preserve">n </w:t>
      </w:r>
      <w:r>
        <w:rPr>
          <w:rFonts w:ascii="Arial" w:hAnsi="Arial" w:cs="Arial"/>
        </w:rPr>
        <w:t>m</w:t>
      </w:r>
      <w:r w:rsidR="00A4095D" w:rsidRPr="00A4095D">
        <w:rPr>
          <w:rFonts w:ascii="Arial" w:hAnsi="Arial" w:cs="Arial"/>
        </w:rPr>
        <w:t xml:space="preserve">arzo de 2012, la Sala E, CNAp. En lo Civil, ha establecido: “La Sala considera que se configura esa salvedad si la tasa activa mencionada se devengara desde el momento mismo de producido el evento dañoso y hasta el del efectivo pago, en la medida que coexista con indemnizaciones fijadas a valores actuales, puesto que tal proceder representaría lisa y llanamente un enriquecimiento indebido en favor del acreedor y en detrimento del deudor, que la Justicia no puede convalidar. Es que, sin lugar a dudas, en tal caso se estaría computando dos veces la pérdida del valor adquisitivo de la moneda operado entre el hecho y la sentencia, cuando en esta se contemplan valores a la época de su dictado; en tanto la referida tasa capta, en cierta medida y entre otros elementos, la depreciación de la moneda. Esta es la doctrina que en forma reiterada aplicó la Sala, vigente la anterior doctrina plenaria, que había receptado la tasa pasiva. Dicho enriquecimiento, en mayor medida se configura con la activa, cuya aplicación ahora se recepta (ver fallos de esta Sala en causas 146.971 del 16-6-94, 144.844 del 27-6-94 y 148.184 del 2-8-94, 463.934 del 1-11-06 y 492.251 del 19-11-07, entre muchas otras; Borda, Tratado de Derecho Civil - Obligaciones, 8a.ed., t.I pág.338 n 493; Casiello, Los intereses y la deuda de valor [Doctrinas encontradas y una saludable evolución de la jurisprudencia], en L.L.151-864, en especial, pág.873 cap.V; Durañona y Vedia y Quintana Terán, La depreciación de la moneda y los intereses, en J.A.1970-7-332, en especial, cap.V) esta Sala voto del Dr. Calatayud en c. 522.330 del 21/4/09). Habida cuenta de tales circunstancias esta Sala estimó apropiado en situaciones similares establecer la tasa del 6 % para evitar el enriquecimiento indebido del actor, lo que me lleva a propiciar que con ese alcance se modifique la sentencia apelada, debiéndose liquidar dicha tasa hasta la sentencia y de allí en más la activa establecida en el anterior pronunciamiento”. “Como las sumas indemnizatorias son determinadas a la fecha de este pronunciamiento, postulo modificar la tasa establecida en la sentencia fijándola en el 8% anual desde el accidente hasta el presente y, desde </w:t>
      </w:r>
      <w:r w:rsidR="00A4095D" w:rsidRPr="00A4095D">
        <w:rPr>
          <w:rFonts w:ascii="Arial" w:hAnsi="Arial" w:cs="Arial"/>
        </w:rPr>
        <w:lastRenderedPageBreak/>
        <w:t xml:space="preserve">aquí en adelante, a la tasa activa (conf. doctrina plenaria “Samudio de Martínez, Ladislaa c/ Transportes Doscientos Setenta SA s/ daños y perjuicios” del día 20 de abril de 2009). Imponer que los réditos se liquiden a la tasa activa desde el hecho, llevaría a consagrar una alteración del capital establecido en la sentencia, configurando un enriquecimiento indebido. Es que, al fijarse los montos indemnizatorios al momento de esta sentencia, se evita la posibilidad de conceder una indemnización depreciada”. “Gauna, Gastón Daniel y otro c/ Balugano, Gustavo Pablo y otros s/daños y perjuicios”, expediente n° 33030/2015, del 10/08/2018, Sala M, Cámara Nacional de Apelaciones en lo Civil.- “En casos como el presente –en los que los montos establecidos son fijados a valores actuales- tiene dicho este Tribunal que la tasa ha de liquidarse al 8% anual desde la fecha del accidente hasta el dictado de la sentencia y de ahí en más, hasta el efectivo pago a la activa establecida en la citada doctrina plenaria, a los fines de mantener intangible el contenido de la indemnización (cf. C.N.Civ., esta sala CIV/96792/2009/CA1, del 22/12/14). No </w:t>
      </w:r>
      <w:r w:rsidR="000446CD" w:rsidRPr="00A4095D">
        <w:rPr>
          <w:rFonts w:ascii="Arial" w:hAnsi="Arial" w:cs="Arial"/>
        </w:rPr>
        <w:t>obstante,</w:t>
      </w:r>
      <w:r w:rsidR="00A4095D" w:rsidRPr="00A4095D">
        <w:rPr>
          <w:rFonts w:ascii="Arial" w:hAnsi="Arial" w:cs="Arial"/>
        </w:rPr>
        <w:t xml:space="preserve"> ello, en atención a que el límite del recurso traído a consideración de esta alzada impide colocar al apelante en peor situación (principio non reformatio in </w:t>
      </w:r>
      <w:r w:rsidR="000446CD" w:rsidRPr="00A4095D">
        <w:rPr>
          <w:rFonts w:ascii="Arial" w:hAnsi="Arial" w:cs="Arial"/>
        </w:rPr>
        <w:t>peius,</w:t>
      </w:r>
      <w:r w:rsidR="00A4095D" w:rsidRPr="00A4095D">
        <w:rPr>
          <w:rFonts w:ascii="Arial" w:hAnsi="Arial" w:cs="Arial"/>
        </w:rPr>
        <w:t xml:space="preserve"> arts. 271 y 277 del Código Procesal), no cabe más que confirmar el 8% fijado por el a quo hasta el 01/08/15 y desde allí en adelante y hasta la sentencia de primera instancia se liquidarán a la tasa pasiva solicitada por el seguro. Luego, correrán a la tasa activa, lo que así postulo (conf. CNCiv., esta Sala CIV/11380/2010/CA1 del 18/8/2015, CIV/64233/2008/CA1 del 21/9/15, Civ.88.413/2010 del 2/11/15 y Civ 28.522/2009/CA1 del 30/12/15, CIV/23612/2010/CA1 del 15/5/18, entre otros)”. R. M. A. c/ P. J. C. Y OTROS s/DAÑOS Y PERJUICIOS (expte 35975/2013), del 23/5/2018 Sala G, Cámara Nacional de Apelaciones en lo </w:t>
      </w:r>
      <w:r w:rsidR="000446CD" w:rsidRPr="00A4095D">
        <w:rPr>
          <w:rFonts w:ascii="Arial" w:hAnsi="Arial" w:cs="Arial"/>
        </w:rPr>
        <w:t>Civil. -</w:t>
      </w:r>
      <w:r w:rsidR="00A4095D" w:rsidRPr="00A4095D">
        <w:rPr>
          <w:rFonts w:ascii="Arial" w:hAnsi="Arial" w:cs="Arial"/>
        </w:rPr>
        <w:t xml:space="preserve"> Asimismo, No deberá aplicarse la tasa activa si se fijan montos de condena a valores actuales. Es dable destacar respecto a la tasa de interés que la CSJ de la Provincia de Buenos Aires ha cuidado no identificar la estimación de los rubros indemnizatorios a fin de reflejar los valores actuales de los bienes a los que se refiere, con la utilización de mecanismos indexatorios, de ajuste o reajuste según índices o de coeficientes de actualización de montos históricos. En el matiz diferencial entre ambas modalidades tuvo en cuenta que en la </w:t>
      </w:r>
      <w:r w:rsidR="00A4095D" w:rsidRPr="00A4095D">
        <w:rPr>
          <w:rFonts w:ascii="Arial" w:hAnsi="Arial" w:cs="Arial"/>
        </w:rPr>
        <w:lastRenderedPageBreak/>
        <w:t>última se está ante una operación matemática, mientras que la primera en principio no consiste estrictamente en eso, sino en el justiprecio de un valor según la realidad económica existente al momento en que se pronuncia el fallo (cusas 58663 “Diaz”, sent , del 13/11/1996). “Como la indemnización se ha estimado a valores posteriores a la fecha de exigibilidad del crédito, era congruente con esa realidad económica liquidar los intereses devengados hasta ese momento aplicando, como tradicionalmente se establecía en relación a todas las modalidades de actualización, una tasa de interés puro, es decir, el accesorio destinado a la retribución de la privación del capital, despojado de otros componentes” (…) En su hora el así denominado interés puro fue establecido por la CSJN en un 6% anual (Fallos 283:235; 295:973; 296:115 y 311:1249) (…) cabe concluir que cuando sea pertinente el ajuste por índices o bien cuando se fije un quantum a valor actual, tal cual se ha decidido por la Cámara en la especie, en principio debe emplearse el denominado interés puro a fin de evitar distorsiones en el cálculo y determinación del crédito, como las que han motivado los agravios del recurrente. (CSJBA, causa 123:536 “Vera Juan Carlos c/ Provincia de Buenos Aires”, 18/04/2018).</w:t>
      </w:r>
    </w:p>
    <w:p w14:paraId="31CF6476" w14:textId="77777777" w:rsidR="00A4095D" w:rsidRDefault="00A4095D" w:rsidP="00BF68C1">
      <w:pPr>
        <w:pStyle w:val="Prrafodelista"/>
        <w:spacing w:line="360" w:lineRule="auto"/>
        <w:ind w:left="1778"/>
        <w:jc w:val="both"/>
        <w:rPr>
          <w:rFonts w:ascii="Arial" w:hAnsi="Arial" w:cs="Arial"/>
        </w:rPr>
      </w:pPr>
    </w:p>
    <w:p w14:paraId="26164559" w14:textId="77777777" w:rsidR="004047BE" w:rsidRPr="00301A8B" w:rsidRDefault="004047BE" w:rsidP="00A22B0F">
      <w:pPr>
        <w:pStyle w:val="Prrafodelista"/>
        <w:numPr>
          <w:ilvl w:val="0"/>
          <w:numId w:val="5"/>
        </w:numPr>
        <w:spacing w:line="360" w:lineRule="auto"/>
        <w:jc w:val="both"/>
        <w:rPr>
          <w:rFonts w:ascii="Arial" w:hAnsi="Arial" w:cs="Arial"/>
          <w:u w:val="single"/>
        </w:rPr>
      </w:pPr>
      <w:r w:rsidRPr="00301A8B">
        <w:rPr>
          <w:rFonts w:ascii="Arial" w:hAnsi="Arial" w:cs="Arial"/>
          <w:u w:val="single"/>
        </w:rPr>
        <w:t>INEXACTITUD DE LAS FECHAS UTILIZADAS POR LA ACTORA PARA EL CÓMPUTO DE INTERESES</w:t>
      </w:r>
    </w:p>
    <w:p w14:paraId="0FB74AB3" w14:textId="77777777" w:rsidR="005A4D6B" w:rsidRPr="005A4D6B" w:rsidRDefault="005A4D6B" w:rsidP="005A4D6B">
      <w:pPr>
        <w:pStyle w:val="Prrafodelista"/>
        <w:spacing w:line="360" w:lineRule="auto"/>
        <w:ind w:left="1778"/>
        <w:jc w:val="both"/>
        <w:rPr>
          <w:rFonts w:ascii="Arial" w:hAnsi="Arial" w:cs="Arial"/>
        </w:rPr>
      </w:pPr>
      <w:r w:rsidRPr="005A4D6B">
        <w:rPr>
          <w:rFonts w:ascii="Arial" w:hAnsi="Arial" w:cs="Arial"/>
        </w:rPr>
        <w:t>La liquidación acompañada por la actora parte de fechas que han sido fijadas en forma unilateral y carecen de sustento jurídico como punto de inicio del cómputo de intereses.</w:t>
      </w:r>
    </w:p>
    <w:p w14:paraId="05B97731" w14:textId="77777777" w:rsidR="005A4D6B" w:rsidRPr="005A4D6B" w:rsidRDefault="005A4D6B" w:rsidP="005A4D6B">
      <w:pPr>
        <w:pStyle w:val="Prrafodelista"/>
        <w:spacing w:line="360" w:lineRule="auto"/>
        <w:ind w:left="1778"/>
        <w:jc w:val="both"/>
        <w:rPr>
          <w:rFonts w:ascii="Arial" w:hAnsi="Arial" w:cs="Arial"/>
        </w:rPr>
      </w:pPr>
      <w:r w:rsidRPr="005A4D6B">
        <w:rPr>
          <w:rFonts w:ascii="Arial" w:hAnsi="Arial" w:cs="Arial"/>
        </w:rPr>
        <w:t>La determinación no puede basarse en meras afirmaciones relativas a intercambios de correos electrónicos, supuestas “aprobaciones internas” o manifestaciones informales, sino que exige identificar el momento en que la obligación se tornó cierta, líquida y exigible conforme el contrato y la ley.</w:t>
      </w:r>
    </w:p>
    <w:p w14:paraId="21B6E9BB" w14:textId="639C4BE5" w:rsidR="005A4D6B" w:rsidRPr="00C366F9" w:rsidRDefault="005A4D6B" w:rsidP="00C366F9">
      <w:pPr>
        <w:pStyle w:val="Prrafodelista"/>
        <w:spacing w:line="360" w:lineRule="auto"/>
        <w:ind w:left="1778"/>
        <w:jc w:val="both"/>
        <w:rPr>
          <w:rFonts w:ascii="Arial" w:hAnsi="Arial" w:cs="Arial"/>
        </w:rPr>
      </w:pPr>
      <w:r w:rsidRPr="005A4D6B">
        <w:rPr>
          <w:rFonts w:ascii="Arial" w:hAnsi="Arial" w:cs="Arial"/>
        </w:rPr>
        <w:t xml:space="preserve">La actora pretende computar intereses desde una fecha anterior al vencimiento del plazo contractual previsto en póliza. Sin embargo, la propia documentación que invoca indica que la entrega física de la documental necesaria para la liquidación se habría efectuado el 11/11/2024. Aun en la hipótesis de tener por acreditada dicha circunstancia —lo que esta parte controvierte en cuanto a su </w:t>
      </w:r>
      <w:r w:rsidRPr="005A4D6B">
        <w:rPr>
          <w:rFonts w:ascii="Arial" w:hAnsi="Arial" w:cs="Arial"/>
        </w:rPr>
        <w:lastRenderedPageBreak/>
        <w:t>integridad y suficiencia— el plazo contractual recién vencería con posterioridad a esa fecha.</w:t>
      </w:r>
    </w:p>
    <w:p w14:paraId="013175DE" w14:textId="77777777" w:rsidR="005A4D6B" w:rsidRPr="005A4D6B" w:rsidRDefault="005A4D6B" w:rsidP="005A4D6B">
      <w:pPr>
        <w:pStyle w:val="Prrafodelista"/>
        <w:spacing w:line="360" w:lineRule="auto"/>
        <w:ind w:left="1778"/>
        <w:jc w:val="both"/>
        <w:rPr>
          <w:rFonts w:ascii="Arial" w:hAnsi="Arial" w:cs="Arial"/>
        </w:rPr>
      </w:pPr>
      <w:r w:rsidRPr="005A4D6B">
        <w:rPr>
          <w:rFonts w:ascii="Arial" w:hAnsi="Arial" w:cs="Arial"/>
        </w:rPr>
        <w:t>En consecuencia, cualquier cálculo que sitúe el inicio de la mora con anterioridad al vencimiento del plazo pactado resulta jurídicamente improcedente.</w:t>
      </w:r>
    </w:p>
    <w:p w14:paraId="61836B56" w14:textId="77777777" w:rsidR="005A4D6B" w:rsidRPr="005A4D6B" w:rsidRDefault="005A4D6B" w:rsidP="005A4D6B">
      <w:pPr>
        <w:pStyle w:val="Prrafodelista"/>
        <w:spacing w:line="360" w:lineRule="auto"/>
        <w:ind w:left="1778"/>
        <w:jc w:val="both"/>
        <w:rPr>
          <w:rFonts w:ascii="Arial" w:hAnsi="Arial" w:cs="Arial"/>
        </w:rPr>
      </w:pPr>
      <w:r w:rsidRPr="005A4D6B">
        <w:rPr>
          <w:rFonts w:ascii="Arial" w:hAnsi="Arial" w:cs="Arial"/>
        </w:rPr>
        <w:t>Por otra parte, la carta documento de fecha 24/04/2025 tampoco puede operar retroactivamente como constitutiva de mora anterior, ni habilita a proyectar intereses desde una fecha distinta a la de una eventual exigibilidad efectiva.</w:t>
      </w:r>
    </w:p>
    <w:p w14:paraId="09B9AA19" w14:textId="77777777" w:rsidR="005A4D6B" w:rsidRPr="005A4D6B" w:rsidRDefault="005A4D6B" w:rsidP="005A4D6B">
      <w:pPr>
        <w:pStyle w:val="Prrafodelista"/>
        <w:spacing w:line="360" w:lineRule="auto"/>
        <w:ind w:left="1778"/>
        <w:jc w:val="both"/>
        <w:rPr>
          <w:rFonts w:ascii="Arial" w:hAnsi="Arial" w:cs="Arial"/>
        </w:rPr>
      </w:pPr>
      <w:r w:rsidRPr="005A4D6B">
        <w:rPr>
          <w:rFonts w:ascii="Arial" w:hAnsi="Arial" w:cs="Arial"/>
        </w:rPr>
        <w:t>La mora del asegurador —aún bajo el régimen de la Ley 17.418— presupone el vencimiento del plazo legal o contractual una vez cumplidas las cargas del asegurado. No puede fijarse sobre la base de fechas meramente administrativas o comunicacionales que no importan exigibilidad jurídica.</w:t>
      </w:r>
    </w:p>
    <w:p w14:paraId="32BF3695" w14:textId="77777777" w:rsidR="005A4D6B" w:rsidRPr="005A4D6B" w:rsidRDefault="005A4D6B" w:rsidP="005A4D6B">
      <w:pPr>
        <w:pStyle w:val="Prrafodelista"/>
        <w:spacing w:line="360" w:lineRule="auto"/>
        <w:ind w:left="1778"/>
        <w:jc w:val="both"/>
        <w:rPr>
          <w:rFonts w:ascii="Arial" w:hAnsi="Arial" w:cs="Arial"/>
        </w:rPr>
      </w:pPr>
      <w:r w:rsidRPr="005A4D6B">
        <w:rPr>
          <w:rFonts w:ascii="Arial" w:hAnsi="Arial" w:cs="Arial"/>
        </w:rPr>
        <w:t>La liquidación practicada por la actora parte, entonces, de premisas temporales inexactas, lo que contamina el cálculo íntegro de los intereses reclamados y torna improcedente el monto pretendido.</w:t>
      </w:r>
    </w:p>
    <w:p w14:paraId="1E1BA219" w14:textId="6C9DC020" w:rsidR="005A4D6B" w:rsidRDefault="005A4D6B" w:rsidP="005A4D6B">
      <w:pPr>
        <w:pStyle w:val="Prrafodelista"/>
        <w:spacing w:line="360" w:lineRule="auto"/>
        <w:ind w:left="1778"/>
        <w:jc w:val="both"/>
        <w:rPr>
          <w:rFonts w:ascii="Arial" w:hAnsi="Arial" w:cs="Arial"/>
        </w:rPr>
      </w:pPr>
      <w:r w:rsidRPr="005A4D6B">
        <w:rPr>
          <w:rFonts w:ascii="Arial" w:hAnsi="Arial" w:cs="Arial"/>
        </w:rPr>
        <w:t>En definitiva, el punto de inicio del cómputo de intereses se encuentra controvertido y no puede ser determinado en los términos arbitrarios propuestos por la accionante, debiendo rechazarse la liquidación efectuada por carecer de base fáctica y jurídica adecuada</w:t>
      </w:r>
    </w:p>
    <w:p w14:paraId="4C5BF8B4" w14:textId="77777777" w:rsidR="005A4D6B" w:rsidRDefault="005A4D6B" w:rsidP="005A4D6B">
      <w:pPr>
        <w:pStyle w:val="Prrafodelista"/>
        <w:spacing w:line="360" w:lineRule="auto"/>
        <w:ind w:left="1778"/>
        <w:jc w:val="both"/>
        <w:rPr>
          <w:rFonts w:ascii="Arial" w:hAnsi="Arial" w:cs="Arial"/>
        </w:rPr>
      </w:pPr>
    </w:p>
    <w:p w14:paraId="4D3928F6" w14:textId="66287700" w:rsidR="00EC22A7" w:rsidRPr="00301A8B" w:rsidRDefault="00E1706A" w:rsidP="00A22B0F">
      <w:pPr>
        <w:pStyle w:val="Prrafodelista"/>
        <w:numPr>
          <w:ilvl w:val="0"/>
          <w:numId w:val="5"/>
        </w:numPr>
        <w:spacing w:line="360" w:lineRule="auto"/>
        <w:jc w:val="both"/>
        <w:rPr>
          <w:rFonts w:ascii="Arial" w:hAnsi="Arial" w:cs="Arial"/>
          <w:u w:val="single"/>
        </w:rPr>
      </w:pPr>
      <w:r w:rsidRPr="00301A8B">
        <w:rPr>
          <w:rFonts w:ascii="Arial" w:hAnsi="Arial" w:cs="Arial"/>
          <w:u w:val="single"/>
        </w:rPr>
        <w:t>ENRIQUECIMIENTO INDEBIDO.</w:t>
      </w:r>
    </w:p>
    <w:p w14:paraId="3A03DBDC" w14:textId="0DFA945B" w:rsidR="00E1706A" w:rsidRDefault="00E1706A" w:rsidP="00E1706A">
      <w:pPr>
        <w:pStyle w:val="Prrafodelista"/>
        <w:spacing w:line="360" w:lineRule="auto"/>
        <w:ind w:left="1778"/>
        <w:jc w:val="both"/>
        <w:rPr>
          <w:rFonts w:ascii="Arial" w:hAnsi="Arial" w:cs="Arial"/>
        </w:rPr>
      </w:pPr>
      <w:r w:rsidRPr="00E1706A">
        <w:rPr>
          <w:rFonts w:ascii="Arial" w:hAnsi="Arial" w:cs="Arial"/>
        </w:rPr>
        <w:t>La pretensión de la actora, tal como ha sido cuantificada, conduce a un resultado económicamente desproporcionado respecto del capital efectivamente abonado.</w:t>
      </w:r>
    </w:p>
    <w:p w14:paraId="42A0DE1F" w14:textId="6C97F170" w:rsidR="00D24596" w:rsidRDefault="00D24596" w:rsidP="00E1706A">
      <w:pPr>
        <w:pStyle w:val="Prrafodelista"/>
        <w:spacing w:line="360" w:lineRule="auto"/>
        <w:ind w:left="1778"/>
        <w:jc w:val="both"/>
        <w:rPr>
          <w:rFonts w:ascii="Arial" w:hAnsi="Arial" w:cs="Arial"/>
        </w:rPr>
      </w:pPr>
      <w:r w:rsidRPr="00D24596">
        <w:rPr>
          <w:rFonts w:ascii="Arial" w:hAnsi="Arial" w:cs="Arial"/>
        </w:rPr>
        <w:t>Los intereses moratorios tienen naturaleza resarcitoria: su finalidad es compensar la privación del capital durante el período de mora. No constituyen una sanción autónoma ni un mecanismo de incremento patrimonial independiente del daño efectivamente sufrido.</w:t>
      </w:r>
    </w:p>
    <w:p w14:paraId="21B765AB" w14:textId="17DD6239" w:rsidR="00D24596" w:rsidRDefault="00D24596" w:rsidP="00E1706A">
      <w:pPr>
        <w:pStyle w:val="Prrafodelista"/>
        <w:spacing w:line="360" w:lineRule="auto"/>
        <w:ind w:left="1778"/>
        <w:jc w:val="both"/>
        <w:rPr>
          <w:rFonts w:ascii="Arial" w:hAnsi="Arial" w:cs="Arial"/>
        </w:rPr>
      </w:pPr>
      <w:r w:rsidRPr="00D24596">
        <w:rPr>
          <w:rFonts w:ascii="Arial" w:hAnsi="Arial" w:cs="Arial"/>
        </w:rPr>
        <w:t>Cuando la aplicación de una determinada tasa, desde una fecha controvertida y sobre un capital contractualmente delimitado, arroja un resultado altera sustancialmente el monto originalmente debido, el accesorio deja de cumplir una función compensatoria y pasa a generar un beneficio patrimonial injustificado.</w:t>
      </w:r>
    </w:p>
    <w:p w14:paraId="24E19ACA" w14:textId="16FA5BC8" w:rsidR="00301A8B" w:rsidRPr="00171F10" w:rsidRDefault="00301A8B" w:rsidP="00171F10">
      <w:pPr>
        <w:pStyle w:val="Prrafodelista"/>
        <w:spacing w:line="360" w:lineRule="auto"/>
        <w:ind w:left="1778"/>
        <w:jc w:val="both"/>
        <w:rPr>
          <w:rFonts w:ascii="Arial" w:hAnsi="Arial" w:cs="Arial"/>
        </w:rPr>
      </w:pPr>
      <w:r w:rsidRPr="00301A8B">
        <w:rPr>
          <w:rFonts w:ascii="Arial" w:hAnsi="Arial" w:cs="Arial"/>
        </w:rPr>
        <w:t xml:space="preserve">El ordenamiento jurídico no ampara el enriquecimiento sin causa. Ningún acreedor puede obtener, bajo la apariencia de intereses, una </w:t>
      </w:r>
      <w:r w:rsidRPr="00301A8B">
        <w:rPr>
          <w:rFonts w:ascii="Arial" w:hAnsi="Arial" w:cs="Arial"/>
        </w:rPr>
        <w:lastRenderedPageBreak/>
        <w:t>ventaja económica que exceda la finalidad resarcitoria propia del instituto.</w:t>
      </w:r>
    </w:p>
    <w:p w14:paraId="446DCB98" w14:textId="6EA0B759" w:rsidR="00301A8B" w:rsidRPr="00301A8B" w:rsidRDefault="00301A8B" w:rsidP="00301A8B">
      <w:pPr>
        <w:pStyle w:val="Prrafodelista"/>
        <w:spacing w:line="360" w:lineRule="auto"/>
        <w:ind w:left="1778"/>
        <w:jc w:val="both"/>
        <w:rPr>
          <w:rFonts w:ascii="Arial" w:hAnsi="Arial" w:cs="Arial"/>
        </w:rPr>
      </w:pPr>
      <w:r w:rsidRPr="00301A8B">
        <w:rPr>
          <w:rFonts w:ascii="Arial" w:hAnsi="Arial" w:cs="Arial"/>
        </w:rPr>
        <w:t>En el caso de autos, el capital indemnizatorio fue abonado por mi representada. La aplicación de la tasa activa en la forma pretendida por la actora genera un incremento que no guarda adecuada proporción con la eventual demora discutida, transformando un accesorio en un mecanismo de actualización agravada y desnaturalizando el equilibrio contractual.</w:t>
      </w:r>
    </w:p>
    <w:p w14:paraId="7EEE71A3" w14:textId="0C7F4387" w:rsidR="00301A8B" w:rsidRPr="00301A8B" w:rsidRDefault="00301A8B" w:rsidP="00301A8B">
      <w:pPr>
        <w:pStyle w:val="Prrafodelista"/>
        <w:spacing w:line="360" w:lineRule="auto"/>
        <w:ind w:left="1778"/>
        <w:jc w:val="both"/>
        <w:rPr>
          <w:rFonts w:ascii="Arial" w:hAnsi="Arial" w:cs="Arial"/>
        </w:rPr>
      </w:pPr>
      <w:r w:rsidRPr="00301A8B">
        <w:rPr>
          <w:rFonts w:ascii="Arial" w:hAnsi="Arial" w:cs="Arial"/>
        </w:rPr>
        <w:t>El derecho de daños y el régimen obligacional imponen reparar, no enriquecer. La fijación de intereses debe responder a criterios de razonabilidad, proporcionalidad y equilibrio, evitando resultados que importen una alteración injustificada del contenido económico del crédito.</w:t>
      </w:r>
    </w:p>
    <w:p w14:paraId="49ACD1A3" w14:textId="6D5D5EB3" w:rsidR="00A51F95" w:rsidRPr="00301A8B" w:rsidRDefault="00301A8B" w:rsidP="00301A8B">
      <w:pPr>
        <w:pStyle w:val="Prrafodelista"/>
        <w:spacing w:line="360" w:lineRule="auto"/>
        <w:ind w:left="1778"/>
        <w:jc w:val="both"/>
        <w:rPr>
          <w:rFonts w:ascii="Arial" w:hAnsi="Arial" w:cs="Arial"/>
        </w:rPr>
      </w:pPr>
      <w:r w:rsidRPr="00301A8B">
        <w:rPr>
          <w:rFonts w:ascii="Arial" w:hAnsi="Arial" w:cs="Arial"/>
        </w:rPr>
        <w:t>Por ello, la liquidación propuesta por la actora, al arrojar un resultado manifiestamente superior al daño que eventualmente podría derivarse del retardo, configura un supuesto de enriquecimiento indebido que debe ser rechazado.</w:t>
      </w:r>
    </w:p>
    <w:p w14:paraId="532D25C0" w14:textId="77777777" w:rsidR="0058457F" w:rsidRPr="007F66C1" w:rsidRDefault="0058457F" w:rsidP="00506E33">
      <w:pPr>
        <w:spacing w:line="360" w:lineRule="auto"/>
        <w:ind w:left="709" w:firstLine="709"/>
        <w:jc w:val="both"/>
        <w:rPr>
          <w:rFonts w:ascii="Arial" w:hAnsi="Arial" w:cs="Arial"/>
        </w:rPr>
      </w:pPr>
    </w:p>
    <w:p w14:paraId="17849C8F" w14:textId="545ABD94" w:rsidR="00264634" w:rsidRPr="007C220E" w:rsidRDefault="00264634" w:rsidP="00264634">
      <w:pPr>
        <w:spacing w:line="360" w:lineRule="auto"/>
        <w:ind w:left="709" w:firstLine="709"/>
        <w:jc w:val="both"/>
        <w:rPr>
          <w:rFonts w:ascii="Arial" w:hAnsi="Arial" w:cs="Arial"/>
          <w:b/>
          <w:bCs/>
        </w:rPr>
      </w:pPr>
      <w:r>
        <w:rPr>
          <w:rFonts w:ascii="Arial" w:hAnsi="Arial" w:cs="Arial"/>
          <w:b/>
          <w:bCs/>
        </w:rPr>
        <w:t>3</w:t>
      </w:r>
      <w:r w:rsidRPr="007C220E">
        <w:rPr>
          <w:rFonts w:ascii="Arial" w:hAnsi="Arial" w:cs="Arial"/>
          <w:b/>
          <w:bCs/>
        </w:rPr>
        <w:t xml:space="preserve">. </w:t>
      </w:r>
      <w:r w:rsidR="00506E33">
        <w:rPr>
          <w:rFonts w:ascii="Arial" w:hAnsi="Arial" w:cs="Arial"/>
          <w:b/>
          <w:bCs/>
        </w:rPr>
        <w:t>INTERESES PUNITORIOS</w:t>
      </w:r>
      <w:r w:rsidRPr="007C220E">
        <w:rPr>
          <w:rFonts w:ascii="Arial" w:hAnsi="Arial" w:cs="Arial"/>
          <w:b/>
          <w:bCs/>
        </w:rPr>
        <w:t>:</w:t>
      </w:r>
    </w:p>
    <w:p w14:paraId="6C2519C7" w14:textId="72B32EAF" w:rsidR="00264634" w:rsidRDefault="00264634" w:rsidP="00A7331E">
      <w:pPr>
        <w:spacing w:line="360" w:lineRule="auto"/>
        <w:ind w:left="709" w:firstLine="709"/>
        <w:jc w:val="both"/>
        <w:rPr>
          <w:rFonts w:ascii="Arial" w:hAnsi="Arial" w:cs="Arial"/>
        </w:rPr>
      </w:pPr>
      <w:r w:rsidRPr="002E2590">
        <w:rPr>
          <w:rFonts w:ascii="Arial" w:hAnsi="Arial" w:cs="Arial"/>
        </w:rPr>
        <w:t>Mi mandante impugna expresamente la procedencia y el quantum del rubro “</w:t>
      </w:r>
      <w:r w:rsidR="00A114E6">
        <w:rPr>
          <w:rFonts w:ascii="Arial" w:hAnsi="Arial" w:cs="Arial"/>
        </w:rPr>
        <w:t>INTERESES PUNITORIOS</w:t>
      </w:r>
      <w:r w:rsidRPr="002E2590">
        <w:rPr>
          <w:rFonts w:ascii="Arial" w:hAnsi="Arial" w:cs="Arial"/>
        </w:rPr>
        <w:t>” pretendido por la</w:t>
      </w:r>
      <w:r w:rsidR="00E40FDF">
        <w:rPr>
          <w:rFonts w:ascii="Arial" w:hAnsi="Arial" w:cs="Arial"/>
        </w:rPr>
        <w:t xml:space="preserve"> actora.</w:t>
      </w:r>
    </w:p>
    <w:p w14:paraId="3C24285F" w14:textId="71B5EE58" w:rsidR="00E40FDF" w:rsidRPr="00E40FDF" w:rsidRDefault="00E40FDF" w:rsidP="00A114E6">
      <w:pPr>
        <w:spacing w:line="360" w:lineRule="auto"/>
        <w:ind w:left="709" w:firstLine="709"/>
        <w:jc w:val="both"/>
        <w:rPr>
          <w:rFonts w:ascii="Arial" w:hAnsi="Arial" w:cs="Arial"/>
        </w:rPr>
      </w:pPr>
      <w:r w:rsidRPr="00E40FDF">
        <w:rPr>
          <w:rFonts w:ascii="Arial" w:hAnsi="Arial" w:cs="Arial"/>
        </w:rPr>
        <w:t>La pretensión de la actora de adicionar “intereses punitorios” carece de sustento normativo a la luz de la regulación expresa del Código Civil y Comercial. El art. 769 CCyC se limita a clasificar los intereses en compensatorios, moratorios y punitorios, pero en modo alguno crea una obligación autónoma de pagarlos. La norma no dispone su aplicación automática ante el incumplimiento, sino que presupone la existencia de una fuente que los establezca. La interpretación literal —que constituye el primer criterio hermenéutico— conduce necesariamente a concluir que los intereses punitorios solo proceden cuando derivan de pacto expreso o de previsión legal específica.</w:t>
      </w:r>
    </w:p>
    <w:p w14:paraId="3C7F6497" w14:textId="5C9A47A1" w:rsidR="00E40FDF" w:rsidRPr="00E40FDF" w:rsidRDefault="00E40FDF" w:rsidP="00A114E6">
      <w:pPr>
        <w:spacing w:line="360" w:lineRule="auto"/>
        <w:ind w:left="709" w:firstLine="709"/>
        <w:jc w:val="both"/>
        <w:rPr>
          <w:rFonts w:ascii="Arial" w:hAnsi="Arial" w:cs="Arial"/>
        </w:rPr>
      </w:pPr>
      <w:r w:rsidRPr="00E40FDF">
        <w:rPr>
          <w:rFonts w:ascii="Arial" w:hAnsi="Arial" w:cs="Arial"/>
        </w:rPr>
        <w:t xml:space="preserve">Esta conclusión se refuerza mediante la interpretación sistemática con el régimen de la cláusula penal (arts. 790 y ss. CCyC). La cláusula penal es una estipulación accesoria por la cual el deudor se obliga a pagar una suma determinada para el caso de incumplimiento o mora. Se trata de una penalidad convencional, cuya existencia depende exclusivamente de la voluntad de las </w:t>
      </w:r>
      <w:r w:rsidRPr="00E40FDF">
        <w:rPr>
          <w:rFonts w:ascii="Arial" w:hAnsi="Arial" w:cs="Arial"/>
        </w:rPr>
        <w:lastRenderedPageBreak/>
        <w:t>partes. Los llamados intereses punitorios constituyen, en esencia, una modalidad de penalidad aplicada al retardo en obligaciones dinerarias; por lo tanto, su procedencia exige una estipulación expresa que los establezca.</w:t>
      </w:r>
    </w:p>
    <w:p w14:paraId="6353DC18" w14:textId="55DAA0BA" w:rsidR="00E40FDF" w:rsidRPr="00E40FDF" w:rsidRDefault="00E40FDF" w:rsidP="00A114E6">
      <w:pPr>
        <w:spacing w:line="360" w:lineRule="auto"/>
        <w:ind w:left="709" w:firstLine="709"/>
        <w:jc w:val="both"/>
        <w:rPr>
          <w:rFonts w:ascii="Arial" w:hAnsi="Arial" w:cs="Arial"/>
        </w:rPr>
      </w:pPr>
      <w:r w:rsidRPr="00E40FDF">
        <w:rPr>
          <w:rFonts w:ascii="Arial" w:hAnsi="Arial" w:cs="Arial"/>
        </w:rPr>
        <w:t>En el contrato de seguro objeto de autos no existe cláusula alguna que prevea intereses punitorios ante eventual mora en el pago de la indemnización. Tampoco la Ley 17.418 contempla penalidades de esa naturaleza como consecuencia del retardo del asegurador. En ausencia de pacto y de previsión legal, la fijación judicial de intereses punitorios implicaría introducir de oficio una cláusula penal inexistente, alterando el contenido del contrato y vulnerando el principio de autonomía de la voluntad.</w:t>
      </w:r>
    </w:p>
    <w:p w14:paraId="1CD6D402" w14:textId="5D81C466" w:rsidR="00E40FDF" w:rsidRDefault="00E40FDF" w:rsidP="00E40FDF">
      <w:pPr>
        <w:spacing w:line="360" w:lineRule="auto"/>
        <w:ind w:left="709" w:firstLine="709"/>
        <w:jc w:val="both"/>
        <w:rPr>
          <w:rFonts w:ascii="Arial" w:hAnsi="Arial" w:cs="Arial"/>
        </w:rPr>
      </w:pPr>
      <w:r w:rsidRPr="00E40FDF">
        <w:rPr>
          <w:rFonts w:ascii="Arial" w:hAnsi="Arial" w:cs="Arial"/>
        </w:rPr>
        <w:t>La literalidad del art. 769, interpretada conforme al sistema normativo en su conjunto, impide convertir la categoría “intereses punitorios” en una sanción implícita derivada del mero incumplimiento</w:t>
      </w:r>
      <w:r>
        <w:rPr>
          <w:rFonts w:ascii="Arial" w:hAnsi="Arial" w:cs="Arial"/>
        </w:rPr>
        <w:t>.</w:t>
      </w:r>
    </w:p>
    <w:p w14:paraId="16AB59A0" w14:textId="3BA54EE0" w:rsidR="00E40FDF" w:rsidRDefault="00A114E6" w:rsidP="00E40FDF">
      <w:pPr>
        <w:spacing w:line="360" w:lineRule="auto"/>
        <w:ind w:left="709" w:firstLine="709"/>
        <w:jc w:val="both"/>
        <w:rPr>
          <w:rFonts w:ascii="Arial" w:hAnsi="Arial" w:cs="Arial"/>
        </w:rPr>
      </w:pPr>
      <w:r w:rsidRPr="00A114E6">
        <w:rPr>
          <w:rFonts w:ascii="Arial" w:hAnsi="Arial" w:cs="Arial"/>
        </w:rPr>
        <w:t>En consecuencia, el rubro reclamado resulta jurídicamente improcedente y debe ser rechazado en su totalidad.</w:t>
      </w:r>
    </w:p>
    <w:p w14:paraId="41DBD5D3" w14:textId="77777777" w:rsidR="00884E71" w:rsidRDefault="00884E71" w:rsidP="00E40FDF">
      <w:pPr>
        <w:spacing w:line="360" w:lineRule="auto"/>
        <w:ind w:left="709" w:firstLine="709"/>
        <w:jc w:val="both"/>
        <w:rPr>
          <w:rFonts w:ascii="Arial" w:hAnsi="Arial" w:cs="Arial"/>
        </w:rPr>
      </w:pPr>
    </w:p>
    <w:p w14:paraId="665AD882" w14:textId="78368263" w:rsidR="00264634" w:rsidRPr="007C220E" w:rsidRDefault="00264634" w:rsidP="00264634">
      <w:pPr>
        <w:spacing w:line="360" w:lineRule="auto"/>
        <w:ind w:left="709" w:firstLine="709"/>
        <w:jc w:val="both"/>
        <w:rPr>
          <w:rFonts w:ascii="Arial" w:hAnsi="Arial" w:cs="Arial"/>
          <w:b/>
          <w:bCs/>
        </w:rPr>
      </w:pPr>
      <w:r>
        <w:rPr>
          <w:rFonts w:ascii="Arial" w:hAnsi="Arial" w:cs="Arial"/>
          <w:b/>
          <w:bCs/>
        </w:rPr>
        <w:t>4</w:t>
      </w:r>
      <w:r w:rsidRPr="007C220E">
        <w:rPr>
          <w:rFonts w:ascii="Arial" w:hAnsi="Arial" w:cs="Arial"/>
          <w:b/>
          <w:bCs/>
        </w:rPr>
        <w:t xml:space="preserve">. </w:t>
      </w:r>
      <w:r>
        <w:rPr>
          <w:rFonts w:ascii="Arial" w:hAnsi="Arial" w:cs="Arial"/>
          <w:b/>
          <w:bCs/>
        </w:rPr>
        <w:t xml:space="preserve">DAÑO </w:t>
      </w:r>
      <w:r w:rsidR="00A7331E">
        <w:rPr>
          <w:rFonts w:ascii="Arial" w:hAnsi="Arial" w:cs="Arial"/>
          <w:b/>
          <w:bCs/>
        </w:rPr>
        <w:t>MORAL</w:t>
      </w:r>
      <w:r w:rsidRPr="007C220E">
        <w:rPr>
          <w:rFonts w:ascii="Arial" w:hAnsi="Arial" w:cs="Arial"/>
          <w:b/>
          <w:bCs/>
        </w:rPr>
        <w:t>:</w:t>
      </w:r>
    </w:p>
    <w:p w14:paraId="1FF5F7AA" w14:textId="1E87400E" w:rsidR="00264634" w:rsidRDefault="00264634" w:rsidP="00A7331E">
      <w:pPr>
        <w:spacing w:line="360" w:lineRule="auto"/>
        <w:ind w:left="709" w:firstLine="709"/>
        <w:jc w:val="both"/>
        <w:rPr>
          <w:rFonts w:ascii="Arial" w:hAnsi="Arial" w:cs="Arial"/>
        </w:rPr>
      </w:pPr>
      <w:r w:rsidRPr="008F4D45">
        <w:rPr>
          <w:rFonts w:ascii="Arial" w:hAnsi="Arial" w:cs="Arial"/>
        </w:rPr>
        <w:t xml:space="preserve">Se rechaza la procedencia y el quantum del rubro </w:t>
      </w:r>
      <w:r>
        <w:rPr>
          <w:rFonts w:ascii="Arial" w:hAnsi="Arial" w:cs="Arial"/>
        </w:rPr>
        <w:t xml:space="preserve">“DAÑO </w:t>
      </w:r>
      <w:r w:rsidR="00C6736B">
        <w:rPr>
          <w:rFonts w:ascii="Arial" w:hAnsi="Arial" w:cs="Arial"/>
        </w:rPr>
        <w:t>MORAL</w:t>
      </w:r>
      <w:r w:rsidRPr="008F4D45">
        <w:rPr>
          <w:rFonts w:ascii="Arial" w:hAnsi="Arial" w:cs="Arial"/>
        </w:rPr>
        <w:t xml:space="preserve">” pretendido por la parte actora por la suma de </w:t>
      </w:r>
      <w:r w:rsidR="00DF2A15">
        <w:rPr>
          <w:rFonts w:ascii="Arial" w:hAnsi="Arial" w:cs="Arial"/>
        </w:rPr>
        <w:t>$1.200.000</w:t>
      </w:r>
      <w:r w:rsidRPr="008F4D45">
        <w:rPr>
          <w:rFonts w:ascii="Arial" w:hAnsi="Arial" w:cs="Arial"/>
        </w:rPr>
        <w:t>, por considerarlo excesivo, arbitrario y carente de sustento fáctico respecto del siniestro de autos</w:t>
      </w:r>
      <w:r w:rsidR="00DF2A15">
        <w:rPr>
          <w:rFonts w:ascii="Arial" w:hAnsi="Arial" w:cs="Arial"/>
        </w:rPr>
        <w:t>.</w:t>
      </w:r>
    </w:p>
    <w:p w14:paraId="2BAD65AC" w14:textId="6FE87DB4" w:rsidR="00F03C5D" w:rsidRPr="00F03C5D" w:rsidRDefault="00F03C5D" w:rsidP="00F03C5D">
      <w:pPr>
        <w:spacing w:line="360" w:lineRule="auto"/>
        <w:ind w:left="709" w:firstLine="709"/>
        <w:jc w:val="both"/>
        <w:rPr>
          <w:rFonts w:ascii="Arial" w:hAnsi="Arial" w:cs="Arial"/>
        </w:rPr>
      </w:pPr>
      <w:r w:rsidRPr="00F03C5D">
        <w:rPr>
          <w:rFonts w:ascii="Arial" w:hAnsi="Arial" w:cs="Arial"/>
        </w:rPr>
        <w:t>La pretensión indemnizatoria por daño moral resulta improcedente en el marco del presente proceso, tanto por ausencia de acreditación de sus presupuestos como por indebida invocación del régimen de defensa del consumidor.</w:t>
      </w:r>
    </w:p>
    <w:p w14:paraId="5AE7ADBB" w14:textId="0F7AAC73" w:rsidR="00F03C5D" w:rsidRPr="00F03C5D" w:rsidRDefault="00F03C5D" w:rsidP="00F03C5D">
      <w:pPr>
        <w:spacing w:line="360" w:lineRule="auto"/>
        <w:ind w:left="709" w:firstLine="709"/>
        <w:jc w:val="both"/>
        <w:rPr>
          <w:rFonts w:ascii="Arial" w:hAnsi="Arial" w:cs="Arial"/>
        </w:rPr>
      </w:pPr>
      <w:r w:rsidRPr="00F03C5D">
        <w:rPr>
          <w:rFonts w:ascii="Arial" w:hAnsi="Arial" w:cs="Arial"/>
        </w:rPr>
        <w:t>En materia contractual, el daño moral no se presume. No surge automáticamente del incumplimiento ni del eventual retardo en el pago de una obligación dineraria. Requiere prueba concreta de una afectación espiritual cierta, relevante y jurídicamente atribuible a la conducta del deudor. El derecho no repara simples molestias, contrariedades o tensiones propias de una controversia negocial.</w:t>
      </w:r>
    </w:p>
    <w:p w14:paraId="0B8BC9C3" w14:textId="4AE0D4B0" w:rsidR="00F03C5D" w:rsidRPr="00F03C5D" w:rsidRDefault="00F03C5D" w:rsidP="00F11EA4">
      <w:pPr>
        <w:spacing w:line="360" w:lineRule="auto"/>
        <w:ind w:left="709" w:firstLine="709"/>
        <w:jc w:val="both"/>
        <w:rPr>
          <w:rFonts w:ascii="Arial" w:hAnsi="Arial" w:cs="Arial"/>
        </w:rPr>
      </w:pPr>
      <w:r w:rsidRPr="00F03C5D">
        <w:rPr>
          <w:rFonts w:ascii="Arial" w:hAnsi="Arial" w:cs="Arial"/>
        </w:rPr>
        <w:t xml:space="preserve">En el caso de autos, la actora se limita a formular afirmaciones genéricas acerca de angustias y padecimientos anímicos, sin acreditar en forma objetiva la </w:t>
      </w:r>
      <w:r w:rsidRPr="00F03C5D">
        <w:rPr>
          <w:rFonts w:ascii="Arial" w:hAnsi="Arial" w:cs="Arial"/>
        </w:rPr>
        <w:lastRenderedPageBreak/>
        <w:t>existencia de un perjuicio extrapatrimonial de entidad suficiente ni su relación causal directa con la conducta de mi representada.</w:t>
      </w:r>
    </w:p>
    <w:p w14:paraId="70CBBC34" w14:textId="7B7FE2C2" w:rsidR="00F03C5D" w:rsidRPr="00F03C5D" w:rsidRDefault="00F03C5D" w:rsidP="00F03C5D">
      <w:pPr>
        <w:spacing w:line="360" w:lineRule="auto"/>
        <w:ind w:left="709" w:firstLine="709"/>
        <w:jc w:val="both"/>
        <w:rPr>
          <w:rFonts w:ascii="Arial" w:hAnsi="Arial" w:cs="Arial"/>
        </w:rPr>
      </w:pPr>
      <w:r w:rsidRPr="00F03C5D">
        <w:rPr>
          <w:rFonts w:ascii="Arial" w:hAnsi="Arial" w:cs="Arial"/>
        </w:rPr>
        <w:t>En sustento de su reclamo acompaña un informe médico suscripto por el Dr. Jares con fecha 02/10/2025. Dicho documento se impugna expresamente.</w:t>
      </w:r>
    </w:p>
    <w:p w14:paraId="42B705BE" w14:textId="17D86280" w:rsidR="00F03C5D" w:rsidRPr="00F03C5D" w:rsidRDefault="00F03C5D" w:rsidP="00F03C5D">
      <w:pPr>
        <w:spacing w:line="360" w:lineRule="auto"/>
        <w:ind w:left="709" w:firstLine="709"/>
        <w:jc w:val="both"/>
        <w:rPr>
          <w:rFonts w:ascii="Arial" w:hAnsi="Arial" w:cs="Arial"/>
        </w:rPr>
      </w:pPr>
      <w:r w:rsidRPr="00F03C5D">
        <w:rPr>
          <w:rFonts w:ascii="Arial" w:hAnsi="Arial" w:cs="Arial"/>
        </w:rPr>
        <w:t>En primer lugar, se trata de un certificado unilateral confeccionado a instancia de parte, sin control ni contradicción, que no reviste carácter pericial ni reúne las garantías de imparcialidad propias de la prueba técnica producida en juicio.</w:t>
      </w:r>
    </w:p>
    <w:p w14:paraId="5753405C" w14:textId="4925F048" w:rsidR="00F03C5D" w:rsidRPr="00F03C5D" w:rsidRDefault="00F03C5D" w:rsidP="00F03C5D">
      <w:pPr>
        <w:spacing w:line="360" w:lineRule="auto"/>
        <w:ind w:left="709" w:firstLine="709"/>
        <w:jc w:val="both"/>
        <w:rPr>
          <w:rFonts w:ascii="Arial" w:hAnsi="Arial" w:cs="Arial"/>
        </w:rPr>
      </w:pPr>
      <w:r w:rsidRPr="00F03C5D">
        <w:rPr>
          <w:rFonts w:ascii="Arial" w:hAnsi="Arial" w:cs="Arial"/>
        </w:rPr>
        <w:t>En segundo término, el informe no acredita adecuadamente el nexo causal entre la supuesta demora en el pago de la indemnización y el cuadro clínico referido. La hipertensión arterial es una patología multifactorial cuya etiología no puede atribuirse sin respaldo científico concreto a un conflicto contractual. El documento no acompaña estudios complementarios, antecedentes médicos integrales ni elementos objetivos que permitan establecer una relación causal directa, exclusiva y jurídicamente relevante.</w:t>
      </w:r>
    </w:p>
    <w:p w14:paraId="61C45A14" w14:textId="2FD8F6D2" w:rsidR="00DF2A15" w:rsidRDefault="00F03C5D" w:rsidP="00F03C5D">
      <w:pPr>
        <w:spacing w:line="360" w:lineRule="auto"/>
        <w:ind w:left="709" w:firstLine="709"/>
        <w:jc w:val="both"/>
        <w:rPr>
          <w:rFonts w:ascii="Arial" w:hAnsi="Arial" w:cs="Arial"/>
        </w:rPr>
      </w:pPr>
      <w:r w:rsidRPr="00F03C5D">
        <w:rPr>
          <w:rFonts w:ascii="Arial" w:hAnsi="Arial" w:cs="Arial"/>
        </w:rPr>
        <w:t>Asimismo, el informe data del 02/10/2025, es decir, con posterioridad al pago efectuado por mi representada el 17/09/2025, lo que debilita aún más la alegada vinculación causal con una supuesta mora.</w:t>
      </w:r>
    </w:p>
    <w:p w14:paraId="2DFAB057" w14:textId="3A6B6361" w:rsidR="00085E0A" w:rsidRPr="00085E0A" w:rsidRDefault="00085E0A" w:rsidP="00085E0A">
      <w:pPr>
        <w:spacing w:line="360" w:lineRule="auto"/>
        <w:ind w:left="709" w:firstLine="709"/>
        <w:jc w:val="both"/>
        <w:rPr>
          <w:rFonts w:ascii="Arial" w:hAnsi="Arial" w:cs="Arial"/>
        </w:rPr>
      </w:pPr>
      <w:r w:rsidRPr="00085E0A">
        <w:rPr>
          <w:rFonts w:ascii="Arial" w:hAnsi="Arial" w:cs="Arial"/>
        </w:rPr>
        <w:t>La calidad de consumidor no puede presumirse ni invocarse de modo abstracto para flexibilizar los requisitos probatorios del daño moral. En el caso de autos, la actora no reviste la calidad jurídica invocada con el alcance pretendido, extremo que será desarrollado en el capítulo siguiente. En consecuencia, no resulta aplicable el estándar ampliado que la actora pretende extraer del régimen de defensa del consumidor.</w:t>
      </w:r>
    </w:p>
    <w:p w14:paraId="46C267B1" w14:textId="6490896E" w:rsidR="00085E0A" w:rsidRPr="00085E0A" w:rsidRDefault="00085E0A" w:rsidP="00085E0A">
      <w:pPr>
        <w:spacing w:line="360" w:lineRule="auto"/>
        <w:ind w:left="709" w:firstLine="709"/>
        <w:jc w:val="both"/>
        <w:rPr>
          <w:rFonts w:ascii="Arial" w:hAnsi="Arial" w:cs="Arial"/>
        </w:rPr>
      </w:pPr>
      <w:r w:rsidRPr="00085E0A">
        <w:rPr>
          <w:rFonts w:ascii="Arial" w:hAnsi="Arial" w:cs="Arial"/>
        </w:rPr>
        <w:t>Aun en la hipótesis de considerarse aplicable dicho régimen —lo que se niega— ello no exime de acreditar la existencia concreta del daño y su nexo causal adecuado.</w:t>
      </w:r>
    </w:p>
    <w:p w14:paraId="0D4D71DE" w14:textId="2B10D508" w:rsidR="00085E0A" w:rsidRDefault="00085E0A" w:rsidP="00085E0A">
      <w:pPr>
        <w:spacing w:line="360" w:lineRule="auto"/>
        <w:ind w:left="709" w:firstLine="709"/>
        <w:jc w:val="both"/>
        <w:rPr>
          <w:rFonts w:ascii="Arial" w:hAnsi="Arial" w:cs="Arial"/>
        </w:rPr>
      </w:pPr>
      <w:r w:rsidRPr="00085E0A">
        <w:rPr>
          <w:rFonts w:ascii="Arial" w:hAnsi="Arial" w:cs="Arial"/>
        </w:rPr>
        <w:t>En definitiva, no se encuentra probado un menoscabo espiritual autónomo, cierto y jurídicamente atribuible a la conducta de mi representada.</w:t>
      </w:r>
    </w:p>
    <w:p w14:paraId="2CF11D90" w14:textId="35EF8ACC" w:rsidR="006460E7" w:rsidRDefault="006460E7" w:rsidP="006460E7">
      <w:pPr>
        <w:spacing w:line="360" w:lineRule="auto"/>
        <w:ind w:left="709" w:firstLine="709"/>
        <w:jc w:val="both"/>
        <w:rPr>
          <w:rFonts w:ascii="Arial" w:hAnsi="Arial" w:cs="Arial"/>
        </w:rPr>
      </w:pPr>
      <w:r w:rsidRPr="006460E7">
        <w:rPr>
          <w:rFonts w:ascii="Arial" w:hAnsi="Arial" w:cs="Arial"/>
        </w:rPr>
        <w:t>Por todo lo expuesto, el rubro daño moral debe ser íntegramente rechazado.</w:t>
      </w:r>
    </w:p>
    <w:p w14:paraId="38351AE7" w14:textId="77777777" w:rsidR="00884E71" w:rsidRDefault="00884E71" w:rsidP="006460E7">
      <w:pPr>
        <w:spacing w:line="360" w:lineRule="auto"/>
        <w:ind w:left="709" w:firstLine="709"/>
        <w:jc w:val="both"/>
        <w:rPr>
          <w:rFonts w:ascii="Arial" w:hAnsi="Arial" w:cs="Arial"/>
        </w:rPr>
      </w:pPr>
    </w:p>
    <w:p w14:paraId="3A2B0382" w14:textId="776B41C0" w:rsidR="00264634" w:rsidRPr="007C220E" w:rsidRDefault="00264634" w:rsidP="00264634">
      <w:pPr>
        <w:spacing w:line="360" w:lineRule="auto"/>
        <w:ind w:left="709" w:firstLine="709"/>
        <w:jc w:val="both"/>
        <w:rPr>
          <w:rFonts w:ascii="Arial" w:hAnsi="Arial" w:cs="Arial"/>
          <w:b/>
          <w:bCs/>
        </w:rPr>
      </w:pPr>
      <w:r>
        <w:rPr>
          <w:rFonts w:ascii="Arial" w:hAnsi="Arial" w:cs="Arial"/>
          <w:b/>
          <w:bCs/>
        </w:rPr>
        <w:t xml:space="preserve">5. DAÑO </w:t>
      </w:r>
      <w:r w:rsidR="00A7331E">
        <w:rPr>
          <w:rFonts w:ascii="Arial" w:hAnsi="Arial" w:cs="Arial"/>
          <w:b/>
          <w:bCs/>
        </w:rPr>
        <w:t>PUNITIVO</w:t>
      </w:r>
      <w:r w:rsidRPr="007C220E">
        <w:rPr>
          <w:rFonts w:ascii="Arial" w:hAnsi="Arial" w:cs="Arial"/>
          <w:b/>
          <w:bCs/>
        </w:rPr>
        <w:t>:</w:t>
      </w:r>
    </w:p>
    <w:p w14:paraId="1F326865" w14:textId="64B81AF2" w:rsidR="00264634" w:rsidRDefault="00264634" w:rsidP="00264634">
      <w:pPr>
        <w:spacing w:line="360" w:lineRule="auto"/>
        <w:ind w:left="709" w:firstLine="709"/>
        <w:jc w:val="both"/>
        <w:rPr>
          <w:rFonts w:ascii="Arial" w:hAnsi="Arial" w:cs="Arial"/>
        </w:rPr>
      </w:pPr>
      <w:r>
        <w:rPr>
          <w:rFonts w:ascii="Arial" w:hAnsi="Arial" w:cs="Arial"/>
        </w:rPr>
        <w:lastRenderedPageBreak/>
        <w:t>Se objeta</w:t>
      </w:r>
      <w:r w:rsidRPr="00D81739">
        <w:rPr>
          <w:rFonts w:ascii="Arial" w:hAnsi="Arial" w:cs="Arial"/>
        </w:rPr>
        <w:t xml:space="preserve"> expresamente la procedencia </w:t>
      </w:r>
      <w:r w:rsidR="00666169">
        <w:rPr>
          <w:rFonts w:ascii="Arial" w:hAnsi="Arial" w:cs="Arial"/>
        </w:rPr>
        <w:t>del</w:t>
      </w:r>
      <w:r w:rsidRPr="00D81739">
        <w:rPr>
          <w:rFonts w:ascii="Arial" w:hAnsi="Arial" w:cs="Arial"/>
        </w:rPr>
        <w:t xml:space="preserve"> rubro “DAÑO </w:t>
      </w:r>
      <w:r w:rsidR="00CE1F7A">
        <w:rPr>
          <w:rFonts w:ascii="Arial" w:hAnsi="Arial" w:cs="Arial"/>
        </w:rPr>
        <w:t>PUNITIVO</w:t>
      </w:r>
      <w:r w:rsidRPr="00D81739">
        <w:rPr>
          <w:rFonts w:ascii="Arial" w:hAnsi="Arial" w:cs="Arial"/>
        </w:rPr>
        <w:t xml:space="preserve">” pretendido por la parte actora </w:t>
      </w:r>
      <w:r w:rsidR="00666169">
        <w:rPr>
          <w:rFonts w:ascii="Arial" w:hAnsi="Arial" w:cs="Arial"/>
        </w:rPr>
        <w:t>por los motivos que a continuación se detallan:</w:t>
      </w:r>
    </w:p>
    <w:p w14:paraId="2D3E6314" w14:textId="4A42C1A6" w:rsidR="00666169" w:rsidRPr="001437A6" w:rsidRDefault="000E1B82" w:rsidP="00666169">
      <w:pPr>
        <w:pStyle w:val="Prrafodelista"/>
        <w:numPr>
          <w:ilvl w:val="0"/>
          <w:numId w:val="6"/>
        </w:numPr>
        <w:spacing w:line="360" w:lineRule="auto"/>
        <w:jc w:val="both"/>
        <w:rPr>
          <w:rFonts w:ascii="Arial" w:hAnsi="Arial" w:cs="Arial"/>
          <w:u w:val="single"/>
        </w:rPr>
      </w:pPr>
      <w:r w:rsidRPr="001437A6">
        <w:rPr>
          <w:rFonts w:ascii="Arial" w:hAnsi="Arial" w:cs="Arial"/>
          <w:u w:val="single"/>
        </w:rPr>
        <w:t>INAPLICABILIDAD DEL REGIMEN CONSUMERIL.</w:t>
      </w:r>
    </w:p>
    <w:p w14:paraId="226C882A" w14:textId="2FCEB74E" w:rsidR="000E1B82" w:rsidRPr="000E1B82" w:rsidRDefault="000E1B82" w:rsidP="000E1B82">
      <w:pPr>
        <w:pStyle w:val="Prrafodelista"/>
        <w:spacing w:line="360" w:lineRule="auto"/>
        <w:ind w:left="1778"/>
        <w:jc w:val="both"/>
        <w:rPr>
          <w:rFonts w:ascii="Arial" w:hAnsi="Arial" w:cs="Arial"/>
        </w:rPr>
      </w:pPr>
      <w:r w:rsidRPr="000E1B82">
        <w:rPr>
          <w:rFonts w:ascii="Arial" w:hAnsi="Arial" w:cs="Arial"/>
        </w:rPr>
        <w:t>Esta parte se opone a la aplicación de la Ley 24.240 al presente proceso.</w:t>
      </w:r>
    </w:p>
    <w:p w14:paraId="64113891" w14:textId="2DDF9AA9" w:rsidR="000E1B82" w:rsidRPr="000E1B82" w:rsidRDefault="000E1B82" w:rsidP="000E1B82">
      <w:pPr>
        <w:pStyle w:val="Prrafodelista"/>
        <w:spacing w:line="360" w:lineRule="auto"/>
        <w:ind w:left="1778"/>
        <w:jc w:val="both"/>
        <w:rPr>
          <w:rFonts w:ascii="Arial" w:hAnsi="Arial" w:cs="Arial"/>
        </w:rPr>
      </w:pPr>
      <w:r w:rsidRPr="000E1B82">
        <w:rPr>
          <w:rFonts w:ascii="Arial" w:hAnsi="Arial" w:cs="Arial"/>
        </w:rPr>
        <w:t>El contrato objeto de autos se encuentra regulado específicamente por la Ley 17.418 (Ley de Seguros) y por la Ley 20.091, que establece el régimen de control de la actividad aseguradora bajo la órbita exclusiva y excluyente de la Superintendencia de Seguros de la Nación.</w:t>
      </w:r>
    </w:p>
    <w:p w14:paraId="2D8D1BB0" w14:textId="54344045" w:rsidR="000E1B82" w:rsidRPr="000E1B82" w:rsidRDefault="000E1B82" w:rsidP="000E1B82">
      <w:pPr>
        <w:pStyle w:val="Prrafodelista"/>
        <w:spacing w:line="360" w:lineRule="auto"/>
        <w:ind w:left="1778"/>
        <w:jc w:val="both"/>
        <w:rPr>
          <w:rFonts w:ascii="Arial" w:hAnsi="Arial" w:cs="Arial"/>
        </w:rPr>
      </w:pPr>
      <w:r w:rsidRPr="000E1B82">
        <w:rPr>
          <w:rFonts w:ascii="Arial" w:hAnsi="Arial" w:cs="Arial"/>
        </w:rPr>
        <w:t>El art. 1° de la Ley 20.091 dispone que el ejercicio de la actividad aseguradora “está sometido al régimen de la presente ley y al control de la autoridad creada por ella”. A su vez, el art. 8° establece expresamente que el control del funcionamiento y actuación de todas las entidades aseguradoras corresponde en forma exclusiva a dicha autoridad, con exclusión de toda otra autoridad administrativa nacional o provincial.</w:t>
      </w:r>
    </w:p>
    <w:p w14:paraId="5FD05504" w14:textId="260B206A" w:rsidR="000E1B82" w:rsidRPr="000E1B82" w:rsidRDefault="000E1B82" w:rsidP="000E1B82">
      <w:pPr>
        <w:pStyle w:val="Prrafodelista"/>
        <w:spacing w:line="360" w:lineRule="auto"/>
        <w:ind w:left="1778"/>
        <w:jc w:val="both"/>
        <w:rPr>
          <w:rFonts w:ascii="Arial" w:hAnsi="Arial" w:cs="Arial"/>
        </w:rPr>
      </w:pPr>
      <w:r w:rsidRPr="000E1B82">
        <w:rPr>
          <w:rFonts w:ascii="Arial" w:hAnsi="Arial" w:cs="Arial"/>
        </w:rPr>
        <w:t>La Ley 24.240 no derogó ni modificó expresamente la Ley 17.418 ni la Ley 20.091. Conforme al principio de especialidad normativa, la ley general posterior no deroga ni modifica implícitamente la ley especial anterior.</w:t>
      </w:r>
    </w:p>
    <w:p w14:paraId="654BF14B" w14:textId="57A33815" w:rsidR="000E1B82" w:rsidRPr="000E1B82" w:rsidRDefault="000E1B82" w:rsidP="000E1B82">
      <w:pPr>
        <w:pStyle w:val="Prrafodelista"/>
        <w:spacing w:line="360" w:lineRule="auto"/>
        <w:ind w:left="1778"/>
        <w:jc w:val="both"/>
        <w:rPr>
          <w:rFonts w:ascii="Arial" w:hAnsi="Arial" w:cs="Arial"/>
        </w:rPr>
      </w:pPr>
      <w:r w:rsidRPr="000E1B82">
        <w:rPr>
          <w:rFonts w:ascii="Arial" w:hAnsi="Arial" w:cs="Arial"/>
        </w:rPr>
        <w:t>Calificada doctrina ha sostenido que la actividad aseguradora se encuentra sometida a un régimen específico de regulación estatal que torna inaplicable el sistema consumeril como régimen sustitutivo. En tal sentido, López Saavedra afirma que la Ley de Defensa del Consumidor no resulta aplicable al contrato de seguro en tanto la actividad se encuentra íntegramente regulada y controlada por la Superintendencia de Seguros de la Nación (López Saavedra, Domingo, Ley de Seguros Comentada, La Ley).</w:t>
      </w:r>
    </w:p>
    <w:p w14:paraId="6F1DEDC8" w14:textId="7290EC83" w:rsidR="000E1B82" w:rsidRPr="000E1B82" w:rsidRDefault="000E1B82" w:rsidP="000E1B82">
      <w:pPr>
        <w:pStyle w:val="Prrafodelista"/>
        <w:spacing w:line="360" w:lineRule="auto"/>
        <w:ind w:left="1778"/>
        <w:jc w:val="both"/>
        <w:rPr>
          <w:rFonts w:ascii="Arial" w:hAnsi="Arial" w:cs="Arial"/>
        </w:rPr>
      </w:pPr>
      <w:r w:rsidRPr="00500E8B">
        <w:rPr>
          <w:rFonts w:ascii="Arial" w:hAnsi="Arial" w:cs="Arial"/>
        </w:rPr>
        <w:t>En igual línea, la Cámara Nacional de Apelaciones en lo Comercial, Sala B, en “</w:t>
      </w:r>
      <w:r w:rsidRPr="00500E8B">
        <w:rPr>
          <w:rFonts w:ascii="Arial" w:hAnsi="Arial" w:cs="Arial"/>
          <w:b/>
          <w:bCs/>
        </w:rPr>
        <w:t>Petorella Liliana Irene c/ Siembra Seguros de Retiro S.A.”</w:t>
      </w:r>
      <w:r w:rsidRPr="00500E8B">
        <w:rPr>
          <w:rFonts w:ascii="Arial" w:hAnsi="Arial" w:cs="Arial"/>
        </w:rPr>
        <w:t xml:space="preserve"> (03/07/2009), sostuvo que la Ley de Seguros y la Ley 20.091 tienen preeminencia sobre la Ley de Defensa del Consumidor, destacando la incompatibilidad práctica y jurídica entre ambos regímenes y el carácter exclusivo del control estatal ejercido por la SSN.</w:t>
      </w:r>
    </w:p>
    <w:p w14:paraId="02B90631" w14:textId="0A805DA6" w:rsidR="000E1B82" w:rsidRPr="000E1B82" w:rsidRDefault="000E1B82" w:rsidP="000E1B82">
      <w:pPr>
        <w:pStyle w:val="Prrafodelista"/>
        <w:spacing w:line="360" w:lineRule="auto"/>
        <w:ind w:left="1778"/>
        <w:jc w:val="both"/>
        <w:rPr>
          <w:rFonts w:ascii="Arial" w:hAnsi="Arial" w:cs="Arial"/>
        </w:rPr>
      </w:pPr>
      <w:r w:rsidRPr="00590B23">
        <w:rPr>
          <w:rFonts w:ascii="Arial" w:hAnsi="Arial" w:cs="Arial"/>
        </w:rPr>
        <w:lastRenderedPageBreak/>
        <w:t xml:space="preserve">Asimismo, la CSJN, en </w:t>
      </w:r>
      <w:r w:rsidRPr="00590B23">
        <w:rPr>
          <w:rFonts w:ascii="Arial" w:hAnsi="Arial" w:cs="Arial"/>
          <w:b/>
          <w:bCs/>
        </w:rPr>
        <w:t>“Banco de la Nación Argentina c/ Programa de Defensa del Consumidor” (28/07/2005),</w:t>
      </w:r>
      <w:r w:rsidRPr="00590B23">
        <w:rPr>
          <w:rFonts w:ascii="Arial" w:hAnsi="Arial" w:cs="Arial"/>
        </w:rPr>
        <w:t xml:space="preserve"> reconoció la competencia exclusiva del Banco Central en materia financiera, criterio trasladable analógicamente al ámbito asegurador en virtud del art. 8° de la Ley 20.091.</w:t>
      </w:r>
      <w:r>
        <w:rPr>
          <w:rFonts w:ascii="Arial" w:hAnsi="Arial" w:cs="Arial"/>
        </w:rPr>
        <w:t xml:space="preserve"> </w:t>
      </w:r>
    </w:p>
    <w:p w14:paraId="220E4676" w14:textId="34A3B316" w:rsidR="000E1B82" w:rsidRDefault="000E1B82" w:rsidP="000E1B82">
      <w:pPr>
        <w:pStyle w:val="Prrafodelista"/>
        <w:spacing w:line="360" w:lineRule="auto"/>
        <w:ind w:left="1778"/>
        <w:jc w:val="both"/>
        <w:rPr>
          <w:rFonts w:ascii="Arial" w:hAnsi="Arial" w:cs="Arial"/>
        </w:rPr>
      </w:pPr>
      <w:r w:rsidRPr="000E1B82">
        <w:rPr>
          <w:rFonts w:ascii="Arial" w:hAnsi="Arial" w:cs="Arial"/>
        </w:rPr>
        <w:t>La Ley de Defensa del Consumidor contiene reglas protectoras de carácter general, complementarias y no sustitutivas de los regímenes especiales. En el ámbito asegurador, la normativa específica regula integralmente el contrato, las cláusulas predispuestas, el control de condiciones generales, la suficiencia de primas y la solvencia del asegurador.</w:t>
      </w:r>
    </w:p>
    <w:p w14:paraId="7C32C6A0" w14:textId="4EA53BBD" w:rsidR="00B85899" w:rsidRPr="000E1B82" w:rsidRDefault="003D4765" w:rsidP="000E1B82">
      <w:pPr>
        <w:pStyle w:val="Prrafodelista"/>
        <w:spacing w:line="360" w:lineRule="auto"/>
        <w:ind w:left="1778"/>
        <w:jc w:val="both"/>
        <w:rPr>
          <w:rFonts w:ascii="Arial" w:hAnsi="Arial" w:cs="Arial"/>
        </w:rPr>
      </w:pPr>
      <w:r w:rsidRPr="003D4765">
        <w:rPr>
          <w:rFonts w:ascii="Arial" w:hAnsi="Arial" w:cs="Arial"/>
        </w:rPr>
        <w:t xml:space="preserve">En definitiva, acompañado por la doctrina y jurisprudencia dominante, considera esta parte </w:t>
      </w:r>
      <w:r w:rsidR="002A5A0B">
        <w:rPr>
          <w:rFonts w:ascii="Arial" w:hAnsi="Arial" w:cs="Arial"/>
        </w:rPr>
        <w:t xml:space="preserve">que la LDC </w:t>
      </w:r>
      <w:r w:rsidR="002A5A0B" w:rsidRPr="002A5A0B">
        <w:rPr>
          <w:rFonts w:ascii="Arial" w:hAnsi="Arial" w:cs="Arial"/>
        </w:rPr>
        <w:t xml:space="preserve">nunca podría remplazar la normativa expresa de estas leyes especiales que rigen actividades tan particulares como es la aseguradora y que por su especialidad, le otorgan a estas dos últimas leyes una jerarquía específica y por ende superior a la Ley de Defensa del Consumidor. </w:t>
      </w:r>
    </w:p>
    <w:p w14:paraId="32F3412E" w14:textId="77777777" w:rsidR="009B5D50" w:rsidRDefault="009B5D50" w:rsidP="009B5D50">
      <w:pPr>
        <w:pStyle w:val="Prrafodelista"/>
        <w:spacing w:line="360" w:lineRule="auto"/>
        <w:ind w:left="1778"/>
        <w:jc w:val="both"/>
        <w:rPr>
          <w:rFonts w:ascii="Arial" w:hAnsi="Arial" w:cs="Arial"/>
        </w:rPr>
      </w:pPr>
    </w:p>
    <w:p w14:paraId="36E03CB1" w14:textId="1F95C8E2" w:rsidR="009B5D50" w:rsidRDefault="001F57CC" w:rsidP="00666169">
      <w:pPr>
        <w:pStyle w:val="Prrafodelista"/>
        <w:numPr>
          <w:ilvl w:val="0"/>
          <w:numId w:val="6"/>
        </w:numPr>
        <w:spacing w:line="360" w:lineRule="auto"/>
        <w:jc w:val="both"/>
        <w:rPr>
          <w:rFonts w:ascii="Arial" w:hAnsi="Arial" w:cs="Arial"/>
          <w:u w:val="single"/>
        </w:rPr>
      </w:pPr>
      <w:r>
        <w:rPr>
          <w:rFonts w:ascii="Arial" w:hAnsi="Arial" w:cs="Arial"/>
          <w:u w:val="single"/>
        </w:rPr>
        <w:t>IMPROCEDENCIA DEL</w:t>
      </w:r>
      <w:r w:rsidR="009835B8" w:rsidRPr="009835B8">
        <w:rPr>
          <w:rFonts w:ascii="Arial" w:hAnsi="Arial" w:cs="Arial"/>
          <w:u w:val="single"/>
        </w:rPr>
        <w:t xml:space="preserve"> DAÑO PUNITIVO.</w:t>
      </w:r>
    </w:p>
    <w:p w14:paraId="4E54F9A9" w14:textId="77777777" w:rsidR="0008051F" w:rsidRPr="00197102" w:rsidRDefault="0008051F" w:rsidP="0008051F">
      <w:pPr>
        <w:pStyle w:val="Prrafodelista"/>
        <w:spacing w:line="360" w:lineRule="auto"/>
        <w:ind w:left="1778"/>
        <w:jc w:val="both"/>
        <w:rPr>
          <w:rFonts w:ascii="Arial" w:hAnsi="Arial" w:cs="Arial"/>
        </w:rPr>
      </w:pPr>
      <w:r w:rsidRPr="00197102">
        <w:rPr>
          <w:rFonts w:ascii="Arial" w:hAnsi="Arial" w:cs="Arial"/>
        </w:rPr>
        <w:t>Aun en la hipótesis —que se niega— de considerarse aplicable la Ley 24.240 al caso de autos, el reclamo de daño punitivo resulta improcedente por ausencia del presupuesto subjetivo exigido para su procedencia.</w:t>
      </w:r>
    </w:p>
    <w:p w14:paraId="2CFA968C" w14:textId="77777777" w:rsidR="0008051F" w:rsidRPr="00197102" w:rsidRDefault="0008051F" w:rsidP="0008051F">
      <w:pPr>
        <w:pStyle w:val="Prrafodelista"/>
        <w:spacing w:line="360" w:lineRule="auto"/>
        <w:ind w:left="1778"/>
        <w:jc w:val="both"/>
        <w:rPr>
          <w:rFonts w:ascii="Arial" w:hAnsi="Arial" w:cs="Arial"/>
        </w:rPr>
      </w:pPr>
      <w:r w:rsidRPr="00197102">
        <w:rPr>
          <w:rFonts w:ascii="Arial" w:hAnsi="Arial" w:cs="Arial"/>
        </w:rPr>
        <w:t>El art. 52 bis de la LDC prevé la posibilidad de imponer una multa civil al proveedor que no cumpla sus obligaciones legales o contractuales. Sin embargo, la doctrina y la jurisprudencia han sido uniformes en sostener que dicha sanción no procede ante cualquier incumplimiento, sino únicamente frente a conductas de particular gravedad, caracterizadas por dolo, culpa grave o una notoria indiferencia hacia los derechos del consumidor.</w:t>
      </w:r>
    </w:p>
    <w:p w14:paraId="246E3DA5" w14:textId="77777777" w:rsidR="0008051F" w:rsidRPr="00197102" w:rsidRDefault="0008051F" w:rsidP="0008051F">
      <w:pPr>
        <w:pStyle w:val="Prrafodelista"/>
        <w:spacing w:line="360" w:lineRule="auto"/>
        <w:ind w:left="1778"/>
        <w:jc w:val="both"/>
        <w:rPr>
          <w:rFonts w:ascii="Arial" w:hAnsi="Arial" w:cs="Arial"/>
        </w:rPr>
      </w:pPr>
      <w:r w:rsidRPr="00197102">
        <w:rPr>
          <w:rFonts w:ascii="Arial" w:hAnsi="Arial" w:cs="Arial"/>
        </w:rPr>
        <w:t xml:space="preserve">En tal sentido, en la sentencia dictada por la Sala D, de la Cámara Nacional de Apelaciones en lo Comercial, en los autos </w:t>
      </w:r>
      <w:r w:rsidRPr="00500E8B">
        <w:rPr>
          <w:rFonts w:ascii="Arial" w:hAnsi="Arial" w:cs="Arial"/>
          <w:b/>
          <w:bCs/>
        </w:rPr>
        <w:t xml:space="preserve">“Martínez Pedro Eduardo c/ Gire S.A. s/ ordinario”; </w:t>
      </w:r>
      <w:r w:rsidRPr="00197102">
        <w:rPr>
          <w:rFonts w:ascii="Arial" w:hAnsi="Arial" w:cs="Arial"/>
        </w:rPr>
        <w:t xml:space="preserve">se ha establecido que </w:t>
      </w:r>
      <w:r w:rsidRPr="00500E8B">
        <w:rPr>
          <w:rFonts w:ascii="Arial" w:hAnsi="Arial" w:cs="Arial"/>
          <w:i/>
          <w:iCs/>
        </w:rPr>
        <w:t xml:space="preserve">“(…) El daño punitivo únicamente procede en supuestos de particular gravedad, calificados (i) por el dolo o la culpa grave, es decir, una falta grosera consistente en no haber tomado una precaución juzgada como necesaria, que se configura cuando media una manifiesta y </w:t>
      </w:r>
      <w:r w:rsidRPr="00500E8B">
        <w:rPr>
          <w:rFonts w:ascii="Arial" w:hAnsi="Arial" w:cs="Arial"/>
          <w:i/>
          <w:iCs/>
        </w:rPr>
        <w:lastRenderedPageBreak/>
        <w:t>grave despreocupación identificándose con la voluntad consciente más que con el simple descuido; (ii) por la obtención de un enriquecimiento ilícito y, también, (iii) por un abuso de posición de poder cuando ella evidencia un menosprecio grave por derechos individuales o de incidencia colectiva. Debe concluirse que el instituto del daño punitivo no se aplica en cualquier caso, sino y sólo cuando aparecen dados aquellos supuestos, esto es, cuando la conducta de la parte que provoca la ruptura del contrato va más allá del mero incumplimiento contractual (…)”.</w:t>
      </w:r>
    </w:p>
    <w:p w14:paraId="343FB30A" w14:textId="77777777" w:rsidR="0008051F" w:rsidRPr="00197102" w:rsidRDefault="0008051F" w:rsidP="0008051F">
      <w:pPr>
        <w:pStyle w:val="Prrafodelista"/>
        <w:spacing w:line="360" w:lineRule="auto"/>
        <w:ind w:left="1778"/>
        <w:jc w:val="both"/>
        <w:rPr>
          <w:rFonts w:ascii="Arial" w:hAnsi="Arial" w:cs="Arial"/>
        </w:rPr>
      </w:pPr>
      <w:r w:rsidRPr="00197102">
        <w:rPr>
          <w:rFonts w:ascii="Arial" w:hAnsi="Arial" w:cs="Arial"/>
        </w:rPr>
        <w:t xml:space="preserve">La doctrina especializada ha destacado que la multa civil del art. 52 bis tiene naturaleza sancionatoria y disuasiva, lo que impone una interpretación restrictiva. Así se sostiene que debe verificarse una conducta particularmente reprochable, con desprecio por los derechos del consumidor, y no un simple incumplimiento o demora. </w:t>
      </w:r>
    </w:p>
    <w:p w14:paraId="0AC46725" w14:textId="77777777" w:rsidR="0008051F" w:rsidRPr="00197102" w:rsidRDefault="0008051F" w:rsidP="0008051F">
      <w:pPr>
        <w:pStyle w:val="Prrafodelista"/>
        <w:spacing w:line="360" w:lineRule="auto"/>
        <w:ind w:left="1778"/>
        <w:jc w:val="both"/>
        <w:rPr>
          <w:rFonts w:ascii="Arial" w:hAnsi="Arial" w:cs="Arial"/>
        </w:rPr>
      </w:pPr>
      <w:r w:rsidRPr="00197102">
        <w:rPr>
          <w:rFonts w:ascii="Arial" w:hAnsi="Arial" w:cs="Arial"/>
        </w:rPr>
        <w:t>En el caso de autos, la conducta atribuida a mi representada se limita —según el propio relato de la actora— a una supuesta demora en el pago de la indemnización, extremo que ha sido controvertido y respecto del cual, además, el capital fue finalmente abonado.</w:t>
      </w:r>
    </w:p>
    <w:p w14:paraId="2BB5A81F" w14:textId="77777777" w:rsidR="0008051F" w:rsidRPr="00197102" w:rsidRDefault="0008051F" w:rsidP="0008051F">
      <w:pPr>
        <w:pStyle w:val="Prrafodelista"/>
        <w:spacing w:line="360" w:lineRule="auto"/>
        <w:ind w:left="1778"/>
        <w:jc w:val="both"/>
        <w:rPr>
          <w:rFonts w:ascii="Arial" w:hAnsi="Arial" w:cs="Arial"/>
        </w:rPr>
      </w:pPr>
      <w:r w:rsidRPr="00197102">
        <w:rPr>
          <w:rFonts w:ascii="Arial" w:hAnsi="Arial" w:cs="Arial"/>
        </w:rPr>
        <w:t xml:space="preserve">No se verifica negativa absoluta, resistencia contumaz, práctica sistemática lesiva, ni conducta dolosa o gravemente negligente que justifique la imposición de una sanción ejemplificadora. </w:t>
      </w:r>
    </w:p>
    <w:p w14:paraId="72FF7125" w14:textId="77777777" w:rsidR="0008051F" w:rsidRPr="00197102" w:rsidRDefault="0008051F" w:rsidP="0008051F">
      <w:pPr>
        <w:pStyle w:val="Prrafodelista"/>
        <w:spacing w:line="360" w:lineRule="auto"/>
        <w:ind w:left="1778"/>
        <w:jc w:val="both"/>
        <w:rPr>
          <w:rFonts w:ascii="Arial" w:hAnsi="Arial" w:cs="Arial"/>
        </w:rPr>
      </w:pPr>
      <w:r w:rsidRPr="00197102">
        <w:rPr>
          <w:rFonts w:ascii="Arial" w:hAnsi="Arial" w:cs="Arial"/>
        </w:rPr>
        <w:t>El derecho no autoriza a convertir una controversia contractual en un supuesto de sanción civil agravada. La aplicación del art. 52 bis exige un estándar de reprochabilidad que no se encuentra configurado en autos.</w:t>
      </w:r>
    </w:p>
    <w:p w14:paraId="4CA48802" w14:textId="77777777" w:rsidR="0008051F" w:rsidRPr="00197102" w:rsidRDefault="0008051F" w:rsidP="0008051F">
      <w:pPr>
        <w:pStyle w:val="Prrafodelista"/>
        <w:spacing w:line="360" w:lineRule="auto"/>
        <w:ind w:left="1778"/>
        <w:jc w:val="both"/>
        <w:rPr>
          <w:rFonts w:ascii="Arial" w:hAnsi="Arial" w:cs="Arial"/>
        </w:rPr>
      </w:pPr>
      <w:r w:rsidRPr="00197102">
        <w:rPr>
          <w:rFonts w:ascii="Arial" w:hAnsi="Arial" w:cs="Arial"/>
        </w:rPr>
        <w:t>Tal como se ha visto, para la procedencia del rubro no puede bastar el mero incumplimiento contractual que es resarcido por cauce diverso.</w:t>
      </w:r>
    </w:p>
    <w:p w14:paraId="1F05FFED" w14:textId="5F02A066" w:rsidR="0008051F" w:rsidRPr="00197102" w:rsidRDefault="0008051F" w:rsidP="0008051F">
      <w:pPr>
        <w:pStyle w:val="Prrafodelista"/>
        <w:spacing w:line="360" w:lineRule="auto"/>
        <w:ind w:left="1778"/>
        <w:jc w:val="both"/>
        <w:rPr>
          <w:rFonts w:ascii="Arial" w:hAnsi="Arial" w:cs="Arial"/>
        </w:rPr>
      </w:pPr>
      <w:r w:rsidRPr="00197102">
        <w:rPr>
          <w:rFonts w:ascii="Arial" w:hAnsi="Arial" w:cs="Arial"/>
        </w:rPr>
        <w:t>En consecuencia, al no verificarse dolo ni culpa grave, ni conducta especialmente reprochable que justifique una finalidad disuasiva o sancionatoria, el rubro daño punitivo debe ser rechazado en su totalidad.</w:t>
      </w:r>
    </w:p>
    <w:p w14:paraId="4E7E6FB9" w14:textId="77777777" w:rsidR="0008051F" w:rsidRDefault="0008051F" w:rsidP="0008051F">
      <w:pPr>
        <w:pStyle w:val="Prrafodelista"/>
        <w:spacing w:line="360" w:lineRule="auto"/>
        <w:ind w:left="1778"/>
        <w:jc w:val="both"/>
        <w:rPr>
          <w:rFonts w:ascii="Arial" w:hAnsi="Arial" w:cs="Arial"/>
          <w:u w:val="single"/>
        </w:rPr>
      </w:pPr>
    </w:p>
    <w:p w14:paraId="03269E62" w14:textId="3DE2AB7B" w:rsidR="00622ECD" w:rsidRPr="0087149C" w:rsidRDefault="0008051F" w:rsidP="0087149C">
      <w:pPr>
        <w:pStyle w:val="Prrafodelista"/>
        <w:numPr>
          <w:ilvl w:val="0"/>
          <w:numId w:val="6"/>
        </w:numPr>
        <w:spacing w:line="360" w:lineRule="auto"/>
        <w:jc w:val="both"/>
        <w:rPr>
          <w:rFonts w:ascii="Arial" w:hAnsi="Arial" w:cs="Arial"/>
          <w:u w:val="single"/>
        </w:rPr>
      </w:pPr>
      <w:r>
        <w:rPr>
          <w:rFonts w:ascii="Arial" w:hAnsi="Arial" w:cs="Arial"/>
          <w:u w:val="single"/>
        </w:rPr>
        <w:t>INCONSTITUCIONALIDAD DEL INSTITUTO</w:t>
      </w:r>
      <w:r w:rsidR="00C33529">
        <w:rPr>
          <w:rFonts w:ascii="Arial" w:hAnsi="Arial" w:cs="Arial"/>
          <w:u w:val="single"/>
        </w:rPr>
        <w:t>. NATURALEZA JURIDICA DEL DAÑO PUNITIVO.</w:t>
      </w:r>
    </w:p>
    <w:p w14:paraId="6C134062" w14:textId="33349436" w:rsidR="00CA7B59" w:rsidRDefault="00FF607D" w:rsidP="00C33529">
      <w:pPr>
        <w:pStyle w:val="Prrafodelista"/>
        <w:spacing w:line="360" w:lineRule="auto"/>
        <w:ind w:left="1778"/>
        <w:jc w:val="both"/>
        <w:rPr>
          <w:rFonts w:ascii="Arial" w:hAnsi="Arial" w:cs="Arial"/>
        </w:rPr>
      </w:pPr>
      <w:r w:rsidRPr="00FF607D">
        <w:rPr>
          <w:rFonts w:ascii="Arial" w:hAnsi="Arial" w:cs="Arial"/>
        </w:rPr>
        <w:t xml:space="preserve">El daño punitivo previsto en el art. 52 bis de la Ley de Defensa del Consumidor reviste </w:t>
      </w:r>
      <w:r>
        <w:rPr>
          <w:rFonts w:ascii="Arial" w:hAnsi="Arial" w:cs="Arial"/>
        </w:rPr>
        <w:t xml:space="preserve">una </w:t>
      </w:r>
      <w:r w:rsidRPr="00FF607D">
        <w:rPr>
          <w:rFonts w:ascii="Arial" w:hAnsi="Arial" w:cs="Arial"/>
        </w:rPr>
        <w:t xml:space="preserve">naturaleza sustancialmente sancionatoria, </w:t>
      </w:r>
      <w:r w:rsidRPr="00FF607D">
        <w:rPr>
          <w:rFonts w:ascii="Arial" w:hAnsi="Arial" w:cs="Arial"/>
        </w:rPr>
        <w:lastRenderedPageBreak/>
        <w:t xml:space="preserve">pues no persigue la reparación del daño sufrido por el consumidor </w:t>
      </w:r>
      <w:r w:rsidR="00AA530B">
        <w:rPr>
          <w:rFonts w:ascii="Arial" w:hAnsi="Arial" w:cs="Arial"/>
        </w:rPr>
        <w:t>-</w:t>
      </w:r>
      <w:r w:rsidRPr="00FF607D">
        <w:rPr>
          <w:rFonts w:ascii="Arial" w:hAnsi="Arial" w:cs="Arial"/>
        </w:rPr>
        <w:t>finalidad propia de la responsabilidad civil resarcitoria</w:t>
      </w:r>
      <w:r w:rsidR="00AA530B">
        <w:rPr>
          <w:rFonts w:ascii="Arial" w:hAnsi="Arial" w:cs="Arial"/>
        </w:rPr>
        <w:t>-</w:t>
      </w:r>
      <w:r w:rsidRPr="00FF607D">
        <w:rPr>
          <w:rFonts w:ascii="Arial" w:hAnsi="Arial" w:cs="Arial"/>
        </w:rPr>
        <w:t xml:space="preserve"> sino la imposición de una multa civil con función represiva y disuasiva frente a conductas particularmente graves del proveedor</w:t>
      </w:r>
      <w:r w:rsidR="00AA530B">
        <w:rPr>
          <w:rFonts w:ascii="Arial" w:hAnsi="Arial" w:cs="Arial"/>
        </w:rPr>
        <w:t xml:space="preserve">. </w:t>
      </w:r>
    </w:p>
    <w:p w14:paraId="6B1D5F89" w14:textId="62C59A4C" w:rsidR="00C26E4D" w:rsidRDefault="00CA7B59" w:rsidP="00C33529">
      <w:pPr>
        <w:pStyle w:val="Prrafodelista"/>
        <w:spacing w:line="360" w:lineRule="auto"/>
        <w:ind w:left="1778"/>
        <w:jc w:val="both"/>
        <w:rPr>
          <w:rFonts w:ascii="Arial" w:hAnsi="Arial" w:cs="Arial"/>
        </w:rPr>
      </w:pPr>
      <w:r>
        <w:rPr>
          <w:rFonts w:ascii="Arial" w:hAnsi="Arial" w:cs="Arial"/>
        </w:rPr>
        <w:t>En efecto, e</w:t>
      </w:r>
      <w:r w:rsidRPr="00CA7B59">
        <w:rPr>
          <w:rFonts w:ascii="Arial" w:hAnsi="Arial" w:cs="Arial"/>
        </w:rPr>
        <w:t xml:space="preserve">l castigo contemplado </w:t>
      </w:r>
      <w:r>
        <w:rPr>
          <w:rFonts w:ascii="Arial" w:hAnsi="Arial" w:cs="Arial"/>
        </w:rPr>
        <w:t xml:space="preserve">por el articulo 52 de la LDC </w:t>
      </w:r>
      <w:r w:rsidRPr="00CA7B59">
        <w:rPr>
          <w:rFonts w:ascii="Arial" w:hAnsi="Arial" w:cs="Arial"/>
        </w:rPr>
        <w:t>aparece como una sanción eminentemente penal, ya que hiere al infractor en su patrimonio o su persona</w:t>
      </w:r>
      <w:r>
        <w:rPr>
          <w:rFonts w:ascii="Arial" w:hAnsi="Arial" w:cs="Arial"/>
        </w:rPr>
        <w:t xml:space="preserve">. De ello se desprende que </w:t>
      </w:r>
      <w:r w:rsidR="00AA530B">
        <w:rPr>
          <w:rFonts w:ascii="Arial" w:hAnsi="Arial" w:cs="Arial"/>
        </w:rPr>
        <w:t xml:space="preserve">estamos ante </w:t>
      </w:r>
      <w:r w:rsidR="00AA530B" w:rsidRPr="00CA7B59">
        <w:rPr>
          <w:rFonts w:ascii="Arial" w:hAnsi="Arial" w:cs="Arial"/>
          <w:b/>
          <w:bCs/>
          <w:u w:val="single"/>
        </w:rPr>
        <w:t xml:space="preserve">una sanción </w:t>
      </w:r>
      <w:r w:rsidR="00C26E4D" w:rsidRPr="00CA7B59">
        <w:rPr>
          <w:rFonts w:ascii="Arial" w:hAnsi="Arial" w:cs="Arial"/>
          <w:b/>
          <w:bCs/>
          <w:u w:val="single"/>
        </w:rPr>
        <w:t xml:space="preserve">de tipo </w:t>
      </w:r>
      <w:r w:rsidR="00AA530B" w:rsidRPr="00CA7B59">
        <w:rPr>
          <w:rFonts w:ascii="Arial" w:hAnsi="Arial" w:cs="Arial"/>
          <w:b/>
          <w:bCs/>
          <w:u w:val="single"/>
        </w:rPr>
        <w:t>penal.</w:t>
      </w:r>
    </w:p>
    <w:p w14:paraId="0E37C3AC" w14:textId="5B3CC531" w:rsidR="00C33529" w:rsidRDefault="00CA7B59" w:rsidP="00C33529">
      <w:pPr>
        <w:pStyle w:val="Prrafodelista"/>
        <w:spacing w:line="360" w:lineRule="auto"/>
        <w:ind w:left="1778"/>
        <w:jc w:val="both"/>
        <w:rPr>
          <w:rFonts w:ascii="Arial" w:hAnsi="Arial" w:cs="Arial"/>
        </w:rPr>
      </w:pPr>
      <w:r>
        <w:rPr>
          <w:rFonts w:ascii="Arial" w:hAnsi="Arial" w:cs="Arial"/>
        </w:rPr>
        <w:t>En tal sentido</w:t>
      </w:r>
      <w:r w:rsidR="00C26E4D">
        <w:rPr>
          <w:rFonts w:ascii="Arial" w:hAnsi="Arial" w:cs="Arial"/>
        </w:rPr>
        <w:t xml:space="preserve">, en el fallo recaído en autos </w:t>
      </w:r>
      <w:r w:rsidR="00C26E4D" w:rsidRPr="00C26E4D">
        <w:rPr>
          <w:rFonts w:ascii="Arial" w:hAnsi="Arial" w:cs="Arial"/>
        </w:rPr>
        <w:t>"Bemberg, Federico O. v. Provincia de Buenos Aires y otra", del 1/7/1960</w:t>
      </w:r>
      <w:r w:rsidR="00C26E4D">
        <w:rPr>
          <w:rFonts w:ascii="Arial" w:hAnsi="Arial" w:cs="Arial"/>
        </w:rPr>
        <w:t xml:space="preserve">”, </w:t>
      </w:r>
      <w:r w:rsidR="00C26E4D" w:rsidRPr="00C26E4D">
        <w:rPr>
          <w:rFonts w:ascii="Arial" w:hAnsi="Arial" w:cs="Arial"/>
        </w:rPr>
        <w:t xml:space="preserve">señaló el Alto Tribunal que </w:t>
      </w:r>
      <w:r w:rsidR="00C26E4D" w:rsidRPr="00C26E4D">
        <w:rPr>
          <w:rFonts w:ascii="Arial" w:hAnsi="Arial" w:cs="Arial"/>
          <w:i/>
          <w:iCs/>
        </w:rPr>
        <w:t>"(...) Deben estimarse penales las multas aplicables a los infractores cuando ellas, en vez de poseer carácter retributivo del posible daño causado, tienden a prevenir la violación de las pertinentes disposiciones legales (…)".</w:t>
      </w:r>
    </w:p>
    <w:p w14:paraId="4F50D247" w14:textId="13B6B34F" w:rsidR="00AA530B" w:rsidRDefault="002F7CA2" w:rsidP="00C33529">
      <w:pPr>
        <w:pStyle w:val="Prrafodelista"/>
        <w:spacing w:line="360" w:lineRule="auto"/>
        <w:ind w:left="1778"/>
        <w:jc w:val="both"/>
        <w:rPr>
          <w:rFonts w:ascii="Arial" w:hAnsi="Arial" w:cs="Arial"/>
        </w:rPr>
      </w:pPr>
      <w:r>
        <w:rPr>
          <w:rFonts w:ascii="Arial" w:hAnsi="Arial" w:cs="Arial"/>
        </w:rPr>
        <w:t xml:space="preserve">Esta claro que no todo el derecho penal </w:t>
      </w:r>
      <w:r w:rsidR="000C14BC">
        <w:rPr>
          <w:rFonts w:ascii="Arial" w:hAnsi="Arial" w:cs="Arial"/>
        </w:rPr>
        <w:t xml:space="preserve">se encuentra contenido en el Código penal de la Nación, </w:t>
      </w:r>
      <w:r w:rsidR="00CA7B59">
        <w:rPr>
          <w:rFonts w:ascii="Arial" w:hAnsi="Arial" w:cs="Arial"/>
        </w:rPr>
        <w:t>así</w:t>
      </w:r>
      <w:r w:rsidR="000C14BC">
        <w:rPr>
          <w:rFonts w:ascii="Arial" w:hAnsi="Arial" w:cs="Arial"/>
        </w:rPr>
        <w:t xml:space="preserve"> el articulo 4 del mentado código</w:t>
      </w:r>
      <w:r w:rsidR="00CA7B59">
        <w:rPr>
          <w:rFonts w:ascii="Arial" w:hAnsi="Arial" w:cs="Arial"/>
        </w:rPr>
        <w:t>,</w:t>
      </w:r>
      <w:r w:rsidR="000C14BC">
        <w:rPr>
          <w:rFonts w:ascii="Arial" w:hAnsi="Arial" w:cs="Arial"/>
        </w:rPr>
        <w:t xml:space="preserve"> establece que: </w:t>
      </w:r>
      <w:r w:rsidR="000C14BC" w:rsidRPr="00CA7B59">
        <w:rPr>
          <w:rFonts w:ascii="Arial" w:hAnsi="Arial" w:cs="Arial"/>
          <w:i/>
          <w:iCs/>
        </w:rPr>
        <w:t>“(…) Las disposiciones generales del presente código se aplicarán a todos los delitos previstos por leyes especiales, en cuanto éstas no dispusieran lo contrario (…)”.</w:t>
      </w:r>
      <w:r w:rsidR="000C14BC">
        <w:rPr>
          <w:rFonts w:ascii="Arial" w:hAnsi="Arial" w:cs="Arial"/>
        </w:rPr>
        <w:t xml:space="preserve"> </w:t>
      </w:r>
    </w:p>
    <w:p w14:paraId="37C9DD6A" w14:textId="1F7DDF4B" w:rsidR="000C14BC" w:rsidRDefault="00185E20" w:rsidP="00C33529">
      <w:pPr>
        <w:pStyle w:val="Prrafodelista"/>
        <w:spacing w:line="360" w:lineRule="auto"/>
        <w:ind w:left="1778"/>
        <w:jc w:val="both"/>
        <w:rPr>
          <w:rFonts w:ascii="Arial" w:hAnsi="Arial" w:cs="Arial"/>
        </w:rPr>
      </w:pPr>
      <w:r>
        <w:rPr>
          <w:rFonts w:ascii="Arial" w:hAnsi="Arial" w:cs="Arial"/>
        </w:rPr>
        <w:t>Cabe poner de relieve que n</w:t>
      </w:r>
      <w:r w:rsidRPr="00185E20">
        <w:rPr>
          <w:rFonts w:ascii="Arial" w:hAnsi="Arial" w:cs="Arial"/>
        </w:rPr>
        <w:t xml:space="preserve">o hay diferencias ontológicas o cualitativas entre </w:t>
      </w:r>
      <w:r>
        <w:rPr>
          <w:rFonts w:ascii="Arial" w:hAnsi="Arial" w:cs="Arial"/>
        </w:rPr>
        <w:t xml:space="preserve">los </w:t>
      </w:r>
      <w:r w:rsidRPr="00185E20">
        <w:rPr>
          <w:rFonts w:ascii="Arial" w:hAnsi="Arial" w:cs="Arial"/>
        </w:rPr>
        <w:t>delitos</w:t>
      </w:r>
      <w:r>
        <w:rPr>
          <w:rFonts w:ascii="Arial" w:hAnsi="Arial" w:cs="Arial"/>
        </w:rPr>
        <w:t xml:space="preserve"> allí previstos y la </w:t>
      </w:r>
      <w:r w:rsidR="0040352B">
        <w:rPr>
          <w:rFonts w:ascii="Arial" w:hAnsi="Arial" w:cs="Arial"/>
        </w:rPr>
        <w:t>sanción de daño punitivo</w:t>
      </w:r>
      <w:r w:rsidRPr="00185E20">
        <w:rPr>
          <w:rFonts w:ascii="Arial" w:hAnsi="Arial" w:cs="Arial"/>
        </w:rPr>
        <w:t>, sino tan solo cuantitativas, y son las penas las que permiten su distinción</w:t>
      </w:r>
      <w:r w:rsidR="0040352B">
        <w:rPr>
          <w:rFonts w:ascii="Arial" w:hAnsi="Arial" w:cs="Arial"/>
        </w:rPr>
        <w:t xml:space="preserve">, siendo en este caso una multa. </w:t>
      </w:r>
    </w:p>
    <w:p w14:paraId="0E0BA5B0" w14:textId="4CFAA7CE" w:rsidR="00E263D2" w:rsidRDefault="00E263D2" w:rsidP="00C33529">
      <w:pPr>
        <w:pStyle w:val="Prrafodelista"/>
        <w:spacing w:line="360" w:lineRule="auto"/>
        <w:ind w:left="1778"/>
        <w:jc w:val="both"/>
        <w:rPr>
          <w:rFonts w:ascii="Arial" w:hAnsi="Arial" w:cs="Arial"/>
          <w:i/>
          <w:iCs/>
        </w:rPr>
      </w:pPr>
      <w:r>
        <w:rPr>
          <w:rFonts w:ascii="Arial" w:hAnsi="Arial" w:cs="Arial"/>
        </w:rPr>
        <w:t>Tal conclusión es sostenida por autorizada doctrina,</w:t>
      </w:r>
      <w:r w:rsidR="00077DDE">
        <w:rPr>
          <w:rFonts w:ascii="Arial" w:hAnsi="Arial" w:cs="Arial"/>
        </w:rPr>
        <w:t xml:space="preserve"> tal así que el autor Sebastian Picasso, en su obra </w:t>
      </w:r>
      <w:r w:rsidR="00534441" w:rsidRPr="00534441">
        <w:rPr>
          <w:rFonts w:ascii="Arial" w:hAnsi="Arial" w:cs="Arial"/>
        </w:rPr>
        <w:t>“Nuevas categorías de daños en la Ley de Defensa del Consumidor”</w:t>
      </w:r>
      <w:r w:rsidR="00534441">
        <w:rPr>
          <w:rFonts w:ascii="Arial" w:hAnsi="Arial" w:cs="Arial"/>
        </w:rPr>
        <w:t>, señala que</w:t>
      </w:r>
      <w:r>
        <w:rPr>
          <w:rFonts w:ascii="Arial" w:hAnsi="Arial" w:cs="Arial"/>
        </w:rPr>
        <w:t xml:space="preserve"> </w:t>
      </w:r>
      <w:r w:rsidR="00534441" w:rsidRPr="00534441">
        <w:rPr>
          <w:rFonts w:ascii="Arial" w:hAnsi="Arial" w:cs="Arial"/>
          <w:i/>
          <w:iCs/>
        </w:rPr>
        <w:t xml:space="preserve">“(…) </w:t>
      </w:r>
      <w:r w:rsidR="00077DDE" w:rsidRPr="00534441">
        <w:rPr>
          <w:rFonts w:ascii="Arial" w:hAnsi="Arial" w:cs="Arial"/>
          <w:i/>
          <w:iCs/>
        </w:rPr>
        <w:t>No cabe ninguna duda de que los llamados ‘daños punitivos’, en tanto no tienden a resarcir un daño sino a causar un mal al responsable del ilícito con fines de castigo y de prevención general, tienen la naturaleza de una pena</w:t>
      </w:r>
      <w:r w:rsidR="00534441" w:rsidRPr="00534441">
        <w:rPr>
          <w:rFonts w:ascii="Arial" w:hAnsi="Arial" w:cs="Arial"/>
          <w:i/>
          <w:iCs/>
        </w:rPr>
        <w:t xml:space="preserve"> (…)”.</w:t>
      </w:r>
    </w:p>
    <w:p w14:paraId="0EE69038" w14:textId="4B83C5BC" w:rsidR="00534441" w:rsidRDefault="00D573F6" w:rsidP="00C33529">
      <w:pPr>
        <w:pStyle w:val="Prrafodelista"/>
        <w:spacing w:line="360" w:lineRule="auto"/>
        <w:ind w:left="1778"/>
        <w:jc w:val="both"/>
        <w:rPr>
          <w:rFonts w:ascii="Arial" w:hAnsi="Arial" w:cs="Arial"/>
        </w:rPr>
      </w:pPr>
      <w:r>
        <w:rPr>
          <w:rFonts w:ascii="Arial" w:hAnsi="Arial" w:cs="Arial"/>
        </w:rPr>
        <w:t>Por ello</w:t>
      </w:r>
      <w:r w:rsidR="00A129C4">
        <w:rPr>
          <w:rFonts w:ascii="Arial" w:hAnsi="Arial" w:cs="Arial"/>
        </w:rPr>
        <w:t xml:space="preserve"> vengo a plantear</w:t>
      </w:r>
      <w:r>
        <w:rPr>
          <w:rFonts w:ascii="Arial" w:hAnsi="Arial" w:cs="Arial"/>
        </w:rPr>
        <w:t xml:space="preserve">, </w:t>
      </w:r>
      <w:r w:rsidRPr="00D573F6">
        <w:rPr>
          <w:rFonts w:ascii="Arial" w:hAnsi="Arial" w:cs="Arial"/>
        </w:rPr>
        <w:t>para el hipotético supuesto de que V.S. considerara procedente la aplicación del art. 52 bis de la Ley 24.240, la inconstitucionalidad de dicha norma por resultar violatoria de garantías constitucionales de jerarquía superior, específicamente de los arts.</w:t>
      </w:r>
      <w:r w:rsidR="00F42DEC">
        <w:rPr>
          <w:rFonts w:ascii="Arial" w:hAnsi="Arial" w:cs="Arial"/>
        </w:rPr>
        <w:t xml:space="preserve"> </w:t>
      </w:r>
      <w:r w:rsidRPr="00D573F6">
        <w:rPr>
          <w:rFonts w:ascii="Arial" w:hAnsi="Arial" w:cs="Arial"/>
        </w:rPr>
        <w:t>18, 19 y 28 de la Constitución Nacional, en cuanto consagra una sanción de naturaleza punitiva sin respetar los principios estructurales del derecho sancionador.</w:t>
      </w:r>
      <w:r w:rsidR="004731DE">
        <w:rPr>
          <w:rFonts w:ascii="Arial" w:hAnsi="Arial" w:cs="Arial"/>
        </w:rPr>
        <w:t xml:space="preserve"> </w:t>
      </w:r>
    </w:p>
    <w:p w14:paraId="7968C9CE" w14:textId="561A1543" w:rsidR="006A25E0" w:rsidRDefault="00375A62" w:rsidP="00166188">
      <w:pPr>
        <w:pStyle w:val="Prrafodelista"/>
        <w:spacing w:line="360" w:lineRule="auto"/>
        <w:ind w:left="1778"/>
        <w:jc w:val="both"/>
        <w:rPr>
          <w:rFonts w:ascii="Arial" w:hAnsi="Arial" w:cs="Arial"/>
        </w:rPr>
      </w:pPr>
      <w:r>
        <w:rPr>
          <w:rFonts w:ascii="Arial" w:hAnsi="Arial" w:cs="Arial"/>
        </w:rPr>
        <w:lastRenderedPageBreak/>
        <w:t xml:space="preserve">Primeramente, se considera violatorio del principio </w:t>
      </w:r>
      <w:r w:rsidR="002D6A19">
        <w:rPr>
          <w:rFonts w:ascii="Arial" w:hAnsi="Arial" w:cs="Arial"/>
        </w:rPr>
        <w:t>de legalidad consagrado en el artículo</w:t>
      </w:r>
      <w:r w:rsidR="002D6A19" w:rsidRPr="002D6A19">
        <w:rPr>
          <w:rFonts w:ascii="Arial" w:hAnsi="Arial" w:cs="Arial"/>
        </w:rPr>
        <w:t xml:space="preserve"> 18 </w:t>
      </w:r>
      <w:r w:rsidR="002D6A19">
        <w:rPr>
          <w:rFonts w:ascii="Arial" w:hAnsi="Arial" w:cs="Arial"/>
        </w:rPr>
        <w:t xml:space="preserve">de la Constitución Nacional, </w:t>
      </w:r>
      <w:r w:rsidR="002D6A19" w:rsidRPr="002D6A19">
        <w:rPr>
          <w:rFonts w:ascii="Arial" w:hAnsi="Arial" w:cs="Arial"/>
        </w:rPr>
        <w:t xml:space="preserve">del cual deriva el axioma </w:t>
      </w:r>
      <w:r w:rsidR="002D6A19">
        <w:rPr>
          <w:rFonts w:ascii="Arial" w:hAnsi="Arial" w:cs="Arial"/>
        </w:rPr>
        <w:t>“</w:t>
      </w:r>
      <w:r w:rsidR="002D6A19" w:rsidRPr="002D6A19">
        <w:rPr>
          <w:rFonts w:ascii="Arial" w:hAnsi="Arial" w:cs="Arial"/>
        </w:rPr>
        <w:t>nulla poena sine lege certa et stricta</w:t>
      </w:r>
      <w:r w:rsidR="002D6A19">
        <w:rPr>
          <w:rFonts w:ascii="Arial" w:hAnsi="Arial" w:cs="Arial"/>
        </w:rPr>
        <w:t>”</w:t>
      </w:r>
      <w:r w:rsidR="002D6A19" w:rsidRPr="002D6A19">
        <w:rPr>
          <w:rFonts w:ascii="Arial" w:hAnsi="Arial" w:cs="Arial"/>
        </w:rPr>
        <w:t>.</w:t>
      </w:r>
      <w:r w:rsidR="002D6A19">
        <w:rPr>
          <w:rFonts w:ascii="Arial" w:hAnsi="Arial" w:cs="Arial"/>
        </w:rPr>
        <w:t xml:space="preserve"> </w:t>
      </w:r>
      <w:r w:rsidR="001D7635" w:rsidRPr="001D7635">
        <w:rPr>
          <w:rFonts w:ascii="Arial" w:hAnsi="Arial" w:cs="Arial"/>
        </w:rPr>
        <w:t xml:space="preserve">El art. 52 bis </w:t>
      </w:r>
      <w:r w:rsidR="001D7635">
        <w:rPr>
          <w:rFonts w:ascii="Arial" w:hAnsi="Arial" w:cs="Arial"/>
        </w:rPr>
        <w:t xml:space="preserve">de la </w:t>
      </w:r>
      <w:r w:rsidR="001D7635" w:rsidRPr="001D7635">
        <w:rPr>
          <w:rFonts w:ascii="Arial" w:hAnsi="Arial" w:cs="Arial"/>
        </w:rPr>
        <w:t>LDC establece como supuesto habilitante el mero “incumplimiento de obligaciones legales o contractuales”</w:t>
      </w:r>
      <w:r w:rsidR="001D7635">
        <w:rPr>
          <w:rFonts w:ascii="Arial" w:hAnsi="Arial" w:cs="Arial"/>
        </w:rPr>
        <w:t>,</w:t>
      </w:r>
      <w:r w:rsidR="00166188">
        <w:rPr>
          <w:rFonts w:ascii="Arial" w:hAnsi="Arial" w:cs="Arial"/>
        </w:rPr>
        <w:t xml:space="preserve"> constituyendo una </w:t>
      </w:r>
      <w:r w:rsidR="00166188" w:rsidRPr="00166188">
        <w:rPr>
          <w:rFonts w:ascii="Arial" w:hAnsi="Arial" w:cs="Arial"/>
        </w:rPr>
        <w:t>fórmula abierta e indeterminada que delega en el juez la construcción del tipo sancionatorio</w:t>
      </w:r>
      <w:r w:rsidR="00166188">
        <w:rPr>
          <w:rFonts w:ascii="Arial" w:hAnsi="Arial" w:cs="Arial"/>
        </w:rPr>
        <w:t>. Lo que entra en amplia contradicción co</w:t>
      </w:r>
      <w:r w:rsidR="00CC3F01">
        <w:rPr>
          <w:rFonts w:ascii="Arial" w:hAnsi="Arial" w:cs="Arial"/>
        </w:rPr>
        <w:t>n el texto constitucional.</w:t>
      </w:r>
    </w:p>
    <w:p w14:paraId="2398073F" w14:textId="55170778" w:rsidR="006A25E0" w:rsidRPr="00C8343C" w:rsidRDefault="004E1A95" w:rsidP="00C8343C">
      <w:pPr>
        <w:pStyle w:val="Prrafodelista"/>
        <w:spacing w:line="360" w:lineRule="auto"/>
        <w:ind w:left="1778"/>
        <w:jc w:val="both"/>
        <w:rPr>
          <w:rFonts w:ascii="Arial" w:hAnsi="Arial" w:cs="Arial"/>
        </w:rPr>
      </w:pPr>
      <w:r>
        <w:rPr>
          <w:rFonts w:ascii="Arial" w:hAnsi="Arial" w:cs="Arial"/>
        </w:rPr>
        <w:t>Asimismo, viola flagrantemente el principio de culpabilidad, to</w:t>
      </w:r>
      <w:r w:rsidRPr="004E1A95">
        <w:rPr>
          <w:rFonts w:ascii="Arial" w:hAnsi="Arial" w:cs="Arial"/>
        </w:rPr>
        <w:t>da</w:t>
      </w:r>
      <w:r>
        <w:rPr>
          <w:rFonts w:ascii="Arial" w:hAnsi="Arial" w:cs="Arial"/>
        </w:rPr>
        <w:t xml:space="preserve"> vez que las</w:t>
      </w:r>
      <w:r w:rsidRPr="004E1A95">
        <w:rPr>
          <w:rFonts w:ascii="Arial" w:hAnsi="Arial" w:cs="Arial"/>
        </w:rPr>
        <w:t xml:space="preserve"> sanci</w:t>
      </w:r>
      <w:r>
        <w:rPr>
          <w:rFonts w:ascii="Arial" w:hAnsi="Arial" w:cs="Arial"/>
        </w:rPr>
        <w:t>o</w:t>
      </w:r>
      <w:r w:rsidRPr="004E1A95">
        <w:rPr>
          <w:rFonts w:ascii="Arial" w:hAnsi="Arial" w:cs="Arial"/>
        </w:rPr>
        <w:t>n</w:t>
      </w:r>
      <w:r>
        <w:rPr>
          <w:rFonts w:ascii="Arial" w:hAnsi="Arial" w:cs="Arial"/>
        </w:rPr>
        <w:t>es</w:t>
      </w:r>
      <w:r w:rsidRPr="004E1A95">
        <w:rPr>
          <w:rFonts w:ascii="Arial" w:hAnsi="Arial" w:cs="Arial"/>
        </w:rPr>
        <w:t xml:space="preserve"> requiere</w:t>
      </w:r>
      <w:r>
        <w:rPr>
          <w:rFonts w:ascii="Arial" w:hAnsi="Arial" w:cs="Arial"/>
        </w:rPr>
        <w:t>n</w:t>
      </w:r>
      <w:r w:rsidRPr="004E1A95">
        <w:rPr>
          <w:rFonts w:ascii="Arial" w:hAnsi="Arial" w:cs="Arial"/>
        </w:rPr>
        <w:t xml:space="preserve"> un juicio de reproche subjetivo.</w:t>
      </w:r>
      <w:r>
        <w:rPr>
          <w:rFonts w:ascii="Arial" w:hAnsi="Arial" w:cs="Arial"/>
        </w:rPr>
        <w:t xml:space="preserve"> De tal modo, n</w:t>
      </w:r>
      <w:r w:rsidRPr="004E1A95">
        <w:rPr>
          <w:rFonts w:ascii="Arial" w:hAnsi="Arial" w:cs="Arial"/>
        </w:rPr>
        <w:t>o hay pena sin culpabilidad</w:t>
      </w:r>
      <w:r>
        <w:rPr>
          <w:rFonts w:ascii="Arial" w:hAnsi="Arial" w:cs="Arial"/>
        </w:rPr>
        <w:t xml:space="preserve">. </w:t>
      </w:r>
      <w:r w:rsidR="00C8343C">
        <w:rPr>
          <w:rFonts w:ascii="Arial" w:hAnsi="Arial" w:cs="Arial"/>
        </w:rPr>
        <w:t>En contrariedad a tal principio, e</w:t>
      </w:r>
      <w:r w:rsidRPr="004E1A95">
        <w:rPr>
          <w:rFonts w:ascii="Arial" w:hAnsi="Arial" w:cs="Arial"/>
        </w:rPr>
        <w:t>l art. 52 bis no exige expresamente</w:t>
      </w:r>
      <w:r w:rsidR="00C8343C">
        <w:rPr>
          <w:rFonts w:ascii="Arial" w:hAnsi="Arial" w:cs="Arial"/>
        </w:rPr>
        <w:t xml:space="preserve"> dolo o culpa. </w:t>
      </w:r>
      <w:r w:rsidR="00EF3189" w:rsidRPr="00EF3189">
        <w:rPr>
          <w:rFonts w:ascii="Arial" w:hAnsi="Arial" w:cs="Arial"/>
        </w:rPr>
        <w:t>En consecuencia, podría aplicarse ante simples incumplimientos contractuales sin que exista un estándar subjetivo claramente tipificado por la ley</w:t>
      </w:r>
    </w:p>
    <w:p w14:paraId="3B4B8B50" w14:textId="19C56A5B" w:rsidR="00296914" w:rsidRPr="007D7CA2" w:rsidRDefault="0087149C" w:rsidP="007D7CA2">
      <w:pPr>
        <w:pStyle w:val="Prrafodelista"/>
        <w:spacing w:line="360" w:lineRule="auto"/>
        <w:ind w:left="1778"/>
        <w:jc w:val="both"/>
        <w:rPr>
          <w:rFonts w:ascii="Arial" w:hAnsi="Arial" w:cs="Arial"/>
        </w:rPr>
      </w:pPr>
      <w:r>
        <w:rPr>
          <w:rFonts w:ascii="Arial" w:hAnsi="Arial" w:cs="Arial"/>
        </w:rPr>
        <w:t>Por otro lado,</w:t>
      </w:r>
      <w:r w:rsidR="00E0575B">
        <w:rPr>
          <w:rFonts w:ascii="Arial" w:hAnsi="Arial" w:cs="Arial"/>
        </w:rPr>
        <w:t xml:space="preserve"> destaco que resulta </w:t>
      </w:r>
      <w:r w:rsidR="007D7CA2">
        <w:rPr>
          <w:rFonts w:ascii="Arial" w:hAnsi="Arial" w:cs="Arial"/>
        </w:rPr>
        <w:t>violatorio</w:t>
      </w:r>
      <w:r w:rsidR="00E0575B">
        <w:rPr>
          <w:rFonts w:ascii="Arial" w:hAnsi="Arial" w:cs="Arial"/>
        </w:rPr>
        <w:t xml:space="preserve"> al principio de </w:t>
      </w:r>
      <w:r w:rsidR="007D7CA2">
        <w:rPr>
          <w:rFonts w:ascii="Arial" w:hAnsi="Arial" w:cs="Arial"/>
        </w:rPr>
        <w:t>razonabilidad</w:t>
      </w:r>
      <w:r w:rsidR="00E0575B">
        <w:rPr>
          <w:rFonts w:ascii="Arial" w:hAnsi="Arial" w:cs="Arial"/>
        </w:rPr>
        <w:t xml:space="preserve"> normado por </w:t>
      </w:r>
      <w:r w:rsidR="00F13EB6" w:rsidRPr="00F13EB6">
        <w:rPr>
          <w:rFonts w:ascii="Arial" w:hAnsi="Arial" w:cs="Arial"/>
        </w:rPr>
        <w:t>el art</w:t>
      </w:r>
      <w:r w:rsidR="00E0575B">
        <w:rPr>
          <w:rFonts w:ascii="Arial" w:hAnsi="Arial" w:cs="Arial"/>
        </w:rPr>
        <w:t>ículo</w:t>
      </w:r>
      <w:r w:rsidR="00F13EB6" w:rsidRPr="00F13EB6">
        <w:rPr>
          <w:rFonts w:ascii="Arial" w:hAnsi="Arial" w:cs="Arial"/>
        </w:rPr>
        <w:t xml:space="preserve"> 28 </w:t>
      </w:r>
      <w:r w:rsidR="00E0575B">
        <w:rPr>
          <w:rFonts w:ascii="Arial" w:hAnsi="Arial" w:cs="Arial"/>
        </w:rPr>
        <w:t xml:space="preserve">de la </w:t>
      </w:r>
      <w:r w:rsidR="00F13EB6" w:rsidRPr="00F13EB6">
        <w:rPr>
          <w:rFonts w:ascii="Arial" w:hAnsi="Arial" w:cs="Arial"/>
        </w:rPr>
        <w:t>C</w:t>
      </w:r>
      <w:r w:rsidR="00E0575B">
        <w:rPr>
          <w:rFonts w:ascii="Arial" w:hAnsi="Arial" w:cs="Arial"/>
        </w:rPr>
        <w:t xml:space="preserve">onstitución </w:t>
      </w:r>
      <w:r w:rsidR="00F13EB6" w:rsidRPr="00F13EB6">
        <w:rPr>
          <w:rFonts w:ascii="Arial" w:hAnsi="Arial" w:cs="Arial"/>
        </w:rPr>
        <w:t>N</w:t>
      </w:r>
      <w:r w:rsidR="00E0575B">
        <w:rPr>
          <w:rFonts w:ascii="Arial" w:hAnsi="Arial" w:cs="Arial"/>
        </w:rPr>
        <w:t>acional, el cual</w:t>
      </w:r>
      <w:r w:rsidR="00F13EB6" w:rsidRPr="00F13EB6">
        <w:rPr>
          <w:rFonts w:ascii="Arial" w:hAnsi="Arial" w:cs="Arial"/>
        </w:rPr>
        <w:t xml:space="preserve"> establece que las leyes deben ser razonables.</w:t>
      </w:r>
      <w:r w:rsidR="007D7CA2">
        <w:rPr>
          <w:rFonts w:ascii="Arial" w:hAnsi="Arial" w:cs="Arial"/>
        </w:rPr>
        <w:t xml:space="preserve"> </w:t>
      </w:r>
      <w:r w:rsidR="00F13EB6" w:rsidRPr="007D7CA2">
        <w:rPr>
          <w:rFonts w:ascii="Arial" w:hAnsi="Arial" w:cs="Arial"/>
        </w:rPr>
        <w:t>Toda sanción debe</w:t>
      </w:r>
      <w:r w:rsidR="007D7CA2">
        <w:rPr>
          <w:rFonts w:ascii="Arial" w:hAnsi="Arial" w:cs="Arial"/>
        </w:rPr>
        <w:t xml:space="preserve"> s</w:t>
      </w:r>
      <w:r w:rsidR="00F13EB6" w:rsidRPr="007D7CA2">
        <w:rPr>
          <w:rFonts w:ascii="Arial" w:hAnsi="Arial" w:cs="Arial"/>
        </w:rPr>
        <w:t>er proporcional a la gravedad del hecho</w:t>
      </w:r>
      <w:r w:rsidR="007D7CA2">
        <w:rPr>
          <w:rFonts w:ascii="Arial" w:hAnsi="Arial" w:cs="Arial"/>
        </w:rPr>
        <w:t xml:space="preserve"> y e</w:t>
      </w:r>
      <w:r w:rsidR="00F13EB6" w:rsidRPr="007D7CA2">
        <w:rPr>
          <w:rFonts w:ascii="Arial" w:hAnsi="Arial" w:cs="Arial"/>
        </w:rPr>
        <w:t>star sujeta a parámetros objetivos de graduación.</w:t>
      </w:r>
      <w:r w:rsidR="007D7CA2">
        <w:rPr>
          <w:rFonts w:ascii="Arial" w:hAnsi="Arial" w:cs="Arial"/>
        </w:rPr>
        <w:t xml:space="preserve"> En contrario sensu, e</w:t>
      </w:r>
      <w:r w:rsidR="00F13EB6" w:rsidRPr="007D7CA2">
        <w:rPr>
          <w:rFonts w:ascii="Arial" w:hAnsi="Arial" w:cs="Arial"/>
        </w:rPr>
        <w:t>l art</w:t>
      </w:r>
      <w:r w:rsidR="007D7CA2">
        <w:rPr>
          <w:rFonts w:ascii="Arial" w:hAnsi="Arial" w:cs="Arial"/>
        </w:rPr>
        <w:t>ículo n</w:t>
      </w:r>
      <w:r w:rsidR="00F13EB6" w:rsidRPr="007D7CA2">
        <w:rPr>
          <w:rFonts w:ascii="Arial" w:hAnsi="Arial" w:cs="Arial"/>
        </w:rPr>
        <w:t>o establece una escala sancionatoria graduada</w:t>
      </w:r>
      <w:r w:rsidR="007D7CA2">
        <w:rPr>
          <w:rFonts w:ascii="Arial" w:hAnsi="Arial" w:cs="Arial"/>
        </w:rPr>
        <w:t>, n</w:t>
      </w:r>
      <w:r w:rsidR="00F13EB6" w:rsidRPr="007D7CA2">
        <w:rPr>
          <w:rFonts w:ascii="Arial" w:hAnsi="Arial" w:cs="Arial"/>
        </w:rPr>
        <w:t>o fija criterios legales claros de cuantificación</w:t>
      </w:r>
      <w:r w:rsidR="007D7CA2">
        <w:rPr>
          <w:rFonts w:ascii="Arial" w:hAnsi="Arial" w:cs="Arial"/>
        </w:rPr>
        <w:t xml:space="preserve"> y p</w:t>
      </w:r>
      <w:r w:rsidR="00F13EB6" w:rsidRPr="007D7CA2">
        <w:rPr>
          <w:rFonts w:ascii="Arial" w:hAnsi="Arial" w:cs="Arial"/>
        </w:rPr>
        <w:t>ermite amplia discrecionalidad judicial.</w:t>
      </w:r>
    </w:p>
    <w:p w14:paraId="2EC6B8D2" w14:textId="4DAC9A58" w:rsidR="00296914" w:rsidRPr="00BD4D08" w:rsidRDefault="0087149C" w:rsidP="00296914">
      <w:pPr>
        <w:pStyle w:val="Prrafodelista"/>
        <w:spacing w:line="360" w:lineRule="auto"/>
        <w:ind w:left="1778"/>
        <w:jc w:val="both"/>
        <w:rPr>
          <w:rFonts w:ascii="Arial" w:hAnsi="Arial" w:cs="Arial"/>
        </w:rPr>
      </w:pPr>
      <w:r>
        <w:rPr>
          <w:rFonts w:ascii="Arial" w:hAnsi="Arial" w:cs="Arial"/>
        </w:rPr>
        <w:t>Finalmente, l</w:t>
      </w:r>
      <w:r w:rsidRPr="0087149C">
        <w:rPr>
          <w:rFonts w:ascii="Arial" w:hAnsi="Arial" w:cs="Arial"/>
        </w:rPr>
        <w:t xml:space="preserve">a aplicación de una multa que no guarde relación con el daño acaecido solamente provoca un enriquecimiento sin causa de la víctima y un desequilibrio en todo nuestro ordenamiento jurídico. Por tal motivo, </w:t>
      </w:r>
      <w:r>
        <w:rPr>
          <w:rFonts w:ascii="Arial" w:hAnsi="Arial" w:cs="Arial"/>
        </w:rPr>
        <w:t>dicha</w:t>
      </w:r>
      <w:r w:rsidRPr="0087149C">
        <w:rPr>
          <w:rFonts w:ascii="Arial" w:hAnsi="Arial" w:cs="Arial"/>
        </w:rPr>
        <w:t xml:space="preserve"> aplicación afectaría también el derecho de propiedad de mi mandante consagrado en el artículo 17 de la Constitución Nacional.</w:t>
      </w:r>
    </w:p>
    <w:p w14:paraId="1B32FCDD" w14:textId="77777777" w:rsidR="00FB4A2E" w:rsidRDefault="00FB4A2E" w:rsidP="00264634">
      <w:pPr>
        <w:spacing w:line="360" w:lineRule="auto"/>
        <w:ind w:left="709" w:firstLine="709"/>
        <w:jc w:val="both"/>
        <w:rPr>
          <w:rFonts w:ascii="Arial" w:hAnsi="Arial" w:cs="Arial"/>
        </w:rPr>
      </w:pPr>
    </w:p>
    <w:p w14:paraId="3FD0267F" w14:textId="7DF6D69D" w:rsidR="00264634" w:rsidRDefault="00FB4A2E" w:rsidP="00264634">
      <w:pPr>
        <w:spacing w:line="360" w:lineRule="auto"/>
        <w:ind w:left="709" w:firstLine="709"/>
        <w:jc w:val="both"/>
        <w:rPr>
          <w:rFonts w:ascii="Arial" w:hAnsi="Arial" w:cs="Arial"/>
          <w:b/>
          <w:bCs/>
        </w:rPr>
      </w:pPr>
      <w:r>
        <w:rPr>
          <w:rFonts w:ascii="Arial" w:hAnsi="Arial" w:cs="Arial"/>
          <w:b/>
          <w:bCs/>
        </w:rPr>
        <w:t>IX</w:t>
      </w:r>
      <w:r w:rsidR="00264634">
        <w:rPr>
          <w:rFonts w:ascii="Arial" w:hAnsi="Arial" w:cs="Arial"/>
          <w:b/>
          <w:bCs/>
        </w:rPr>
        <w:t>.</w:t>
      </w:r>
      <w:r>
        <w:rPr>
          <w:rFonts w:ascii="Arial" w:hAnsi="Arial" w:cs="Arial"/>
          <w:b/>
          <w:bCs/>
        </w:rPr>
        <w:t xml:space="preserve"> IMPOSICIÓN DE COSTAS.</w:t>
      </w:r>
    </w:p>
    <w:p w14:paraId="163D6FF3" w14:textId="29A6C6E9" w:rsidR="00D34A9E" w:rsidRDefault="004C180D" w:rsidP="00264634">
      <w:pPr>
        <w:spacing w:line="360" w:lineRule="auto"/>
        <w:ind w:left="709" w:firstLine="709"/>
        <w:jc w:val="both"/>
        <w:rPr>
          <w:rFonts w:ascii="Arial" w:hAnsi="Arial" w:cs="Arial"/>
        </w:rPr>
      </w:pPr>
      <w:r w:rsidRPr="004C180D">
        <w:rPr>
          <w:rFonts w:ascii="Arial" w:hAnsi="Arial" w:cs="Arial"/>
        </w:rPr>
        <w:t xml:space="preserve">Con relación a la imposición de costas, impugno y rechazo la pretensión de la actora de que estas sean cargadas íntegramente a mi mandante en el hipotético caso de que la demanda solo prospere parcialmente. Contrariamente a lo sostenido por la contraparte, el artículo 72 del CPCC no ampara de manera absoluta al accionante cuando la desestimación de ciertos rubros no obedece meramente al arbitrio judicial de cuantificación, sino a la falta de prueba o de </w:t>
      </w:r>
      <w:r w:rsidRPr="004C180D">
        <w:rPr>
          <w:rFonts w:ascii="Arial" w:hAnsi="Arial" w:cs="Arial"/>
        </w:rPr>
        <w:lastRenderedPageBreak/>
        <w:t>derecho de la pretensión misma. Sostener que el demandado debe cargar con la totalidad de los gastos, incluso ante reclamos rechazados, vulnera el principio de igualdad y el derecho de defensa, pues mi parte se ve obligada a desplegar actividad procesal y técnica para repeler pretensiones que finalmente resultan infundadas. Asimismo, niego que la invocación de la pluspetición sea una fórmula genérica; por el contrario, si la actora reclama montos o rubros que carecen de sustento fáctico, debe asumir la responsabilidad procesal de su exceso, debiendo distribuirse las costas de forma proporcional al éxito obtenido por cada parte, conforme al principio del vencimiento parcial y mutuo</w:t>
      </w:r>
      <w:r w:rsidR="00884E71">
        <w:rPr>
          <w:rFonts w:ascii="Arial" w:hAnsi="Arial" w:cs="Arial"/>
        </w:rPr>
        <w:t>.</w:t>
      </w:r>
    </w:p>
    <w:p w14:paraId="1F32C1EC" w14:textId="77777777" w:rsidR="00884E71" w:rsidRPr="004C180D" w:rsidRDefault="00884E71" w:rsidP="00264634">
      <w:pPr>
        <w:spacing w:line="360" w:lineRule="auto"/>
        <w:ind w:left="709" w:firstLine="709"/>
        <w:jc w:val="both"/>
        <w:rPr>
          <w:rFonts w:ascii="Arial" w:hAnsi="Arial" w:cs="Arial"/>
        </w:rPr>
      </w:pPr>
    </w:p>
    <w:p w14:paraId="241EDAEE" w14:textId="02B42E78" w:rsidR="00264634" w:rsidRPr="007C220E" w:rsidRDefault="00D34A9E" w:rsidP="00264634">
      <w:pPr>
        <w:spacing w:line="360" w:lineRule="auto"/>
        <w:ind w:left="709" w:firstLine="709"/>
        <w:jc w:val="both"/>
        <w:rPr>
          <w:rFonts w:ascii="Arial" w:hAnsi="Arial" w:cs="Arial"/>
          <w:b/>
          <w:bCs/>
        </w:rPr>
      </w:pPr>
      <w:r>
        <w:rPr>
          <w:rFonts w:ascii="Arial" w:hAnsi="Arial" w:cs="Arial"/>
          <w:b/>
          <w:bCs/>
        </w:rPr>
        <w:t>X</w:t>
      </w:r>
      <w:r w:rsidR="00264634" w:rsidRPr="007C220E">
        <w:rPr>
          <w:rFonts w:ascii="Arial" w:hAnsi="Arial" w:cs="Arial"/>
          <w:b/>
          <w:bCs/>
        </w:rPr>
        <w:t>.- IMPUGNA LIQUIDACION.</w:t>
      </w:r>
    </w:p>
    <w:p w14:paraId="4EC18F30" w14:textId="5BC24409" w:rsidR="00264634" w:rsidRDefault="00264634" w:rsidP="00264634">
      <w:pPr>
        <w:spacing w:line="360" w:lineRule="auto"/>
        <w:ind w:left="709" w:firstLine="709"/>
        <w:jc w:val="both"/>
        <w:rPr>
          <w:rFonts w:ascii="Arial" w:hAnsi="Arial" w:cs="Arial"/>
          <w:b/>
          <w:bCs/>
        </w:rPr>
      </w:pPr>
      <w:r w:rsidRPr="00B7553A">
        <w:rPr>
          <w:rFonts w:ascii="Arial" w:hAnsi="Arial" w:cs="Arial"/>
        </w:rPr>
        <w:t xml:space="preserve">No </w:t>
      </w:r>
      <w:r w:rsidR="00040AB6" w:rsidRPr="00B7553A">
        <w:rPr>
          <w:rFonts w:ascii="Arial" w:hAnsi="Arial" w:cs="Arial"/>
        </w:rPr>
        <w:t>obstante</w:t>
      </w:r>
      <w:r w:rsidR="00040AB6">
        <w:rPr>
          <w:rFonts w:ascii="Arial" w:hAnsi="Arial" w:cs="Arial"/>
        </w:rPr>
        <w:t xml:space="preserve"> </w:t>
      </w:r>
      <w:r w:rsidRPr="00B7553A">
        <w:rPr>
          <w:rFonts w:ascii="Arial" w:hAnsi="Arial" w:cs="Arial"/>
        </w:rPr>
        <w:t xml:space="preserve">los desconocimientos efectuados precedentemente, se impugna por arbitraria y desmedida la liquidación practicada en autos la que asciende a la suma de </w:t>
      </w:r>
      <w:r w:rsidRPr="00B7553A">
        <w:rPr>
          <w:rFonts w:ascii="Arial" w:hAnsi="Arial" w:cs="Arial"/>
          <w:b/>
          <w:bCs/>
        </w:rPr>
        <w:t>$</w:t>
      </w:r>
      <w:r w:rsidR="00547D10">
        <w:rPr>
          <w:rFonts w:ascii="Arial" w:hAnsi="Arial" w:cs="Arial"/>
          <w:b/>
          <w:bCs/>
        </w:rPr>
        <w:t>3.6</w:t>
      </w:r>
      <w:r w:rsidR="00040AB6">
        <w:rPr>
          <w:rFonts w:ascii="Arial" w:hAnsi="Arial" w:cs="Arial"/>
          <w:b/>
          <w:bCs/>
        </w:rPr>
        <w:t>49.900,35</w:t>
      </w:r>
      <w:r w:rsidR="007D7CA2">
        <w:rPr>
          <w:rFonts w:ascii="Arial" w:hAnsi="Arial" w:cs="Arial"/>
          <w:b/>
          <w:bCs/>
        </w:rPr>
        <w:t xml:space="preserve"> </w:t>
      </w:r>
      <w:r w:rsidRPr="00B7553A">
        <w:rPr>
          <w:rFonts w:ascii="Arial" w:hAnsi="Arial" w:cs="Arial"/>
          <w:b/>
          <w:bCs/>
        </w:rPr>
        <w:t xml:space="preserve">(PESOS </w:t>
      </w:r>
      <w:r w:rsidR="00040AB6">
        <w:rPr>
          <w:rFonts w:ascii="Arial" w:hAnsi="Arial" w:cs="Arial"/>
          <w:b/>
          <w:bCs/>
        </w:rPr>
        <w:t>TRES MILLONES SEISCIENTOS CUARENTA Y NUEVE MIL NOVECIENTOS</w:t>
      </w:r>
      <w:r>
        <w:rPr>
          <w:rFonts w:ascii="Arial" w:hAnsi="Arial" w:cs="Arial"/>
          <w:b/>
          <w:bCs/>
        </w:rPr>
        <w:t xml:space="preserve"> CON </w:t>
      </w:r>
      <w:r w:rsidR="00040AB6">
        <w:rPr>
          <w:rFonts w:ascii="Arial" w:hAnsi="Arial" w:cs="Arial"/>
          <w:b/>
          <w:bCs/>
        </w:rPr>
        <w:t>35</w:t>
      </w:r>
      <w:r>
        <w:rPr>
          <w:rFonts w:ascii="Arial" w:hAnsi="Arial" w:cs="Arial"/>
          <w:b/>
          <w:bCs/>
        </w:rPr>
        <w:t>/100</w:t>
      </w:r>
      <w:r w:rsidRPr="00B7553A">
        <w:rPr>
          <w:rFonts w:ascii="Arial" w:hAnsi="Arial" w:cs="Arial"/>
          <w:b/>
          <w:bCs/>
        </w:rPr>
        <w:t xml:space="preserve">), por no constarnos la procedencia de los rubros reclamados, </w:t>
      </w:r>
      <w:r w:rsidR="00040AB6" w:rsidRPr="00B7553A">
        <w:rPr>
          <w:rFonts w:ascii="Arial" w:hAnsi="Arial" w:cs="Arial"/>
          <w:b/>
          <w:bCs/>
        </w:rPr>
        <w:t>así</w:t>
      </w:r>
      <w:r w:rsidRPr="00B7553A">
        <w:rPr>
          <w:rFonts w:ascii="Arial" w:hAnsi="Arial" w:cs="Arial"/>
          <w:b/>
          <w:bCs/>
        </w:rPr>
        <w:t xml:space="preserve"> como la magnitud de las consecuencias dañosas alegadas ni su eventual justipreciación.</w:t>
      </w:r>
      <w:r w:rsidRPr="711FC840">
        <w:rPr>
          <w:rFonts w:ascii="Arial" w:hAnsi="Arial" w:cs="Arial"/>
          <w:b/>
          <w:bCs/>
        </w:rPr>
        <w:t xml:space="preserve"> </w:t>
      </w:r>
    </w:p>
    <w:p w14:paraId="58629D67" w14:textId="77777777" w:rsidR="00264634" w:rsidRPr="007C220E" w:rsidRDefault="00264634" w:rsidP="00040AB6">
      <w:pPr>
        <w:spacing w:line="360" w:lineRule="auto"/>
        <w:jc w:val="both"/>
        <w:rPr>
          <w:rFonts w:ascii="Arial" w:hAnsi="Arial" w:cs="Arial"/>
        </w:rPr>
      </w:pPr>
    </w:p>
    <w:p w14:paraId="5A3D6955" w14:textId="52A6B13B" w:rsidR="00264634" w:rsidRPr="007C220E" w:rsidRDefault="00264634" w:rsidP="00264634">
      <w:pPr>
        <w:spacing w:line="360" w:lineRule="auto"/>
        <w:ind w:left="709" w:firstLine="709"/>
        <w:jc w:val="both"/>
        <w:rPr>
          <w:rFonts w:ascii="Arial" w:hAnsi="Arial" w:cs="Arial"/>
          <w:b/>
          <w:bCs/>
        </w:rPr>
      </w:pPr>
      <w:r w:rsidRPr="007C220E">
        <w:rPr>
          <w:rFonts w:ascii="Arial" w:hAnsi="Arial" w:cs="Arial"/>
          <w:b/>
          <w:bCs/>
        </w:rPr>
        <w:t>X</w:t>
      </w:r>
      <w:r w:rsidR="00040AB6">
        <w:rPr>
          <w:rFonts w:ascii="Arial" w:hAnsi="Arial" w:cs="Arial"/>
          <w:b/>
          <w:bCs/>
        </w:rPr>
        <w:t>I</w:t>
      </w:r>
      <w:r w:rsidRPr="007C220E">
        <w:rPr>
          <w:rFonts w:ascii="Arial" w:hAnsi="Arial" w:cs="Arial"/>
          <w:b/>
          <w:bCs/>
        </w:rPr>
        <w:t>.- OFRECE PRUEBA.</w:t>
      </w:r>
    </w:p>
    <w:p w14:paraId="00FED7D2" w14:textId="77777777" w:rsidR="00264634" w:rsidRPr="007C220E" w:rsidRDefault="00264634" w:rsidP="00264634">
      <w:pPr>
        <w:spacing w:line="360" w:lineRule="auto"/>
        <w:ind w:left="709" w:firstLine="709"/>
        <w:jc w:val="both"/>
        <w:rPr>
          <w:rFonts w:ascii="Arial" w:hAnsi="Arial" w:cs="Arial"/>
          <w:b/>
          <w:bCs/>
        </w:rPr>
      </w:pPr>
      <w:r w:rsidRPr="007C220E">
        <w:rPr>
          <w:rFonts w:ascii="Arial" w:hAnsi="Arial" w:cs="Arial"/>
          <w:b/>
          <w:bCs/>
        </w:rPr>
        <w:t xml:space="preserve">1.- DOCUMENTAL: </w:t>
      </w:r>
    </w:p>
    <w:p w14:paraId="4BAA4305" w14:textId="77777777" w:rsidR="00264634" w:rsidRPr="00DD473F" w:rsidRDefault="00264634" w:rsidP="00264634">
      <w:pPr>
        <w:spacing w:line="360" w:lineRule="auto"/>
        <w:ind w:left="709" w:firstLine="709"/>
        <w:jc w:val="both"/>
        <w:rPr>
          <w:rFonts w:ascii="Arial" w:hAnsi="Arial" w:cs="Arial"/>
        </w:rPr>
      </w:pPr>
      <w:r w:rsidRPr="00DD473F">
        <w:rPr>
          <w:rFonts w:ascii="Arial" w:hAnsi="Arial" w:cs="Arial"/>
        </w:rPr>
        <w:t>a)</w:t>
      </w:r>
      <w:r w:rsidRPr="00DD473F">
        <w:rPr>
          <w:rFonts w:ascii="Arial" w:hAnsi="Arial" w:cs="Arial"/>
        </w:rPr>
        <w:tab/>
        <w:t>Copia de poder general que se adjunta al presente.</w:t>
      </w:r>
    </w:p>
    <w:p w14:paraId="5DD9E557" w14:textId="77777777" w:rsidR="00264634" w:rsidRPr="00DD473F" w:rsidRDefault="00264634" w:rsidP="00264634">
      <w:pPr>
        <w:spacing w:line="360" w:lineRule="auto"/>
        <w:ind w:left="709" w:firstLine="709"/>
        <w:jc w:val="both"/>
        <w:rPr>
          <w:rFonts w:ascii="Arial" w:hAnsi="Arial" w:cs="Arial"/>
        </w:rPr>
      </w:pPr>
      <w:r w:rsidRPr="00DD473F">
        <w:rPr>
          <w:rFonts w:ascii="Arial" w:hAnsi="Arial" w:cs="Arial"/>
        </w:rPr>
        <w:t>b)</w:t>
      </w:r>
      <w:r w:rsidRPr="00DD473F">
        <w:rPr>
          <w:rFonts w:ascii="Arial" w:hAnsi="Arial" w:cs="Arial"/>
        </w:rPr>
        <w:tab/>
        <w:t>Copia de la póliza emitida por mi mandante.</w:t>
      </w:r>
    </w:p>
    <w:p w14:paraId="0B402DB3" w14:textId="64054A48" w:rsidR="00264634" w:rsidRPr="00DD473F" w:rsidRDefault="00264634" w:rsidP="00264634">
      <w:pPr>
        <w:spacing w:line="360" w:lineRule="auto"/>
        <w:ind w:left="709" w:firstLine="709"/>
        <w:jc w:val="both"/>
        <w:rPr>
          <w:rFonts w:ascii="Arial" w:hAnsi="Arial" w:cs="Arial"/>
        </w:rPr>
      </w:pPr>
      <w:r w:rsidRPr="00DD473F">
        <w:rPr>
          <w:rFonts w:ascii="Arial" w:hAnsi="Arial" w:cs="Arial"/>
        </w:rPr>
        <w:t>c)</w:t>
      </w:r>
      <w:r w:rsidRPr="00DD473F">
        <w:rPr>
          <w:rFonts w:ascii="Arial" w:hAnsi="Arial" w:cs="Arial"/>
        </w:rPr>
        <w:tab/>
        <w:t xml:space="preserve">Copia de la denuncia de siniestro recibida con fecha </w:t>
      </w:r>
      <w:r w:rsidR="00BA3A14">
        <w:rPr>
          <w:rFonts w:ascii="Arial" w:hAnsi="Arial" w:cs="Arial"/>
        </w:rPr>
        <w:t>04</w:t>
      </w:r>
      <w:r w:rsidRPr="00DD473F">
        <w:rPr>
          <w:rFonts w:ascii="Arial" w:hAnsi="Arial" w:cs="Arial"/>
        </w:rPr>
        <w:t>/</w:t>
      </w:r>
      <w:r>
        <w:rPr>
          <w:rFonts w:ascii="Arial" w:hAnsi="Arial" w:cs="Arial"/>
        </w:rPr>
        <w:t>0</w:t>
      </w:r>
      <w:r w:rsidR="00BA3A14">
        <w:rPr>
          <w:rFonts w:ascii="Arial" w:hAnsi="Arial" w:cs="Arial"/>
        </w:rPr>
        <w:t>9</w:t>
      </w:r>
      <w:r w:rsidRPr="00DD473F">
        <w:rPr>
          <w:rFonts w:ascii="Arial" w:hAnsi="Arial" w:cs="Arial"/>
        </w:rPr>
        <w:t>/202</w:t>
      </w:r>
      <w:r w:rsidR="00BA3A14">
        <w:rPr>
          <w:rFonts w:ascii="Arial" w:hAnsi="Arial" w:cs="Arial"/>
        </w:rPr>
        <w:t>4.</w:t>
      </w:r>
    </w:p>
    <w:p w14:paraId="3825DF81" w14:textId="46F6B879" w:rsidR="00264634" w:rsidRDefault="00264634" w:rsidP="00264634">
      <w:pPr>
        <w:spacing w:line="360" w:lineRule="auto"/>
        <w:ind w:left="709" w:firstLine="709"/>
        <w:jc w:val="both"/>
        <w:rPr>
          <w:rFonts w:ascii="Arial" w:hAnsi="Arial" w:cs="Arial"/>
        </w:rPr>
      </w:pPr>
      <w:r w:rsidRPr="00DD473F">
        <w:rPr>
          <w:rFonts w:ascii="Arial" w:hAnsi="Arial" w:cs="Arial"/>
        </w:rPr>
        <w:t>d)</w:t>
      </w:r>
      <w:r w:rsidRPr="00DD473F">
        <w:rPr>
          <w:rFonts w:ascii="Arial" w:hAnsi="Arial" w:cs="Arial"/>
        </w:rPr>
        <w:tab/>
        <w:t xml:space="preserve">Copia </w:t>
      </w:r>
      <w:r w:rsidR="00BC0057">
        <w:rPr>
          <w:rFonts w:ascii="Arial" w:hAnsi="Arial" w:cs="Arial"/>
        </w:rPr>
        <w:t xml:space="preserve">del acuerdo </w:t>
      </w:r>
      <w:r w:rsidR="00781BA3">
        <w:rPr>
          <w:rFonts w:ascii="Arial" w:hAnsi="Arial" w:cs="Arial"/>
        </w:rPr>
        <w:t>suscripto por el actor</w:t>
      </w:r>
    </w:p>
    <w:p w14:paraId="350361DC" w14:textId="1933780F" w:rsidR="00781BA3" w:rsidRDefault="00781BA3" w:rsidP="00264634">
      <w:pPr>
        <w:spacing w:line="360" w:lineRule="auto"/>
        <w:ind w:left="709" w:firstLine="709"/>
        <w:jc w:val="both"/>
        <w:rPr>
          <w:rFonts w:ascii="Arial" w:hAnsi="Arial" w:cs="Arial"/>
        </w:rPr>
      </w:pPr>
      <w:r>
        <w:rPr>
          <w:rFonts w:ascii="Arial" w:hAnsi="Arial" w:cs="Arial"/>
        </w:rPr>
        <w:t xml:space="preserve">e)  </w:t>
      </w:r>
      <w:r w:rsidR="009719B2">
        <w:rPr>
          <w:rFonts w:ascii="Arial" w:hAnsi="Arial" w:cs="Arial"/>
        </w:rPr>
        <w:t xml:space="preserve">  </w:t>
      </w:r>
      <w:r w:rsidRPr="00DD473F">
        <w:rPr>
          <w:rFonts w:ascii="Arial" w:hAnsi="Arial" w:cs="Arial"/>
        </w:rPr>
        <w:t xml:space="preserve">Copia </w:t>
      </w:r>
      <w:r>
        <w:rPr>
          <w:rFonts w:ascii="Arial" w:hAnsi="Arial" w:cs="Arial"/>
        </w:rPr>
        <w:t xml:space="preserve">del comprobante de transferencia efectuada en fecha </w:t>
      </w:r>
      <w:r w:rsidR="009719B2">
        <w:rPr>
          <w:rFonts w:ascii="Arial" w:hAnsi="Arial" w:cs="Arial"/>
        </w:rPr>
        <w:t>17/09/2025.</w:t>
      </w:r>
    </w:p>
    <w:p w14:paraId="54F5865E" w14:textId="1B0A8F6C" w:rsidR="001E6FD2" w:rsidRPr="001E6FD2" w:rsidRDefault="001E6FD2" w:rsidP="00A77C33">
      <w:pPr>
        <w:spacing w:line="360" w:lineRule="auto"/>
        <w:ind w:left="709" w:firstLine="709"/>
        <w:jc w:val="both"/>
        <w:rPr>
          <w:rFonts w:ascii="Arial" w:hAnsi="Arial" w:cs="Arial"/>
          <w:b/>
          <w:bCs/>
        </w:rPr>
      </w:pPr>
      <w:r w:rsidRPr="00500E8B">
        <w:rPr>
          <w:rFonts w:ascii="Arial" w:hAnsi="Arial" w:cs="Arial"/>
          <w:b/>
          <w:bCs/>
        </w:rPr>
        <w:t>Se hace saber que la documentación ofrecida como prueba documental, solo obra en los registros de mi mandante de manera digital a excepción de la copia del poder general judicial otorgado al suscripto, el cual obra en copia.</w:t>
      </w:r>
    </w:p>
    <w:p w14:paraId="1FFC298A" w14:textId="77777777" w:rsidR="00264634" w:rsidRPr="007C220E" w:rsidRDefault="00264634" w:rsidP="00264634">
      <w:pPr>
        <w:spacing w:line="360" w:lineRule="auto"/>
        <w:ind w:left="709" w:firstLine="709"/>
        <w:jc w:val="both"/>
        <w:rPr>
          <w:rFonts w:ascii="Arial" w:hAnsi="Arial" w:cs="Arial"/>
        </w:rPr>
      </w:pPr>
      <w:r w:rsidRPr="007C220E">
        <w:rPr>
          <w:rFonts w:ascii="Arial" w:hAnsi="Arial" w:cs="Arial"/>
          <w:b/>
          <w:bCs/>
        </w:rPr>
        <w:lastRenderedPageBreak/>
        <w:t xml:space="preserve">2.- CONFESIONAL: </w:t>
      </w:r>
      <w:r w:rsidRPr="007C220E">
        <w:rPr>
          <w:rFonts w:ascii="Arial" w:hAnsi="Arial" w:cs="Arial"/>
        </w:rPr>
        <w:t>Solicito se cite a la parte actora a absolver posiciones a tenor del pliego que oportunamente se acompañará, bajo apercibimiento de ley.</w:t>
      </w:r>
    </w:p>
    <w:p w14:paraId="467DBF18" w14:textId="77777777" w:rsidR="00264634" w:rsidRPr="004F158C" w:rsidRDefault="00264634" w:rsidP="00264634">
      <w:pPr>
        <w:pStyle w:val="Prrafodelista"/>
        <w:spacing w:line="360" w:lineRule="auto"/>
        <w:ind w:left="709"/>
        <w:jc w:val="both"/>
        <w:rPr>
          <w:rFonts w:ascii="Arial" w:hAnsi="Arial" w:cs="Arial"/>
        </w:rPr>
      </w:pPr>
    </w:p>
    <w:p w14:paraId="6118CDEA" w14:textId="7AD3B60D" w:rsidR="00264634" w:rsidRDefault="00264634" w:rsidP="00264634">
      <w:pPr>
        <w:spacing w:line="360" w:lineRule="auto"/>
        <w:ind w:left="709" w:firstLine="709"/>
        <w:jc w:val="both"/>
        <w:rPr>
          <w:rFonts w:ascii="Arial" w:hAnsi="Arial" w:cs="Arial"/>
          <w:b/>
          <w:bCs/>
          <w:u w:val="single"/>
        </w:rPr>
      </w:pPr>
      <w:r w:rsidRPr="711FC840">
        <w:rPr>
          <w:rFonts w:ascii="Arial" w:hAnsi="Arial" w:cs="Arial"/>
          <w:b/>
          <w:bCs/>
        </w:rPr>
        <w:t>XI</w:t>
      </w:r>
      <w:r w:rsidR="004C180D">
        <w:rPr>
          <w:rFonts w:ascii="Arial" w:hAnsi="Arial" w:cs="Arial"/>
          <w:b/>
          <w:bCs/>
        </w:rPr>
        <w:t>I.</w:t>
      </w:r>
      <w:r w:rsidRPr="711FC840">
        <w:rPr>
          <w:rFonts w:ascii="Arial" w:hAnsi="Arial" w:cs="Arial"/>
          <w:b/>
          <w:bCs/>
        </w:rPr>
        <w:t xml:space="preserve">- </w:t>
      </w:r>
      <w:r w:rsidRPr="711FC840">
        <w:rPr>
          <w:rFonts w:ascii="Arial" w:hAnsi="Arial" w:cs="Arial"/>
          <w:b/>
          <w:bCs/>
          <w:u w:val="single"/>
        </w:rPr>
        <w:t xml:space="preserve">OPOSICIÓN A PRUEBA: </w:t>
      </w:r>
    </w:p>
    <w:p w14:paraId="0FA06DD1" w14:textId="77777777" w:rsidR="00264634" w:rsidRPr="007C220E" w:rsidRDefault="00264634" w:rsidP="00264634">
      <w:pPr>
        <w:spacing w:line="360" w:lineRule="auto"/>
        <w:ind w:left="709" w:firstLine="709"/>
        <w:jc w:val="both"/>
        <w:rPr>
          <w:rFonts w:ascii="Arial" w:hAnsi="Arial" w:cs="Arial"/>
        </w:rPr>
      </w:pPr>
      <w:r w:rsidRPr="00CD6BB7">
        <w:rPr>
          <w:rFonts w:ascii="Arial" w:hAnsi="Arial" w:cs="Arial"/>
        </w:rPr>
        <w:t>Vengo a oponerme a la producción de los siguientes medios de prueba ofrecidos por la parte actora, solicitando se desestimen los mismos con costas.</w:t>
      </w:r>
      <w:r w:rsidRPr="711FC840">
        <w:rPr>
          <w:rFonts w:ascii="Arial" w:hAnsi="Arial" w:cs="Arial"/>
        </w:rPr>
        <w:t xml:space="preserve"> </w:t>
      </w:r>
    </w:p>
    <w:p w14:paraId="1D923705" w14:textId="77777777" w:rsidR="00562088" w:rsidRPr="00562088" w:rsidRDefault="00B11F07" w:rsidP="00692637">
      <w:pPr>
        <w:pStyle w:val="Prrafodelista"/>
        <w:numPr>
          <w:ilvl w:val="0"/>
          <w:numId w:val="8"/>
        </w:numPr>
        <w:spacing w:line="360" w:lineRule="auto"/>
        <w:jc w:val="both"/>
        <w:rPr>
          <w:rFonts w:ascii="Arial" w:hAnsi="Arial" w:cs="Arial"/>
        </w:rPr>
      </w:pPr>
      <w:r>
        <w:rPr>
          <w:rFonts w:ascii="Arial" w:hAnsi="Arial" w:cs="Arial"/>
          <w:b/>
          <w:bCs/>
        </w:rPr>
        <w:t>INFORMATIVA:</w:t>
      </w:r>
      <w:r w:rsidR="003406C7">
        <w:rPr>
          <w:rFonts w:ascii="Arial" w:hAnsi="Arial" w:cs="Arial"/>
          <w:b/>
          <w:bCs/>
        </w:rPr>
        <w:t xml:space="preserve"> </w:t>
      </w:r>
    </w:p>
    <w:p w14:paraId="6DDE1274" w14:textId="1EE72C45" w:rsidR="003406C7" w:rsidRDefault="00562088" w:rsidP="00562088">
      <w:pPr>
        <w:pStyle w:val="Prrafodelista"/>
        <w:spacing w:line="360" w:lineRule="auto"/>
        <w:ind w:left="1778"/>
        <w:jc w:val="both"/>
        <w:rPr>
          <w:rFonts w:ascii="Arial" w:hAnsi="Arial" w:cs="Arial"/>
        </w:rPr>
      </w:pPr>
      <w:r>
        <w:rPr>
          <w:rFonts w:ascii="Arial" w:hAnsi="Arial" w:cs="Arial"/>
          <w:b/>
          <w:bCs/>
        </w:rPr>
        <w:t xml:space="preserve">a) </w:t>
      </w:r>
      <w:r w:rsidR="003406C7">
        <w:rPr>
          <w:rFonts w:ascii="Arial" w:hAnsi="Arial" w:cs="Arial"/>
          <w:b/>
          <w:bCs/>
        </w:rPr>
        <w:t>OFICIO A CONSULTORIOS MEDICOS PRIVADOS (CMP):</w:t>
      </w:r>
      <w:r w:rsidR="00692637" w:rsidRPr="00692637">
        <w:t xml:space="preserve"> </w:t>
      </w:r>
      <w:r w:rsidR="00692637" w:rsidRPr="00692637">
        <w:rPr>
          <w:rFonts w:ascii="Arial" w:hAnsi="Arial" w:cs="Arial"/>
        </w:rPr>
        <w:t>Esta parte se opone a la producción del oficio en los términos pretendidos. El requerimiento formulado no tiene por objeto la producción de prueba pericial médica ni la evaluación técnica del estado de salud de la actora, sino únicamente la ratificación de autenticidad formal de un informe unilateral. Aun cuando se acreditara la autenticidad material del documento, ello no suple la carga probatoria relativa a: la existencia de una patología relevante, su entidad, su evolución temporal, y, especialmente, el nexo causal adecuado con los hechos objeto de autos. La autenticación formal de un certificado médico no lo convierte en prueba pericial ni acredita el daño moral invocado. Por lo tanto, el oficio solicitado resulta inconducente para demostrar los presupuestos sustanciales del daño reclamado, configurando una medida meramente formal que no aporta elementos relevantes para la decisión de la causa.</w:t>
      </w:r>
    </w:p>
    <w:p w14:paraId="42E7AB71" w14:textId="37997146" w:rsidR="003406C7" w:rsidRPr="003406C7" w:rsidRDefault="00B10FC9" w:rsidP="003406C7">
      <w:pPr>
        <w:pStyle w:val="Prrafodelista"/>
        <w:spacing w:line="360" w:lineRule="auto"/>
        <w:ind w:left="1778"/>
        <w:jc w:val="both"/>
        <w:rPr>
          <w:rFonts w:ascii="Arial" w:hAnsi="Arial" w:cs="Arial"/>
        </w:rPr>
      </w:pPr>
      <w:r>
        <w:rPr>
          <w:rFonts w:ascii="Arial" w:hAnsi="Arial" w:cs="Arial"/>
          <w:b/>
          <w:bCs/>
        </w:rPr>
        <w:tab/>
      </w:r>
    </w:p>
    <w:p w14:paraId="18A19C4E" w14:textId="256AC9B8" w:rsidR="00264634" w:rsidRDefault="00264634" w:rsidP="006B5B86">
      <w:pPr>
        <w:pStyle w:val="Prrafodelista"/>
        <w:numPr>
          <w:ilvl w:val="0"/>
          <w:numId w:val="8"/>
        </w:numPr>
        <w:spacing w:line="360" w:lineRule="auto"/>
        <w:jc w:val="both"/>
        <w:rPr>
          <w:rFonts w:ascii="Arial" w:hAnsi="Arial" w:cs="Arial"/>
        </w:rPr>
      </w:pPr>
      <w:r w:rsidRPr="006B5B86">
        <w:rPr>
          <w:rFonts w:ascii="Arial" w:hAnsi="Arial" w:cs="Arial"/>
          <w:b/>
          <w:bCs/>
        </w:rPr>
        <w:t>CONTABLE:</w:t>
      </w:r>
      <w:r w:rsidRPr="006B5B86">
        <w:rPr>
          <w:rFonts w:ascii="Arial" w:hAnsi="Arial" w:cs="Arial"/>
        </w:rPr>
        <w:t xml:space="preserve"> Atento a la aceptación de la cobertura asegurativa formulada por mi mandante, esta parte se opone a la producción de la prueba pericial contable ofrecida por la actora. En el supuesto de que la accionante insista con la producción de este medio probatorio, dejamos manifestado el absoluto y total desinterés en la producción del mismo, absteniéndose nuestra parte de participar en dicha prueba por ser inconducente, ya que no tiende a la acreditación de un contradictorio, ni a una cuestión debatida en autos que sirva a dirimir el pleito. Por lo expuesto, los gastos y honorarios que se derivan de la producción de la pericia contable deberán ser soportados </w:t>
      </w:r>
      <w:r w:rsidRPr="006B5B86">
        <w:rPr>
          <w:rFonts w:ascii="Arial" w:hAnsi="Arial" w:cs="Arial"/>
        </w:rPr>
        <w:lastRenderedPageBreak/>
        <w:t xml:space="preserve">exclusivamente por la parte actora, en un todo de conformidad con lo establecido en el art. 476 del C.P.C.C. </w:t>
      </w:r>
    </w:p>
    <w:p w14:paraId="10915551" w14:textId="77777777" w:rsidR="00264634" w:rsidRDefault="00264634" w:rsidP="00264634">
      <w:pPr>
        <w:spacing w:line="360" w:lineRule="auto"/>
        <w:ind w:left="709" w:firstLine="709"/>
        <w:jc w:val="both"/>
        <w:rPr>
          <w:rFonts w:ascii="Arial" w:hAnsi="Arial" w:cs="Arial"/>
          <w:b/>
          <w:bCs/>
        </w:rPr>
      </w:pPr>
    </w:p>
    <w:p w14:paraId="3282B834" w14:textId="26FC1174" w:rsidR="00264634" w:rsidRPr="007C220E" w:rsidRDefault="00264634" w:rsidP="00264634">
      <w:pPr>
        <w:spacing w:line="360" w:lineRule="auto"/>
        <w:ind w:left="709" w:firstLine="709"/>
        <w:jc w:val="both"/>
        <w:rPr>
          <w:rFonts w:ascii="Arial" w:hAnsi="Arial" w:cs="Arial"/>
          <w:b/>
          <w:bCs/>
        </w:rPr>
      </w:pPr>
      <w:r>
        <w:rPr>
          <w:rFonts w:ascii="Arial" w:hAnsi="Arial" w:cs="Arial"/>
          <w:b/>
          <w:bCs/>
        </w:rPr>
        <w:t>X</w:t>
      </w:r>
      <w:r w:rsidR="003A10C7">
        <w:rPr>
          <w:rFonts w:ascii="Arial" w:hAnsi="Arial" w:cs="Arial"/>
          <w:b/>
          <w:bCs/>
        </w:rPr>
        <w:t>I</w:t>
      </w:r>
      <w:r w:rsidR="004C180D">
        <w:rPr>
          <w:rFonts w:ascii="Arial" w:hAnsi="Arial" w:cs="Arial"/>
          <w:b/>
          <w:bCs/>
        </w:rPr>
        <w:t>I</w:t>
      </w:r>
      <w:r>
        <w:rPr>
          <w:rFonts w:ascii="Arial" w:hAnsi="Arial" w:cs="Arial"/>
          <w:b/>
          <w:bCs/>
        </w:rPr>
        <w:t>I.- RESERVA DEL CASO FEDERAL</w:t>
      </w:r>
    </w:p>
    <w:p w14:paraId="5BE16A12" w14:textId="77777777" w:rsidR="00264634" w:rsidRPr="007C220E" w:rsidRDefault="00264634" w:rsidP="00264634">
      <w:pPr>
        <w:spacing w:line="360" w:lineRule="auto"/>
        <w:ind w:left="709" w:firstLine="709"/>
        <w:jc w:val="both"/>
        <w:rPr>
          <w:rFonts w:ascii="Arial" w:hAnsi="Arial" w:cs="Arial"/>
        </w:rPr>
      </w:pPr>
      <w:r w:rsidRPr="007C220E">
        <w:rPr>
          <w:rFonts w:ascii="Arial" w:hAnsi="Arial" w:cs="Arial"/>
        </w:rPr>
        <w:t>Para el hipotético e improbable caso de que V.S. haga lugar al planteo realizado, dejo expresa reserva del caso federal previsto en el art. 14 de la Ley 48, por considerar vulnerados, en tal improbable supuesto, las garantías constitucionales de mis representados, plasmadas en los principios constitucionales de defensa en juicio, igualdad ante la ley, propiedad, y debido proceso. (Arts. 16, 17, 18).</w:t>
      </w:r>
    </w:p>
    <w:p w14:paraId="71AF23CE" w14:textId="47492F7F" w:rsidR="00264634" w:rsidRPr="007C220E" w:rsidRDefault="003A10C7" w:rsidP="00264634">
      <w:pPr>
        <w:spacing w:line="360" w:lineRule="auto"/>
        <w:ind w:left="709" w:firstLine="709"/>
        <w:jc w:val="both"/>
        <w:rPr>
          <w:rFonts w:ascii="Arial" w:hAnsi="Arial" w:cs="Arial"/>
          <w:b/>
          <w:bCs/>
        </w:rPr>
      </w:pPr>
      <w:r>
        <w:rPr>
          <w:rFonts w:ascii="Arial" w:hAnsi="Arial" w:cs="Arial"/>
          <w:b/>
          <w:bCs/>
        </w:rPr>
        <w:t>XI</w:t>
      </w:r>
      <w:r w:rsidR="004C180D">
        <w:rPr>
          <w:rFonts w:ascii="Arial" w:hAnsi="Arial" w:cs="Arial"/>
          <w:b/>
          <w:bCs/>
        </w:rPr>
        <w:t>V</w:t>
      </w:r>
      <w:r w:rsidR="00264634" w:rsidRPr="007C220E">
        <w:rPr>
          <w:rFonts w:ascii="Arial" w:hAnsi="Arial" w:cs="Arial"/>
          <w:b/>
          <w:bCs/>
        </w:rPr>
        <w:t>.- AUTORIZA.</w:t>
      </w:r>
    </w:p>
    <w:p w14:paraId="66FD8BEC" w14:textId="77777777" w:rsidR="00264634" w:rsidRPr="007C220E" w:rsidRDefault="00264634" w:rsidP="00264634">
      <w:pPr>
        <w:spacing w:line="360" w:lineRule="auto"/>
        <w:ind w:left="709" w:firstLine="709"/>
        <w:jc w:val="both"/>
        <w:rPr>
          <w:rFonts w:ascii="Arial" w:hAnsi="Arial" w:cs="Arial"/>
        </w:rPr>
      </w:pPr>
      <w:r w:rsidRPr="007C220E">
        <w:rPr>
          <w:rFonts w:ascii="Arial" w:hAnsi="Arial" w:cs="Arial"/>
        </w:rPr>
        <w:t>Solicito se autorice a Mariana Alejandra Diaz, Hernan Enrique Fernández, Hernan Báez, Julieta Anahí Rodriguez, Lorena Alejandra Iglesias, Florencia Agustina Cabrera, 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del juicio (R.N.J. Art. 63, inc. A modificado por la Acordada de la C.S.J.N. 5.3.54). Para el caso de que los autorizados procediesen a retirar copias de escritos y/o pericias de los cuales se hubiera corrido vista o traslado, queda entendido que dicho retiro implica la notificación del suscripto de tal vista o traslado.</w:t>
      </w:r>
    </w:p>
    <w:p w14:paraId="27EDC0C4" w14:textId="6FEE3B1C" w:rsidR="00264634" w:rsidRPr="007C220E" w:rsidRDefault="00264634" w:rsidP="00264634">
      <w:pPr>
        <w:spacing w:line="360" w:lineRule="auto"/>
        <w:ind w:left="709" w:firstLine="709"/>
        <w:jc w:val="both"/>
        <w:rPr>
          <w:rFonts w:ascii="Arial" w:hAnsi="Arial" w:cs="Arial"/>
          <w:b/>
          <w:bCs/>
        </w:rPr>
      </w:pPr>
      <w:r w:rsidRPr="007C220E">
        <w:rPr>
          <w:rFonts w:ascii="Arial" w:hAnsi="Arial" w:cs="Arial"/>
          <w:b/>
          <w:bCs/>
        </w:rPr>
        <w:t>X</w:t>
      </w:r>
      <w:r w:rsidR="004C180D">
        <w:rPr>
          <w:rFonts w:ascii="Arial" w:hAnsi="Arial" w:cs="Arial"/>
          <w:b/>
          <w:bCs/>
        </w:rPr>
        <w:t>V</w:t>
      </w:r>
      <w:r w:rsidRPr="007C220E">
        <w:rPr>
          <w:rFonts w:ascii="Arial" w:hAnsi="Arial" w:cs="Arial"/>
          <w:b/>
          <w:bCs/>
        </w:rPr>
        <w:t>.- PETITORIO.</w:t>
      </w:r>
    </w:p>
    <w:p w14:paraId="6708E57C" w14:textId="77777777" w:rsidR="00264634" w:rsidRPr="007C220E" w:rsidRDefault="00264634" w:rsidP="00264634">
      <w:pPr>
        <w:spacing w:line="360" w:lineRule="auto"/>
        <w:ind w:left="709" w:firstLine="709"/>
        <w:jc w:val="both"/>
        <w:rPr>
          <w:rFonts w:ascii="Arial" w:hAnsi="Arial" w:cs="Arial"/>
        </w:rPr>
      </w:pPr>
      <w:r w:rsidRPr="007C220E">
        <w:rPr>
          <w:rFonts w:ascii="Arial" w:hAnsi="Arial" w:cs="Arial"/>
        </w:rPr>
        <w:t xml:space="preserve">Atento lo expuesto, solicito a V.S.: </w:t>
      </w:r>
    </w:p>
    <w:p w14:paraId="5B58AE6C" w14:textId="77777777" w:rsidR="00264634" w:rsidRDefault="00264634" w:rsidP="00264634">
      <w:pPr>
        <w:spacing w:line="360" w:lineRule="auto"/>
        <w:ind w:left="709" w:firstLine="709"/>
        <w:jc w:val="both"/>
        <w:rPr>
          <w:rFonts w:ascii="Arial" w:hAnsi="Arial" w:cs="Arial"/>
        </w:rPr>
      </w:pPr>
      <w:r w:rsidRPr="00AD780B">
        <w:rPr>
          <w:rFonts w:ascii="Arial" w:hAnsi="Arial" w:cs="Arial"/>
        </w:rPr>
        <w:t xml:space="preserve">1.- Me tenga por presentado, parte en el carácter invocado, y por constituido el domicilio legal. </w:t>
      </w:r>
    </w:p>
    <w:p w14:paraId="7428400B" w14:textId="4A05A1FE" w:rsidR="00264634" w:rsidRDefault="00264634" w:rsidP="00264634">
      <w:pPr>
        <w:spacing w:line="360" w:lineRule="auto"/>
        <w:ind w:left="709" w:firstLine="709"/>
        <w:jc w:val="both"/>
        <w:rPr>
          <w:rFonts w:ascii="Arial" w:hAnsi="Arial" w:cs="Arial"/>
        </w:rPr>
      </w:pPr>
      <w:r w:rsidRPr="00AD780B">
        <w:rPr>
          <w:rFonts w:ascii="Arial" w:hAnsi="Arial" w:cs="Arial"/>
        </w:rPr>
        <w:t xml:space="preserve">2.- Por contestada la </w:t>
      </w:r>
      <w:r w:rsidR="004B1ECD">
        <w:rPr>
          <w:rFonts w:ascii="Arial" w:hAnsi="Arial" w:cs="Arial"/>
        </w:rPr>
        <w:t>demanda</w:t>
      </w:r>
      <w:r w:rsidRPr="00AD780B">
        <w:rPr>
          <w:rFonts w:ascii="Arial" w:hAnsi="Arial" w:cs="Arial"/>
        </w:rPr>
        <w:t xml:space="preserve"> en legal tiempo y forma. </w:t>
      </w:r>
    </w:p>
    <w:p w14:paraId="472DEBE5" w14:textId="77777777" w:rsidR="00264634" w:rsidRDefault="00264634" w:rsidP="00264634">
      <w:pPr>
        <w:spacing w:line="360" w:lineRule="auto"/>
        <w:ind w:left="709" w:firstLine="709"/>
        <w:jc w:val="both"/>
        <w:rPr>
          <w:rFonts w:ascii="Arial" w:hAnsi="Arial" w:cs="Arial"/>
        </w:rPr>
      </w:pPr>
      <w:r w:rsidRPr="00AD780B">
        <w:rPr>
          <w:rFonts w:ascii="Arial" w:hAnsi="Arial" w:cs="Arial"/>
        </w:rPr>
        <w:t xml:space="preserve">3.- Por ofrecida la prueba. </w:t>
      </w:r>
    </w:p>
    <w:p w14:paraId="47BF7A72" w14:textId="77777777" w:rsidR="00264634" w:rsidRDefault="00264634" w:rsidP="00264634">
      <w:pPr>
        <w:spacing w:line="360" w:lineRule="auto"/>
        <w:ind w:left="709" w:firstLine="709"/>
        <w:jc w:val="both"/>
        <w:rPr>
          <w:rFonts w:ascii="Arial" w:hAnsi="Arial" w:cs="Arial"/>
        </w:rPr>
      </w:pPr>
      <w:r w:rsidRPr="00AD780B">
        <w:rPr>
          <w:rFonts w:ascii="Arial" w:hAnsi="Arial" w:cs="Arial"/>
        </w:rPr>
        <w:t xml:space="preserve">4.- Por introducida la cuestión federal. </w:t>
      </w:r>
    </w:p>
    <w:p w14:paraId="17C9417B" w14:textId="77777777" w:rsidR="00264634" w:rsidRDefault="00264634" w:rsidP="00264634">
      <w:pPr>
        <w:spacing w:line="360" w:lineRule="auto"/>
        <w:ind w:left="709" w:firstLine="709"/>
        <w:jc w:val="both"/>
        <w:rPr>
          <w:rFonts w:ascii="Arial" w:hAnsi="Arial" w:cs="Arial"/>
        </w:rPr>
      </w:pPr>
      <w:r w:rsidRPr="00AD780B">
        <w:rPr>
          <w:rFonts w:ascii="Arial" w:hAnsi="Arial" w:cs="Arial"/>
        </w:rPr>
        <w:t xml:space="preserve">5.- Oportunamente se rechace la demanda con costas. </w:t>
      </w:r>
    </w:p>
    <w:p w14:paraId="1EE1CBE6" w14:textId="77777777" w:rsidR="00264634" w:rsidRDefault="00264634" w:rsidP="00264634">
      <w:pPr>
        <w:spacing w:line="360" w:lineRule="auto"/>
        <w:ind w:left="709" w:firstLine="709"/>
        <w:jc w:val="both"/>
        <w:rPr>
          <w:rFonts w:ascii="Arial" w:hAnsi="Arial" w:cs="Arial"/>
        </w:rPr>
      </w:pPr>
      <w:r w:rsidRPr="00AD780B">
        <w:rPr>
          <w:rFonts w:ascii="Arial" w:hAnsi="Arial" w:cs="Arial"/>
        </w:rPr>
        <w:t>6.- Se tengan presentes las autorizaciones conferidas.</w:t>
      </w:r>
    </w:p>
    <w:p w14:paraId="57580394" w14:textId="77777777" w:rsidR="00264634" w:rsidRPr="007C220E" w:rsidRDefault="00264634" w:rsidP="00264634">
      <w:pPr>
        <w:spacing w:line="360" w:lineRule="auto"/>
        <w:ind w:left="709" w:firstLine="709"/>
        <w:jc w:val="both"/>
        <w:rPr>
          <w:rFonts w:ascii="Arial" w:hAnsi="Arial" w:cs="Arial"/>
        </w:rPr>
      </w:pPr>
    </w:p>
    <w:p w14:paraId="668E3A7A" w14:textId="77777777" w:rsidR="00264634" w:rsidRDefault="00264634" w:rsidP="00264634">
      <w:pPr>
        <w:spacing w:line="360" w:lineRule="auto"/>
        <w:ind w:left="709" w:firstLine="709"/>
        <w:jc w:val="center"/>
        <w:rPr>
          <w:ins w:id="0" w:author="Hernan Fernandez" w:date="2026-02-18T16:06:00Z" w16du:dateUtc="2026-02-18T19:06:00Z"/>
          <w:rFonts w:ascii="Arial" w:hAnsi="Arial" w:cs="Arial"/>
        </w:rPr>
      </w:pPr>
    </w:p>
    <w:p w14:paraId="796641DE" w14:textId="77777777" w:rsidR="00264634" w:rsidRPr="007C220E" w:rsidRDefault="00264634" w:rsidP="00264634">
      <w:pPr>
        <w:spacing w:line="360" w:lineRule="auto"/>
        <w:ind w:left="709" w:firstLine="709"/>
        <w:jc w:val="center"/>
        <w:rPr>
          <w:rFonts w:ascii="Arial" w:hAnsi="Arial" w:cs="Arial"/>
        </w:rPr>
      </w:pPr>
      <w:r w:rsidRPr="007C220E">
        <w:rPr>
          <w:rFonts w:ascii="Arial" w:hAnsi="Arial" w:cs="Arial"/>
        </w:rPr>
        <w:t>Proveer de conformidad,</w:t>
      </w:r>
    </w:p>
    <w:p w14:paraId="62F9E2E6" w14:textId="77777777" w:rsidR="00264634" w:rsidRPr="007C220E" w:rsidRDefault="00264634" w:rsidP="00264634">
      <w:pPr>
        <w:spacing w:line="360" w:lineRule="auto"/>
        <w:ind w:left="709" w:firstLine="709"/>
        <w:jc w:val="center"/>
        <w:rPr>
          <w:rFonts w:ascii="Arial" w:hAnsi="Arial" w:cs="Arial"/>
          <w:b/>
          <w:bCs/>
          <w:i/>
          <w:iCs/>
        </w:rPr>
      </w:pPr>
      <w:r w:rsidRPr="007C220E">
        <w:rPr>
          <w:rFonts w:ascii="Arial" w:hAnsi="Arial" w:cs="Arial"/>
          <w:b/>
          <w:bCs/>
          <w:i/>
          <w:iCs/>
        </w:rPr>
        <w:t>SERÁ JUSTICIA. -</w:t>
      </w:r>
    </w:p>
    <w:p w14:paraId="27827822" w14:textId="77777777" w:rsidR="00264634" w:rsidRDefault="00264634" w:rsidP="00264634">
      <w:pPr>
        <w:ind w:left="709"/>
      </w:pPr>
    </w:p>
    <w:p w14:paraId="35171331" w14:textId="77777777" w:rsidR="00A95A69" w:rsidRDefault="00A95A69"/>
    <w:sectPr w:rsidR="00A95A6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7C691" w14:textId="77777777" w:rsidR="009551E0" w:rsidRDefault="009551E0" w:rsidP="002417E5">
      <w:pPr>
        <w:spacing w:after="0" w:line="240" w:lineRule="auto"/>
      </w:pPr>
      <w:r>
        <w:separator/>
      </w:r>
    </w:p>
  </w:endnote>
  <w:endnote w:type="continuationSeparator" w:id="0">
    <w:p w14:paraId="7E2BC1EC" w14:textId="77777777" w:rsidR="009551E0" w:rsidRDefault="009551E0" w:rsidP="00241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60318" w14:textId="77777777" w:rsidR="009551E0" w:rsidRDefault="009551E0" w:rsidP="002417E5">
      <w:pPr>
        <w:spacing w:after="0" w:line="240" w:lineRule="auto"/>
      </w:pPr>
      <w:r>
        <w:separator/>
      </w:r>
    </w:p>
  </w:footnote>
  <w:footnote w:type="continuationSeparator" w:id="0">
    <w:p w14:paraId="3FAE43E7" w14:textId="77777777" w:rsidR="009551E0" w:rsidRDefault="009551E0" w:rsidP="002417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0243"/>
    <w:multiLevelType w:val="hybridMultilevel"/>
    <w:tmpl w:val="F34A1C64"/>
    <w:lvl w:ilvl="0" w:tplc="DD4C6214">
      <w:start w:val="1"/>
      <w:numFmt w:val="decimal"/>
      <w:lvlText w:val="%1)"/>
      <w:lvlJc w:val="left"/>
      <w:pPr>
        <w:ind w:left="1837" w:hanging="360"/>
      </w:pPr>
      <w:rPr>
        <w:rFonts w:hint="default"/>
      </w:rPr>
    </w:lvl>
    <w:lvl w:ilvl="1" w:tplc="2C0A0019" w:tentative="1">
      <w:start w:val="1"/>
      <w:numFmt w:val="lowerLetter"/>
      <w:lvlText w:val="%2."/>
      <w:lvlJc w:val="left"/>
      <w:pPr>
        <w:ind w:left="2557" w:hanging="360"/>
      </w:pPr>
    </w:lvl>
    <w:lvl w:ilvl="2" w:tplc="2C0A001B" w:tentative="1">
      <w:start w:val="1"/>
      <w:numFmt w:val="lowerRoman"/>
      <w:lvlText w:val="%3."/>
      <w:lvlJc w:val="right"/>
      <w:pPr>
        <w:ind w:left="3277" w:hanging="180"/>
      </w:pPr>
    </w:lvl>
    <w:lvl w:ilvl="3" w:tplc="2C0A000F" w:tentative="1">
      <w:start w:val="1"/>
      <w:numFmt w:val="decimal"/>
      <w:lvlText w:val="%4."/>
      <w:lvlJc w:val="left"/>
      <w:pPr>
        <w:ind w:left="3997" w:hanging="360"/>
      </w:pPr>
    </w:lvl>
    <w:lvl w:ilvl="4" w:tplc="2C0A0019" w:tentative="1">
      <w:start w:val="1"/>
      <w:numFmt w:val="lowerLetter"/>
      <w:lvlText w:val="%5."/>
      <w:lvlJc w:val="left"/>
      <w:pPr>
        <w:ind w:left="4717" w:hanging="360"/>
      </w:pPr>
    </w:lvl>
    <w:lvl w:ilvl="5" w:tplc="2C0A001B" w:tentative="1">
      <w:start w:val="1"/>
      <w:numFmt w:val="lowerRoman"/>
      <w:lvlText w:val="%6."/>
      <w:lvlJc w:val="right"/>
      <w:pPr>
        <w:ind w:left="5437" w:hanging="180"/>
      </w:pPr>
    </w:lvl>
    <w:lvl w:ilvl="6" w:tplc="2C0A000F" w:tentative="1">
      <w:start w:val="1"/>
      <w:numFmt w:val="decimal"/>
      <w:lvlText w:val="%7."/>
      <w:lvlJc w:val="left"/>
      <w:pPr>
        <w:ind w:left="6157" w:hanging="360"/>
      </w:pPr>
    </w:lvl>
    <w:lvl w:ilvl="7" w:tplc="2C0A0019" w:tentative="1">
      <w:start w:val="1"/>
      <w:numFmt w:val="lowerLetter"/>
      <w:lvlText w:val="%8."/>
      <w:lvlJc w:val="left"/>
      <w:pPr>
        <w:ind w:left="6877" w:hanging="360"/>
      </w:pPr>
    </w:lvl>
    <w:lvl w:ilvl="8" w:tplc="2C0A001B" w:tentative="1">
      <w:start w:val="1"/>
      <w:numFmt w:val="lowerRoman"/>
      <w:lvlText w:val="%9."/>
      <w:lvlJc w:val="right"/>
      <w:pPr>
        <w:ind w:left="7597" w:hanging="180"/>
      </w:pPr>
    </w:lvl>
  </w:abstractNum>
  <w:abstractNum w:abstractNumId="1" w15:restartNumberingAfterBreak="0">
    <w:nsid w:val="140C5286"/>
    <w:multiLevelType w:val="hybridMultilevel"/>
    <w:tmpl w:val="1F30BF2C"/>
    <w:lvl w:ilvl="0" w:tplc="BB52AD90">
      <w:start w:val="1"/>
      <w:numFmt w:val="decimal"/>
      <w:lvlText w:val="%1."/>
      <w:lvlJc w:val="left"/>
      <w:pPr>
        <w:ind w:left="1778" w:hanging="360"/>
      </w:pPr>
      <w:rPr>
        <w:rFonts w:hint="default"/>
      </w:rPr>
    </w:lvl>
    <w:lvl w:ilvl="1" w:tplc="2C0A0019" w:tentative="1">
      <w:start w:val="1"/>
      <w:numFmt w:val="lowerLetter"/>
      <w:lvlText w:val="%2."/>
      <w:lvlJc w:val="left"/>
      <w:pPr>
        <w:ind w:left="2498" w:hanging="360"/>
      </w:pPr>
    </w:lvl>
    <w:lvl w:ilvl="2" w:tplc="2C0A001B" w:tentative="1">
      <w:start w:val="1"/>
      <w:numFmt w:val="lowerRoman"/>
      <w:lvlText w:val="%3."/>
      <w:lvlJc w:val="right"/>
      <w:pPr>
        <w:ind w:left="3218" w:hanging="180"/>
      </w:pPr>
    </w:lvl>
    <w:lvl w:ilvl="3" w:tplc="2C0A000F" w:tentative="1">
      <w:start w:val="1"/>
      <w:numFmt w:val="decimal"/>
      <w:lvlText w:val="%4."/>
      <w:lvlJc w:val="left"/>
      <w:pPr>
        <w:ind w:left="3938" w:hanging="360"/>
      </w:pPr>
    </w:lvl>
    <w:lvl w:ilvl="4" w:tplc="2C0A0019" w:tentative="1">
      <w:start w:val="1"/>
      <w:numFmt w:val="lowerLetter"/>
      <w:lvlText w:val="%5."/>
      <w:lvlJc w:val="left"/>
      <w:pPr>
        <w:ind w:left="4658" w:hanging="360"/>
      </w:pPr>
    </w:lvl>
    <w:lvl w:ilvl="5" w:tplc="2C0A001B" w:tentative="1">
      <w:start w:val="1"/>
      <w:numFmt w:val="lowerRoman"/>
      <w:lvlText w:val="%6."/>
      <w:lvlJc w:val="right"/>
      <w:pPr>
        <w:ind w:left="5378" w:hanging="180"/>
      </w:pPr>
    </w:lvl>
    <w:lvl w:ilvl="6" w:tplc="2C0A000F" w:tentative="1">
      <w:start w:val="1"/>
      <w:numFmt w:val="decimal"/>
      <w:lvlText w:val="%7."/>
      <w:lvlJc w:val="left"/>
      <w:pPr>
        <w:ind w:left="6098" w:hanging="360"/>
      </w:pPr>
    </w:lvl>
    <w:lvl w:ilvl="7" w:tplc="2C0A0019" w:tentative="1">
      <w:start w:val="1"/>
      <w:numFmt w:val="lowerLetter"/>
      <w:lvlText w:val="%8."/>
      <w:lvlJc w:val="left"/>
      <w:pPr>
        <w:ind w:left="6818" w:hanging="360"/>
      </w:pPr>
    </w:lvl>
    <w:lvl w:ilvl="8" w:tplc="2C0A001B" w:tentative="1">
      <w:start w:val="1"/>
      <w:numFmt w:val="lowerRoman"/>
      <w:lvlText w:val="%9."/>
      <w:lvlJc w:val="right"/>
      <w:pPr>
        <w:ind w:left="7538" w:hanging="180"/>
      </w:pPr>
    </w:lvl>
  </w:abstractNum>
  <w:abstractNum w:abstractNumId="2" w15:restartNumberingAfterBreak="0">
    <w:nsid w:val="33C7208C"/>
    <w:multiLevelType w:val="hybridMultilevel"/>
    <w:tmpl w:val="28A80ACA"/>
    <w:lvl w:ilvl="0" w:tplc="F8824854">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35E96E7B"/>
    <w:multiLevelType w:val="hybridMultilevel"/>
    <w:tmpl w:val="11707294"/>
    <w:lvl w:ilvl="0" w:tplc="07B03A54">
      <w:start w:val="1"/>
      <w:numFmt w:val="decimal"/>
      <w:lvlText w:val="%1)"/>
      <w:lvlJc w:val="left"/>
      <w:pPr>
        <w:ind w:left="1778" w:hanging="360"/>
      </w:pPr>
      <w:rPr>
        <w:rFonts w:hint="default"/>
      </w:rPr>
    </w:lvl>
    <w:lvl w:ilvl="1" w:tplc="2C0A0019" w:tentative="1">
      <w:start w:val="1"/>
      <w:numFmt w:val="lowerLetter"/>
      <w:lvlText w:val="%2."/>
      <w:lvlJc w:val="left"/>
      <w:pPr>
        <w:ind w:left="2498" w:hanging="360"/>
      </w:pPr>
    </w:lvl>
    <w:lvl w:ilvl="2" w:tplc="2C0A001B" w:tentative="1">
      <w:start w:val="1"/>
      <w:numFmt w:val="lowerRoman"/>
      <w:lvlText w:val="%3."/>
      <w:lvlJc w:val="right"/>
      <w:pPr>
        <w:ind w:left="3218" w:hanging="180"/>
      </w:pPr>
    </w:lvl>
    <w:lvl w:ilvl="3" w:tplc="2C0A000F" w:tentative="1">
      <w:start w:val="1"/>
      <w:numFmt w:val="decimal"/>
      <w:lvlText w:val="%4."/>
      <w:lvlJc w:val="left"/>
      <w:pPr>
        <w:ind w:left="3938" w:hanging="360"/>
      </w:pPr>
    </w:lvl>
    <w:lvl w:ilvl="4" w:tplc="2C0A0019" w:tentative="1">
      <w:start w:val="1"/>
      <w:numFmt w:val="lowerLetter"/>
      <w:lvlText w:val="%5."/>
      <w:lvlJc w:val="left"/>
      <w:pPr>
        <w:ind w:left="4658" w:hanging="360"/>
      </w:pPr>
    </w:lvl>
    <w:lvl w:ilvl="5" w:tplc="2C0A001B" w:tentative="1">
      <w:start w:val="1"/>
      <w:numFmt w:val="lowerRoman"/>
      <w:lvlText w:val="%6."/>
      <w:lvlJc w:val="right"/>
      <w:pPr>
        <w:ind w:left="5378" w:hanging="180"/>
      </w:pPr>
    </w:lvl>
    <w:lvl w:ilvl="6" w:tplc="2C0A000F" w:tentative="1">
      <w:start w:val="1"/>
      <w:numFmt w:val="decimal"/>
      <w:lvlText w:val="%7."/>
      <w:lvlJc w:val="left"/>
      <w:pPr>
        <w:ind w:left="6098" w:hanging="360"/>
      </w:pPr>
    </w:lvl>
    <w:lvl w:ilvl="7" w:tplc="2C0A0019" w:tentative="1">
      <w:start w:val="1"/>
      <w:numFmt w:val="lowerLetter"/>
      <w:lvlText w:val="%8."/>
      <w:lvlJc w:val="left"/>
      <w:pPr>
        <w:ind w:left="6818" w:hanging="360"/>
      </w:pPr>
    </w:lvl>
    <w:lvl w:ilvl="8" w:tplc="2C0A001B" w:tentative="1">
      <w:start w:val="1"/>
      <w:numFmt w:val="lowerRoman"/>
      <w:lvlText w:val="%9."/>
      <w:lvlJc w:val="right"/>
      <w:pPr>
        <w:ind w:left="7538" w:hanging="180"/>
      </w:pPr>
    </w:lvl>
  </w:abstractNum>
  <w:abstractNum w:abstractNumId="4" w15:restartNumberingAfterBreak="0">
    <w:nsid w:val="3C106AA2"/>
    <w:multiLevelType w:val="hybridMultilevel"/>
    <w:tmpl w:val="F7446EDE"/>
    <w:lvl w:ilvl="0" w:tplc="881883AC">
      <w:start w:val="1"/>
      <w:numFmt w:val="lowerLetter"/>
      <w:lvlText w:val="%1)"/>
      <w:lvlJc w:val="left"/>
      <w:pPr>
        <w:ind w:left="2138" w:hanging="360"/>
      </w:pPr>
      <w:rPr>
        <w:rFonts w:hint="default"/>
      </w:rPr>
    </w:lvl>
    <w:lvl w:ilvl="1" w:tplc="2C0A0019" w:tentative="1">
      <w:start w:val="1"/>
      <w:numFmt w:val="lowerLetter"/>
      <w:lvlText w:val="%2."/>
      <w:lvlJc w:val="left"/>
      <w:pPr>
        <w:ind w:left="2858" w:hanging="360"/>
      </w:pPr>
    </w:lvl>
    <w:lvl w:ilvl="2" w:tplc="2C0A001B" w:tentative="1">
      <w:start w:val="1"/>
      <w:numFmt w:val="lowerRoman"/>
      <w:lvlText w:val="%3."/>
      <w:lvlJc w:val="right"/>
      <w:pPr>
        <w:ind w:left="3578" w:hanging="180"/>
      </w:pPr>
    </w:lvl>
    <w:lvl w:ilvl="3" w:tplc="2C0A000F" w:tentative="1">
      <w:start w:val="1"/>
      <w:numFmt w:val="decimal"/>
      <w:lvlText w:val="%4."/>
      <w:lvlJc w:val="left"/>
      <w:pPr>
        <w:ind w:left="4298" w:hanging="360"/>
      </w:pPr>
    </w:lvl>
    <w:lvl w:ilvl="4" w:tplc="2C0A0019" w:tentative="1">
      <w:start w:val="1"/>
      <w:numFmt w:val="lowerLetter"/>
      <w:lvlText w:val="%5."/>
      <w:lvlJc w:val="left"/>
      <w:pPr>
        <w:ind w:left="5018" w:hanging="360"/>
      </w:pPr>
    </w:lvl>
    <w:lvl w:ilvl="5" w:tplc="2C0A001B" w:tentative="1">
      <w:start w:val="1"/>
      <w:numFmt w:val="lowerRoman"/>
      <w:lvlText w:val="%6."/>
      <w:lvlJc w:val="right"/>
      <w:pPr>
        <w:ind w:left="5738" w:hanging="180"/>
      </w:pPr>
    </w:lvl>
    <w:lvl w:ilvl="6" w:tplc="2C0A000F" w:tentative="1">
      <w:start w:val="1"/>
      <w:numFmt w:val="decimal"/>
      <w:lvlText w:val="%7."/>
      <w:lvlJc w:val="left"/>
      <w:pPr>
        <w:ind w:left="6458" w:hanging="360"/>
      </w:pPr>
    </w:lvl>
    <w:lvl w:ilvl="7" w:tplc="2C0A0019" w:tentative="1">
      <w:start w:val="1"/>
      <w:numFmt w:val="lowerLetter"/>
      <w:lvlText w:val="%8."/>
      <w:lvlJc w:val="left"/>
      <w:pPr>
        <w:ind w:left="7178" w:hanging="360"/>
      </w:pPr>
    </w:lvl>
    <w:lvl w:ilvl="8" w:tplc="2C0A001B" w:tentative="1">
      <w:start w:val="1"/>
      <w:numFmt w:val="lowerRoman"/>
      <w:lvlText w:val="%9."/>
      <w:lvlJc w:val="right"/>
      <w:pPr>
        <w:ind w:left="7898" w:hanging="180"/>
      </w:pPr>
    </w:lvl>
  </w:abstractNum>
  <w:abstractNum w:abstractNumId="5" w15:restartNumberingAfterBreak="0">
    <w:nsid w:val="43154884"/>
    <w:multiLevelType w:val="hybridMultilevel"/>
    <w:tmpl w:val="926CB60E"/>
    <w:lvl w:ilvl="0" w:tplc="66FE8B2C">
      <w:start w:val="1"/>
      <w:numFmt w:val="lowerLetter"/>
      <w:lvlText w:val="%1)"/>
      <w:lvlJc w:val="left"/>
      <w:pPr>
        <w:ind w:left="1778" w:hanging="360"/>
      </w:pPr>
      <w:rPr>
        <w:rFonts w:hint="default"/>
      </w:rPr>
    </w:lvl>
    <w:lvl w:ilvl="1" w:tplc="2C0A0019" w:tentative="1">
      <w:start w:val="1"/>
      <w:numFmt w:val="lowerLetter"/>
      <w:lvlText w:val="%2."/>
      <w:lvlJc w:val="left"/>
      <w:pPr>
        <w:ind w:left="2498" w:hanging="360"/>
      </w:pPr>
    </w:lvl>
    <w:lvl w:ilvl="2" w:tplc="2C0A001B" w:tentative="1">
      <w:start w:val="1"/>
      <w:numFmt w:val="lowerRoman"/>
      <w:lvlText w:val="%3."/>
      <w:lvlJc w:val="right"/>
      <w:pPr>
        <w:ind w:left="3218" w:hanging="180"/>
      </w:pPr>
    </w:lvl>
    <w:lvl w:ilvl="3" w:tplc="2C0A000F" w:tentative="1">
      <w:start w:val="1"/>
      <w:numFmt w:val="decimal"/>
      <w:lvlText w:val="%4."/>
      <w:lvlJc w:val="left"/>
      <w:pPr>
        <w:ind w:left="3938" w:hanging="360"/>
      </w:pPr>
    </w:lvl>
    <w:lvl w:ilvl="4" w:tplc="2C0A0019" w:tentative="1">
      <w:start w:val="1"/>
      <w:numFmt w:val="lowerLetter"/>
      <w:lvlText w:val="%5."/>
      <w:lvlJc w:val="left"/>
      <w:pPr>
        <w:ind w:left="4658" w:hanging="360"/>
      </w:pPr>
    </w:lvl>
    <w:lvl w:ilvl="5" w:tplc="2C0A001B" w:tentative="1">
      <w:start w:val="1"/>
      <w:numFmt w:val="lowerRoman"/>
      <w:lvlText w:val="%6."/>
      <w:lvlJc w:val="right"/>
      <w:pPr>
        <w:ind w:left="5378" w:hanging="180"/>
      </w:pPr>
    </w:lvl>
    <w:lvl w:ilvl="6" w:tplc="2C0A000F" w:tentative="1">
      <w:start w:val="1"/>
      <w:numFmt w:val="decimal"/>
      <w:lvlText w:val="%7."/>
      <w:lvlJc w:val="left"/>
      <w:pPr>
        <w:ind w:left="6098" w:hanging="360"/>
      </w:pPr>
    </w:lvl>
    <w:lvl w:ilvl="7" w:tplc="2C0A0019" w:tentative="1">
      <w:start w:val="1"/>
      <w:numFmt w:val="lowerLetter"/>
      <w:lvlText w:val="%8."/>
      <w:lvlJc w:val="left"/>
      <w:pPr>
        <w:ind w:left="6818" w:hanging="360"/>
      </w:pPr>
    </w:lvl>
    <w:lvl w:ilvl="8" w:tplc="2C0A001B" w:tentative="1">
      <w:start w:val="1"/>
      <w:numFmt w:val="lowerRoman"/>
      <w:lvlText w:val="%9."/>
      <w:lvlJc w:val="right"/>
      <w:pPr>
        <w:ind w:left="7538" w:hanging="180"/>
      </w:pPr>
    </w:lvl>
  </w:abstractNum>
  <w:abstractNum w:abstractNumId="6" w15:restartNumberingAfterBreak="0">
    <w:nsid w:val="5F3D6E28"/>
    <w:multiLevelType w:val="hybridMultilevel"/>
    <w:tmpl w:val="BBF2BE7A"/>
    <w:lvl w:ilvl="0" w:tplc="50D8FF02">
      <w:start w:val="1"/>
      <w:numFmt w:val="decimal"/>
      <w:lvlText w:val="%1."/>
      <w:lvlJc w:val="left"/>
      <w:pPr>
        <w:ind w:left="2137" w:hanging="720"/>
      </w:pPr>
      <w:rPr>
        <w:rFonts w:hint="default"/>
      </w:rPr>
    </w:lvl>
    <w:lvl w:ilvl="1" w:tplc="2C0A0019" w:tentative="1">
      <w:start w:val="1"/>
      <w:numFmt w:val="lowerLetter"/>
      <w:lvlText w:val="%2."/>
      <w:lvlJc w:val="left"/>
      <w:pPr>
        <w:ind w:left="2497" w:hanging="360"/>
      </w:pPr>
    </w:lvl>
    <w:lvl w:ilvl="2" w:tplc="2C0A001B" w:tentative="1">
      <w:start w:val="1"/>
      <w:numFmt w:val="lowerRoman"/>
      <w:lvlText w:val="%3."/>
      <w:lvlJc w:val="right"/>
      <w:pPr>
        <w:ind w:left="3217" w:hanging="180"/>
      </w:pPr>
    </w:lvl>
    <w:lvl w:ilvl="3" w:tplc="2C0A000F" w:tentative="1">
      <w:start w:val="1"/>
      <w:numFmt w:val="decimal"/>
      <w:lvlText w:val="%4."/>
      <w:lvlJc w:val="left"/>
      <w:pPr>
        <w:ind w:left="3937" w:hanging="360"/>
      </w:pPr>
    </w:lvl>
    <w:lvl w:ilvl="4" w:tplc="2C0A0019" w:tentative="1">
      <w:start w:val="1"/>
      <w:numFmt w:val="lowerLetter"/>
      <w:lvlText w:val="%5."/>
      <w:lvlJc w:val="left"/>
      <w:pPr>
        <w:ind w:left="4657" w:hanging="360"/>
      </w:pPr>
    </w:lvl>
    <w:lvl w:ilvl="5" w:tplc="2C0A001B" w:tentative="1">
      <w:start w:val="1"/>
      <w:numFmt w:val="lowerRoman"/>
      <w:lvlText w:val="%6."/>
      <w:lvlJc w:val="right"/>
      <w:pPr>
        <w:ind w:left="5377" w:hanging="180"/>
      </w:pPr>
    </w:lvl>
    <w:lvl w:ilvl="6" w:tplc="2C0A000F" w:tentative="1">
      <w:start w:val="1"/>
      <w:numFmt w:val="decimal"/>
      <w:lvlText w:val="%7."/>
      <w:lvlJc w:val="left"/>
      <w:pPr>
        <w:ind w:left="6097" w:hanging="360"/>
      </w:pPr>
    </w:lvl>
    <w:lvl w:ilvl="7" w:tplc="2C0A0019" w:tentative="1">
      <w:start w:val="1"/>
      <w:numFmt w:val="lowerLetter"/>
      <w:lvlText w:val="%8."/>
      <w:lvlJc w:val="left"/>
      <w:pPr>
        <w:ind w:left="6817" w:hanging="360"/>
      </w:pPr>
    </w:lvl>
    <w:lvl w:ilvl="8" w:tplc="2C0A001B" w:tentative="1">
      <w:start w:val="1"/>
      <w:numFmt w:val="lowerRoman"/>
      <w:lvlText w:val="%9."/>
      <w:lvlJc w:val="right"/>
      <w:pPr>
        <w:ind w:left="7537" w:hanging="180"/>
      </w:pPr>
    </w:lvl>
  </w:abstractNum>
  <w:abstractNum w:abstractNumId="7" w15:restartNumberingAfterBreak="0">
    <w:nsid w:val="6BAB5827"/>
    <w:multiLevelType w:val="hybridMultilevel"/>
    <w:tmpl w:val="0CE2AFDC"/>
    <w:lvl w:ilvl="0" w:tplc="E4CCFFD4">
      <w:start w:val="1"/>
      <w:numFmt w:val="decimal"/>
      <w:lvlText w:val="%1)"/>
      <w:lvlJc w:val="left"/>
      <w:pPr>
        <w:ind w:left="1778" w:hanging="360"/>
      </w:pPr>
      <w:rPr>
        <w:rFonts w:hint="default"/>
        <w:b/>
      </w:rPr>
    </w:lvl>
    <w:lvl w:ilvl="1" w:tplc="2C0A0019" w:tentative="1">
      <w:start w:val="1"/>
      <w:numFmt w:val="lowerLetter"/>
      <w:lvlText w:val="%2."/>
      <w:lvlJc w:val="left"/>
      <w:pPr>
        <w:ind w:left="2498" w:hanging="360"/>
      </w:pPr>
    </w:lvl>
    <w:lvl w:ilvl="2" w:tplc="2C0A001B" w:tentative="1">
      <w:start w:val="1"/>
      <w:numFmt w:val="lowerRoman"/>
      <w:lvlText w:val="%3."/>
      <w:lvlJc w:val="right"/>
      <w:pPr>
        <w:ind w:left="3218" w:hanging="180"/>
      </w:pPr>
    </w:lvl>
    <w:lvl w:ilvl="3" w:tplc="2C0A000F" w:tentative="1">
      <w:start w:val="1"/>
      <w:numFmt w:val="decimal"/>
      <w:lvlText w:val="%4."/>
      <w:lvlJc w:val="left"/>
      <w:pPr>
        <w:ind w:left="3938" w:hanging="360"/>
      </w:pPr>
    </w:lvl>
    <w:lvl w:ilvl="4" w:tplc="2C0A0019" w:tentative="1">
      <w:start w:val="1"/>
      <w:numFmt w:val="lowerLetter"/>
      <w:lvlText w:val="%5."/>
      <w:lvlJc w:val="left"/>
      <w:pPr>
        <w:ind w:left="4658" w:hanging="360"/>
      </w:pPr>
    </w:lvl>
    <w:lvl w:ilvl="5" w:tplc="2C0A001B" w:tentative="1">
      <w:start w:val="1"/>
      <w:numFmt w:val="lowerRoman"/>
      <w:lvlText w:val="%6."/>
      <w:lvlJc w:val="right"/>
      <w:pPr>
        <w:ind w:left="5378" w:hanging="180"/>
      </w:pPr>
    </w:lvl>
    <w:lvl w:ilvl="6" w:tplc="2C0A000F" w:tentative="1">
      <w:start w:val="1"/>
      <w:numFmt w:val="decimal"/>
      <w:lvlText w:val="%7."/>
      <w:lvlJc w:val="left"/>
      <w:pPr>
        <w:ind w:left="6098" w:hanging="360"/>
      </w:pPr>
    </w:lvl>
    <w:lvl w:ilvl="7" w:tplc="2C0A0019" w:tentative="1">
      <w:start w:val="1"/>
      <w:numFmt w:val="lowerLetter"/>
      <w:lvlText w:val="%8."/>
      <w:lvlJc w:val="left"/>
      <w:pPr>
        <w:ind w:left="6818" w:hanging="360"/>
      </w:pPr>
    </w:lvl>
    <w:lvl w:ilvl="8" w:tplc="2C0A001B" w:tentative="1">
      <w:start w:val="1"/>
      <w:numFmt w:val="lowerRoman"/>
      <w:lvlText w:val="%9."/>
      <w:lvlJc w:val="right"/>
      <w:pPr>
        <w:ind w:left="7538" w:hanging="180"/>
      </w:pPr>
    </w:lvl>
  </w:abstractNum>
  <w:num w:numId="1" w16cid:durableId="1005522810">
    <w:abstractNumId w:val="2"/>
  </w:num>
  <w:num w:numId="2" w16cid:durableId="1201475765">
    <w:abstractNumId w:val="6"/>
  </w:num>
  <w:num w:numId="3" w16cid:durableId="1757630184">
    <w:abstractNumId w:val="0"/>
  </w:num>
  <w:num w:numId="4" w16cid:durableId="2106610295">
    <w:abstractNumId w:val="1"/>
  </w:num>
  <w:num w:numId="5" w16cid:durableId="1357579681">
    <w:abstractNumId w:val="5"/>
  </w:num>
  <w:num w:numId="6" w16cid:durableId="1536848633">
    <w:abstractNumId w:val="3"/>
  </w:num>
  <w:num w:numId="7" w16cid:durableId="1457335473">
    <w:abstractNumId w:val="4"/>
  </w:num>
  <w:num w:numId="8" w16cid:durableId="166555180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nan Fernandez">
    <w15:presenceInfo w15:providerId="AD" w15:userId="S::hfernandez@libraseguros.com.ar::4cf1ab38-bf1d-47f4-911b-7e3c38f86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634"/>
    <w:rsid w:val="00003637"/>
    <w:rsid w:val="00040AB6"/>
    <w:rsid w:val="000436FC"/>
    <w:rsid w:val="000446CD"/>
    <w:rsid w:val="00051575"/>
    <w:rsid w:val="00077DDE"/>
    <w:rsid w:val="0008051F"/>
    <w:rsid w:val="0008082B"/>
    <w:rsid w:val="00080EE8"/>
    <w:rsid w:val="00085D6C"/>
    <w:rsid w:val="00085E0A"/>
    <w:rsid w:val="000B52B9"/>
    <w:rsid w:val="000B74EF"/>
    <w:rsid w:val="000C14BC"/>
    <w:rsid w:val="000D7377"/>
    <w:rsid w:val="000E1B82"/>
    <w:rsid w:val="001437A6"/>
    <w:rsid w:val="00166188"/>
    <w:rsid w:val="00171F10"/>
    <w:rsid w:val="00185E20"/>
    <w:rsid w:val="00192F24"/>
    <w:rsid w:val="00197102"/>
    <w:rsid w:val="001B7BBD"/>
    <w:rsid w:val="001C71AB"/>
    <w:rsid w:val="001D7635"/>
    <w:rsid w:val="001E6FD2"/>
    <w:rsid w:val="001F2AA9"/>
    <w:rsid w:val="001F57CC"/>
    <w:rsid w:val="002371D7"/>
    <w:rsid w:val="002417E5"/>
    <w:rsid w:val="00264634"/>
    <w:rsid w:val="0028467C"/>
    <w:rsid w:val="00293599"/>
    <w:rsid w:val="00296914"/>
    <w:rsid w:val="002A5A0B"/>
    <w:rsid w:val="002C725F"/>
    <w:rsid w:val="002D6A19"/>
    <w:rsid w:val="002F7CA2"/>
    <w:rsid w:val="00301A8B"/>
    <w:rsid w:val="0031397E"/>
    <w:rsid w:val="003327B2"/>
    <w:rsid w:val="00334974"/>
    <w:rsid w:val="003349A7"/>
    <w:rsid w:val="0033511D"/>
    <w:rsid w:val="003406C7"/>
    <w:rsid w:val="00375A62"/>
    <w:rsid w:val="003813DD"/>
    <w:rsid w:val="003A10C7"/>
    <w:rsid w:val="003B5085"/>
    <w:rsid w:val="003C7293"/>
    <w:rsid w:val="003D4765"/>
    <w:rsid w:val="003E41A8"/>
    <w:rsid w:val="0040352B"/>
    <w:rsid w:val="004047BE"/>
    <w:rsid w:val="004138F6"/>
    <w:rsid w:val="0042073B"/>
    <w:rsid w:val="004465E7"/>
    <w:rsid w:val="004731DE"/>
    <w:rsid w:val="004B1ECD"/>
    <w:rsid w:val="004C180D"/>
    <w:rsid w:val="004C7E15"/>
    <w:rsid w:val="004E1A95"/>
    <w:rsid w:val="004F478E"/>
    <w:rsid w:val="00500E8B"/>
    <w:rsid w:val="00506E33"/>
    <w:rsid w:val="0051016B"/>
    <w:rsid w:val="00534441"/>
    <w:rsid w:val="00547D10"/>
    <w:rsid w:val="00550A96"/>
    <w:rsid w:val="00560440"/>
    <w:rsid w:val="00562088"/>
    <w:rsid w:val="005638E4"/>
    <w:rsid w:val="0058457F"/>
    <w:rsid w:val="00590B23"/>
    <w:rsid w:val="005A4D6B"/>
    <w:rsid w:val="005B1B5F"/>
    <w:rsid w:val="005B4F7F"/>
    <w:rsid w:val="00621F09"/>
    <w:rsid w:val="00622ECD"/>
    <w:rsid w:val="006239BD"/>
    <w:rsid w:val="006460E7"/>
    <w:rsid w:val="00653141"/>
    <w:rsid w:val="00666169"/>
    <w:rsid w:val="00667145"/>
    <w:rsid w:val="0069166E"/>
    <w:rsid w:val="00692637"/>
    <w:rsid w:val="006A25E0"/>
    <w:rsid w:val="006B1357"/>
    <w:rsid w:val="006B5B86"/>
    <w:rsid w:val="006C3602"/>
    <w:rsid w:val="006D03FF"/>
    <w:rsid w:val="006D58EB"/>
    <w:rsid w:val="006E1CA4"/>
    <w:rsid w:val="00701E79"/>
    <w:rsid w:val="00705760"/>
    <w:rsid w:val="0070711F"/>
    <w:rsid w:val="007274EE"/>
    <w:rsid w:val="00736CEE"/>
    <w:rsid w:val="007437BE"/>
    <w:rsid w:val="00747AA4"/>
    <w:rsid w:val="00781BA3"/>
    <w:rsid w:val="0079773A"/>
    <w:rsid w:val="007B0242"/>
    <w:rsid w:val="007B23C0"/>
    <w:rsid w:val="007B2940"/>
    <w:rsid w:val="007B473F"/>
    <w:rsid w:val="007D0410"/>
    <w:rsid w:val="007D7CA2"/>
    <w:rsid w:val="007E0DEE"/>
    <w:rsid w:val="007E7A2A"/>
    <w:rsid w:val="007F20A1"/>
    <w:rsid w:val="00802310"/>
    <w:rsid w:val="0080358A"/>
    <w:rsid w:val="0081163E"/>
    <w:rsid w:val="00811AB1"/>
    <w:rsid w:val="00841B23"/>
    <w:rsid w:val="0084791E"/>
    <w:rsid w:val="0087149C"/>
    <w:rsid w:val="00884E71"/>
    <w:rsid w:val="008A1AA2"/>
    <w:rsid w:val="008B0314"/>
    <w:rsid w:val="008D3491"/>
    <w:rsid w:val="008D6991"/>
    <w:rsid w:val="008E1F56"/>
    <w:rsid w:val="008E345F"/>
    <w:rsid w:val="008F3259"/>
    <w:rsid w:val="00912918"/>
    <w:rsid w:val="0092413D"/>
    <w:rsid w:val="009551E0"/>
    <w:rsid w:val="009662E5"/>
    <w:rsid w:val="009719B2"/>
    <w:rsid w:val="009835B8"/>
    <w:rsid w:val="009838B1"/>
    <w:rsid w:val="00984986"/>
    <w:rsid w:val="00985410"/>
    <w:rsid w:val="009B5D50"/>
    <w:rsid w:val="009B79B7"/>
    <w:rsid w:val="009B7CEA"/>
    <w:rsid w:val="009C75DB"/>
    <w:rsid w:val="009E389F"/>
    <w:rsid w:val="009E5916"/>
    <w:rsid w:val="009E70F2"/>
    <w:rsid w:val="009F1413"/>
    <w:rsid w:val="00A114E6"/>
    <w:rsid w:val="00A129C4"/>
    <w:rsid w:val="00A212AF"/>
    <w:rsid w:val="00A22B0F"/>
    <w:rsid w:val="00A26B41"/>
    <w:rsid w:val="00A26CC9"/>
    <w:rsid w:val="00A31C7E"/>
    <w:rsid w:val="00A4095D"/>
    <w:rsid w:val="00A51F95"/>
    <w:rsid w:val="00A61729"/>
    <w:rsid w:val="00A7331E"/>
    <w:rsid w:val="00A77C33"/>
    <w:rsid w:val="00A83545"/>
    <w:rsid w:val="00A90D5F"/>
    <w:rsid w:val="00A95A69"/>
    <w:rsid w:val="00AA530B"/>
    <w:rsid w:val="00AC5226"/>
    <w:rsid w:val="00AF4702"/>
    <w:rsid w:val="00AF5EE3"/>
    <w:rsid w:val="00B02467"/>
    <w:rsid w:val="00B06601"/>
    <w:rsid w:val="00B10FC9"/>
    <w:rsid w:val="00B11283"/>
    <w:rsid w:val="00B11F07"/>
    <w:rsid w:val="00B351ED"/>
    <w:rsid w:val="00B52BFE"/>
    <w:rsid w:val="00B53866"/>
    <w:rsid w:val="00B6025F"/>
    <w:rsid w:val="00B85899"/>
    <w:rsid w:val="00BA3A14"/>
    <w:rsid w:val="00BC0057"/>
    <w:rsid w:val="00BD37F8"/>
    <w:rsid w:val="00BD4D08"/>
    <w:rsid w:val="00BF68C1"/>
    <w:rsid w:val="00C26E4D"/>
    <w:rsid w:val="00C33529"/>
    <w:rsid w:val="00C366F9"/>
    <w:rsid w:val="00C6736B"/>
    <w:rsid w:val="00C8343C"/>
    <w:rsid w:val="00CA7B59"/>
    <w:rsid w:val="00CB3471"/>
    <w:rsid w:val="00CB6D4D"/>
    <w:rsid w:val="00CC3F01"/>
    <w:rsid w:val="00CC676D"/>
    <w:rsid w:val="00CE1F7A"/>
    <w:rsid w:val="00D0768B"/>
    <w:rsid w:val="00D24596"/>
    <w:rsid w:val="00D34A9E"/>
    <w:rsid w:val="00D40032"/>
    <w:rsid w:val="00D573F6"/>
    <w:rsid w:val="00DB553C"/>
    <w:rsid w:val="00DB70C3"/>
    <w:rsid w:val="00DE588F"/>
    <w:rsid w:val="00DF2A15"/>
    <w:rsid w:val="00E04993"/>
    <w:rsid w:val="00E0575B"/>
    <w:rsid w:val="00E125C5"/>
    <w:rsid w:val="00E1706A"/>
    <w:rsid w:val="00E206F3"/>
    <w:rsid w:val="00E25BF4"/>
    <w:rsid w:val="00E26050"/>
    <w:rsid w:val="00E263D2"/>
    <w:rsid w:val="00E40FDF"/>
    <w:rsid w:val="00E613BE"/>
    <w:rsid w:val="00E61517"/>
    <w:rsid w:val="00E81349"/>
    <w:rsid w:val="00E94FAC"/>
    <w:rsid w:val="00EB73B8"/>
    <w:rsid w:val="00EC22A7"/>
    <w:rsid w:val="00ED0DB8"/>
    <w:rsid w:val="00EE1EC8"/>
    <w:rsid w:val="00EE72AE"/>
    <w:rsid w:val="00EF3189"/>
    <w:rsid w:val="00F03C5D"/>
    <w:rsid w:val="00F104B1"/>
    <w:rsid w:val="00F11EA4"/>
    <w:rsid w:val="00F13EB6"/>
    <w:rsid w:val="00F42DEC"/>
    <w:rsid w:val="00F553AA"/>
    <w:rsid w:val="00F61BBE"/>
    <w:rsid w:val="00F640E3"/>
    <w:rsid w:val="00FB4A2E"/>
    <w:rsid w:val="00FD786B"/>
    <w:rsid w:val="00FE0F4E"/>
    <w:rsid w:val="00FE2C7F"/>
    <w:rsid w:val="00FF607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A3F4D"/>
  <w15:chartTrackingRefBased/>
  <w15:docId w15:val="{8CDE5A4F-DCAF-48CF-86AE-0CCE7AE3B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264634"/>
    <w:pPr>
      <w:spacing w:line="259" w:lineRule="auto"/>
    </w:pPr>
    <w:rPr>
      <w:sz w:val="22"/>
      <w:szCs w:val="22"/>
    </w:rPr>
  </w:style>
  <w:style w:type="paragraph" w:styleId="Ttulo1">
    <w:name w:val="heading 1"/>
    <w:basedOn w:val="Normal"/>
    <w:next w:val="Normal"/>
    <w:link w:val="Ttulo1Car"/>
    <w:uiPriority w:val="9"/>
    <w:qFormat/>
    <w:rsid w:val="00264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4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46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46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46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46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46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46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46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46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46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46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46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46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46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46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46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4634"/>
    <w:rPr>
      <w:rFonts w:eastAsiaTheme="majorEastAsia" w:cstheme="majorBidi"/>
      <w:color w:val="272727" w:themeColor="text1" w:themeTint="D8"/>
    </w:rPr>
  </w:style>
  <w:style w:type="paragraph" w:styleId="Ttulo">
    <w:name w:val="Title"/>
    <w:basedOn w:val="Normal"/>
    <w:next w:val="Normal"/>
    <w:link w:val="TtuloCar"/>
    <w:uiPriority w:val="10"/>
    <w:qFormat/>
    <w:rsid w:val="00264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46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46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46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4634"/>
    <w:pPr>
      <w:spacing w:before="160"/>
      <w:jc w:val="center"/>
    </w:pPr>
    <w:rPr>
      <w:i/>
      <w:iCs/>
      <w:color w:val="404040" w:themeColor="text1" w:themeTint="BF"/>
    </w:rPr>
  </w:style>
  <w:style w:type="character" w:customStyle="1" w:styleId="CitaCar">
    <w:name w:val="Cita Car"/>
    <w:basedOn w:val="Fuentedeprrafopredeter"/>
    <w:link w:val="Cita"/>
    <w:uiPriority w:val="29"/>
    <w:rsid w:val="00264634"/>
    <w:rPr>
      <w:i/>
      <w:iCs/>
      <w:color w:val="404040" w:themeColor="text1" w:themeTint="BF"/>
    </w:rPr>
  </w:style>
  <w:style w:type="paragraph" w:styleId="Prrafodelista">
    <w:name w:val="List Paragraph"/>
    <w:basedOn w:val="Normal"/>
    <w:uiPriority w:val="34"/>
    <w:qFormat/>
    <w:rsid w:val="00264634"/>
    <w:pPr>
      <w:ind w:left="720"/>
      <w:contextualSpacing/>
    </w:pPr>
  </w:style>
  <w:style w:type="character" w:styleId="nfasisintenso">
    <w:name w:val="Intense Emphasis"/>
    <w:basedOn w:val="Fuentedeprrafopredeter"/>
    <w:uiPriority w:val="21"/>
    <w:qFormat/>
    <w:rsid w:val="00264634"/>
    <w:rPr>
      <w:i/>
      <w:iCs/>
      <w:color w:val="0F4761" w:themeColor="accent1" w:themeShade="BF"/>
    </w:rPr>
  </w:style>
  <w:style w:type="paragraph" w:styleId="Citadestacada">
    <w:name w:val="Intense Quote"/>
    <w:basedOn w:val="Normal"/>
    <w:next w:val="Normal"/>
    <w:link w:val="CitadestacadaCar"/>
    <w:uiPriority w:val="30"/>
    <w:qFormat/>
    <w:rsid w:val="00264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4634"/>
    <w:rPr>
      <w:i/>
      <w:iCs/>
      <w:color w:val="0F4761" w:themeColor="accent1" w:themeShade="BF"/>
    </w:rPr>
  </w:style>
  <w:style w:type="character" w:styleId="Referenciaintensa">
    <w:name w:val="Intense Reference"/>
    <w:basedOn w:val="Fuentedeprrafopredeter"/>
    <w:uiPriority w:val="32"/>
    <w:qFormat/>
    <w:rsid w:val="00264634"/>
    <w:rPr>
      <w:b/>
      <w:bCs/>
      <w:smallCaps/>
      <w:color w:val="0F4761" w:themeColor="accent1" w:themeShade="BF"/>
      <w:spacing w:val="5"/>
    </w:rPr>
  </w:style>
  <w:style w:type="character" w:styleId="Refdecomentario">
    <w:name w:val="annotation reference"/>
    <w:basedOn w:val="Fuentedeprrafopredeter"/>
    <w:uiPriority w:val="99"/>
    <w:semiHidden/>
    <w:unhideWhenUsed/>
    <w:rsid w:val="00264634"/>
    <w:rPr>
      <w:sz w:val="16"/>
      <w:szCs w:val="16"/>
    </w:rPr>
  </w:style>
  <w:style w:type="paragraph" w:styleId="Textocomentario">
    <w:name w:val="annotation text"/>
    <w:basedOn w:val="Normal"/>
    <w:link w:val="TextocomentarioCar"/>
    <w:uiPriority w:val="99"/>
    <w:unhideWhenUsed/>
    <w:rsid w:val="00264634"/>
    <w:pPr>
      <w:spacing w:line="240" w:lineRule="auto"/>
    </w:pPr>
    <w:rPr>
      <w:sz w:val="20"/>
      <w:szCs w:val="20"/>
    </w:rPr>
  </w:style>
  <w:style w:type="character" w:customStyle="1" w:styleId="TextocomentarioCar">
    <w:name w:val="Texto comentario Car"/>
    <w:basedOn w:val="Fuentedeprrafopredeter"/>
    <w:link w:val="Textocomentario"/>
    <w:uiPriority w:val="99"/>
    <w:rsid w:val="00264634"/>
    <w:rPr>
      <w:sz w:val="20"/>
      <w:szCs w:val="20"/>
    </w:rPr>
  </w:style>
  <w:style w:type="character" w:styleId="Hipervnculo">
    <w:name w:val="Hyperlink"/>
    <w:basedOn w:val="Fuentedeprrafopredeter"/>
    <w:uiPriority w:val="99"/>
    <w:unhideWhenUsed/>
    <w:rsid w:val="003C7293"/>
    <w:rPr>
      <w:color w:val="467886" w:themeColor="hyperlink"/>
      <w:u w:val="single"/>
    </w:rPr>
  </w:style>
  <w:style w:type="character" w:styleId="Mencinsinresolver">
    <w:name w:val="Unresolved Mention"/>
    <w:basedOn w:val="Fuentedeprrafopredeter"/>
    <w:uiPriority w:val="99"/>
    <w:semiHidden/>
    <w:unhideWhenUsed/>
    <w:rsid w:val="003C7293"/>
    <w:rPr>
      <w:color w:val="605E5C"/>
      <w:shd w:val="clear" w:color="auto" w:fill="E1DFDD"/>
    </w:rPr>
  </w:style>
  <w:style w:type="paragraph" w:styleId="Encabezado">
    <w:name w:val="header"/>
    <w:basedOn w:val="Normal"/>
    <w:link w:val="EncabezadoCar"/>
    <w:uiPriority w:val="99"/>
    <w:unhideWhenUsed/>
    <w:rsid w:val="002417E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17E5"/>
    <w:rPr>
      <w:sz w:val="22"/>
      <w:szCs w:val="22"/>
    </w:rPr>
  </w:style>
  <w:style w:type="paragraph" w:styleId="Piedepgina">
    <w:name w:val="footer"/>
    <w:basedOn w:val="Normal"/>
    <w:link w:val="PiedepginaCar"/>
    <w:uiPriority w:val="99"/>
    <w:unhideWhenUsed/>
    <w:rsid w:val="002417E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17E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pacf.org.ar" TargetMode="External"/><Relationship Id="rId3" Type="http://schemas.openxmlformats.org/officeDocument/2006/relationships/settings" Target="settings.xml"/><Relationship Id="rId7" Type="http://schemas.openxmlformats.org/officeDocument/2006/relationships/hyperlink" Target="http://www.correoargentino.com.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428</TotalTime>
  <Pages>24</Pages>
  <Words>7032</Words>
  <Characters>38681</Characters>
  <Application>Microsoft Office Word</Application>
  <DocSecurity>0</DocSecurity>
  <Lines>322</Lines>
  <Paragraphs>91</Paragraphs>
  <ScaleCrop>false</ScaleCrop>
  <Company/>
  <LinksUpToDate>false</LinksUpToDate>
  <CharactersWithSpaces>45622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Fernandez</dc:creator>
  <cp:keywords/>
  <dc:description/>
  <cp:lastModifiedBy>Hernan Fernandez</cp:lastModifiedBy>
  <cp:revision>222</cp:revision>
  <dcterms:created xsi:type="dcterms:W3CDTF">2026-02-19T14:22:00Z</dcterms:created>
  <dcterms:modified xsi:type="dcterms:W3CDTF">2026-02-23T14:24:00Z</dcterms:modified>
</cp:coreProperties>
</file>