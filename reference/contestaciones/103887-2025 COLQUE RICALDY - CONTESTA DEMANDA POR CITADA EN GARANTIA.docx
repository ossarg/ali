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2410" w14:textId="77777777" w:rsidR="00BB7A48" w:rsidRPr="008A4097" w:rsidRDefault="00BB7A48" w:rsidP="00B357E0">
      <w:pPr>
        <w:spacing w:line="360" w:lineRule="auto"/>
        <w:ind w:firstLine="851"/>
        <w:jc w:val="both"/>
        <w:rPr>
          <w:rFonts w:ascii="Arial" w:eastAsiaTheme="minorEastAsia" w:hAnsi="Arial" w:cs="Arial"/>
          <w:b/>
          <w:bCs/>
          <w:sz w:val="22"/>
          <w:szCs w:val="22"/>
          <w:u w:val="single"/>
        </w:rPr>
      </w:pPr>
      <w:r w:rsidRPr="008A4097">
        <w:rPr>
          <w:rFonts w:ascii="Arial" w:eastAsiaTheme="minorEastAsia" w:hAnsi="Arial" w:cs="Arial"/>
          <w:b/>
          <w:bCs/>
          <w:sz w:val="22"/>
          <w:szCs w:val="22"/>
          <w:u w:val="single"/>
        </w:rPr>
        <w:t>CONTESTA DEMANDA POR LA CITADA EN GARANTIA – OFRECE PRUEBA</w:t>
      </w:r>
    </w:p>
    <w:p w14:paraId="4F4C4D0F"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Señor Juez:</w:t>
      </w:r>
    </w:p>
    <w:p w14:paraId="3D35162F" w14:textId="6332F2D0"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DIAZ MARIANA ALEJANDRA (T143 F 869 CPACF, CUIT 27 17029650-3, </w:t>
      </w:r>
      <w:proofErr w:type="spellStart"/>
      <w:r w:rsidRPr="008A4097">
        <w:rPr>
          <w:rFonts w:ascii="Arial" w:eastAsia="Arial" w:hAnsi="Arial" w:cs="Arial"/>
          <w:sz w:val="22"/>
          <w:szCs w:val="22"/>
        </w:rPr>
        <w:t>Monotributista</w:t>
      </w:r>
      <w:proofErr w:type="spellEnd"/>
      <w:r w:rsidRPr="008A4097">
        <w:rPr>
          <w:rFonts w:ascii="Arial" w:eastAsia="Arial" w:hAnsi="Arial" w:cs="Arial"/>
          <w:sz w:val="22"/>
          <w:szCs w:val="22"/>
        </w:rPr>
        <w:t xml:space="preserve">), letrada apoderada, mail: </w:t>
      </w:r>
      <w:hyperlink r:id="rId5">
        <w:r w:rsidRPr="008A4097">
          <w:rPr>
            <w:rStyle w:val="Hipervnculo"/>
            <w:rFonts w:ascii="Arial" w:eastAsia="Arial" w:hAnsi="Arial" w:cs="Arial"/>
            <w:sz w:val="22"/>
            <w:szCs w:val="22"/>
          </w:rPr>
          <w:t>hbaez@libraseguros.com.ar</w:t>
        </w:r>
      </w:hyperlink>
      <w:r w:rsidRPr="008A4097">
        <w:rPr>
          <w:rFonts w:ascii="Arial" w:eastAsia="Arial" w:hAnsi="Arial" w:cs="Arial"/>
          <w:sz w:val="22"/>
          <w:szCs w:val="22"/>
        </w:rPr>
        <w:t>, constituyendo domicilio legal en la calle Olazabal 1515 5to OF 505, CEL 1168973780 y con domicilio electrónico, en los autos caratulados: "</w:t>
      </w:r>
      <w:r w:rsidR="009642C6" w:rsidRPr="008A4097">
        <w:rPr>
          <w:rFonts w:ascii="Arial" w:eastAsia="Arial" w:hAnsi="Arial" w:cs="Arial"/>
          <w:sz w:val="22"/>
          <w:szCs w:val="22"/>
        </w:rPr>
        <w:t xml:space="preserve">COLQUE RICALDY, LUIS ALBERTO c/ VIEZZOLI, FERNANDO GABRIEL Y OTRO s/DAÑOS Y </w:t>
      </w:r>
      <w:proofErr w:type="gramStart"/>
      <w:r w:rsidR="009642C6" w:rsidRPr="008A4097">
        <w:rPr>
          <w:rFonts w:ascii="Arial" w:eastAsia="Arial" w:hAnsi="Arial" w:cs="Arial"/>
          <w:sz w:val="22"/>
          <w:szCs w:val="22"/>
        </w:rPr>
        <w:t>PERJUICIOS(</w:t>
      </w:r>
      <w:proofErr w:type="gramEnd"/>
      <w:r w:rsidR="009642C6" w:rsidRPr="008A4097">
        <w:rPr>
          <w:rFonts w:ascii="Arial" w:eastAsia="Arial" w:hAnsi="Arial" w:cs="Arial"/>
          <w:sz w:val="22"/>
          <w:szCs w:val="22"/>
        </w:rPr>
        <w:t>ACC. TRAN. SIN LESIONES</w:t>
      </w:r>
      <w:r w:rsidRPr="008A4097">
        <w:rPr>
          <w:rFonts w:ascii="Arial" w:eastAsia="Arial" w:hAnsi="Arial" w:cs="Arial"/>
          <w:sz w:val="22"/>
          <w:szCs w:val="22"/>
        </w:rPr>
        <w:t xml:space="preserve">)" (Expediente: </w:t>
      </w:r>
      <w:r w:rsidR="008510E8" w:rsidRPr="008A4097">
        <w:rPr>
          <w:rFonts w:ascii="Arial" w:eastAsia="Arial" w:hAnsi="Arial" w:cs="Arial"/>
          <w:color w:val="000000" w:themeColor="text1"/>
          <w:sz w:val="22"/>
          <w:szCs w:val="22"/>
        </w:rPr>
        <w:t>103887/2025</w:t>
      </w:r>
      <w:r w:rsidRPr="008A4097">
        <w:rPr>
          <w:rFonts w:ascii="Arial" w:eastAsia="Arial" w:hAnsi="Arial" w:cs="Arial"/>
          <w:sz w:val="22"/>
          <w:szCs w:val="22"/>
        </w:rPr>
        <w:t>), a V.S. me presento y digo:</w:t>
      </w:r>
    </w:p>
    <w:p w14:paraId="3062E6F8" w14:textId="77777777" w:rsidR="008A4097" w:rsidRPr="008A4097" w:rsidRDefault="008A4097" w:rsidP="00B357E0">
      <w:pPr>
        <w:spacing w:line="360" w:lineRule="auto"/>
        <w:ind w:firstLine="851"/>
        <w:jc w:val="both"/>
        <w:rPr>
          <w:rFonts w:ascii="Arial" w:eastAsia="Arial" w:hAnsi="Arial" w:cs="Arial"/>
          <w:sz w:val="22"/>
          <w:szCs w:val="22"/>
        </w:rPr>
      </w:pPr>
    </w:p>
    <w:p w14:paraId="3E9A54ED" w14:textId="0BC76745" w:rsidR="008A4097" w:rsidRPr="006568E4" w:rsidRDefault="00BB7A48" w:rsidP="00B357E0">
      <w:pPr>
        <w:pStyle w:val="Prrafodelista"/>
        <w:numPr>
          <w:ilvl w:val="0"/>
          <w:numId w:val="15"/>
        </w:numPr>
        <w:spacing w:after="0" w:line="360" w:lineRule="auto"/>
        <w:jc w:val="both"/>
        <w:rPr>
          <w:rFonts w:ascii="Arial" w:eastAsia="Arial" w:hAnsi="Arial" w:cs="Arial"/>
          <w:b/>
          <w:bCs/>
          <w:sz w:val="22"/>
          <w:szCs w:val="22"/>
        </w:rPr>
      </w:pPr>
      <w:r w:rsidRPr="006568E4">
        <w:rPr>
          <w:rFonts w:ascii="Arial" w:eastAsia="Arial" w:hAnsi="Arial" w:cs="Arial"/>
          <w:b/>
          <w:bCs/>
          <w:sz w:val="22"/>
          <w:szCs w:val="22"/>
        </w:rPr>
        <w:t>PERSONERIA</w:t>
      </w:r>
    </w:p>
    <w:p w14:paraId="10840D4B"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Que tal como surge de la copia de poder general que acompaño, que declaro bajo juramento es fiel a su original que se encuentra vigente, soy mandataria de LIBRA COMPAÑIA ARGENTINA DE SEGUROS S.A., con domicilio real en Olazábal 1515, piso 5 </w:t>
      </w:r>
      <w:proofErr w:type="spellStart"/>
      <w:r w:rsidRPr="008A4097">
        <w:rPr>
          <w:rFonts w:ascii="Arial" w:eastAsia="Arial" w:hAnsi="Arial" w:cs="Arial"/>
          <w:sz w:val="22"/>
          <w:szCs w:val="22"/>
        </w:rPr>
        <w:t>of</w:t>
      </w:r>
      <w:proofErr w:type="spellEnd"/>
      <w:r w:rsidRPr="008A4097">
        <w:rPr>
          <w:rFonts w:ascii="Arial" w:eastAsia="Arial" w:hAnsi="Arial" w:cs="Arial"/>
          <w:sz w:val="22"/>
          <w:szCs w:val="22"/>
        </w:rPr>
        <w:t>. 505, de la Ciudad de Buenos Aires.</w:t>
      </w:r>
    </w:p>
    <w:p w14:paraId="79AA5040" w14:textId="77777777" w:rsidR="008A4097" w:rsidRPr="008A4097" w:rsidRDefault="008A4097" w:rsidP="00B357E0">
      <w:pPr>
        <w:spacing w:line="360" w:lineRule="auto"/>
        <w:ind w:firstLine="851"/>
        <w:jc w:val="both"/>
        <w:rPr>
          <w:rFonts w:ascii="Arial" w:eastAsia="Arial" w:hAnsi="Arial" w:cs="Arial"/>
          <w:sz w:val="22"/>
          <w:szCs w:val="22"/>
        </w:rPr>
      </w:pPr>
    </w:p>
    <w:p w14:paraId="34FEB197" w14:textId="77777777" w:rsidR="00BB7A48" w:rsidRPr="006568E4" w:rsidRDefault="00BB7A48" w:rsidP="00B357E0">
      <w:pPr>
        <w:pStyle w:val="Prrafodelista"/>
        <w:numPr>
          <w:ilvl w:val="0"/>
          <w:numId w:val="15"/>
        </w:numPr>
        <w:spacing w:after="0" w:line="360" w:lineRule="auto"/>
        <w:jc w:val="both"/>
        <w:rPr>
          <w:rFonts w:ascii="Arial" w:eastAsia="Arial" w:hAnsi="Arial" w:cs="Arial"/>
          <w:b/>
          <w:bCs/>
          <w:sz w:val="22"/>
          <w:szCs w:val="22"/>
        </w:rPr>
      </w:pPr>
      <w:r w:rsidRPr="006568E4">
        <w:rPr>
          <w:rFonts w:ascii="Arial" w:eastAsia="Arial" w:hAnsi="Arial" w:cs="Arial"/>
          <w:b/>
          <w:bCs/>
          <w:sz w:val="22"/>
          <w:szCs w:val="22"/>
        </w:rPr>
        <w:t>OBJETO</w:t>
      </w:r>
    </w:p>
    <w:p w14:paraId="57597ECB" w14:textId="51A55166" w:rsidR="008A4097" w:rsidRPr="008A4097" w:rsidRDefault="008A4097" w:rsidP="00B357E0">
      <w:pPr>
        <w:pStyle w:val="Textoindependiente"/>
        <w:spacing w:before="256" w:line="360" w:lineRule="auto"/>
        <w:ind w:right="141" w:firstLine="708"/>
        <w:jc w:val="both"/>
        <w:rPr>
          <w:rFonts w:ascii="Arial" w:hAnsi="Arial" w:cs="Arial"/>
          <w:sz w:val="22"/>
          <w:szCs w:val="22"/>
        </w:rPr>
      </w:pPr>
      <w:r w:rsidRPr="008A4097">
        <w:rPr>
          <w:rFonts w:ascii="Arial" w:hAnsi="Arial" w:cs="Arial"/>
          <w:sz w:val="22"/>
          <w:szCs w:val="22"/>
        </w:rPr>
        <w:t>Que vengo en legal tiempo y forma a contestar la demanda de la cual se le ha corrido traslado a mi representada solicitando el rechazo de la pretensión impetrada por la parte actora, con expresa imposición de costas por las consideraciones de hecho y derecho que a continuación expondré.</w:t>
      </w:r>
    </w:p>
    <w:p w14:paraId="38C7ED75" w14:textId="77777777" w:rsidR="008A4097" w:rsidRPr="008A4097" w:rsidRDefault="008A4097" w:rsidP="00B357E0">
      <w:pPr>
        <w:pStyle w:val="Textoindependiente"/>
        <w:spacing w:before="256" w:line="360" w:lineRule="auto"/>
        <w:ind w:right="141" w:firstLine="708"/>
        <w:jc w:val="both"/>
        <w:rPr>
          <w:rFonts w:ascii="Arial" w:hAnsi="Arial" w:cs="Arial"/>
          <w:sz w:val="22"/>
          <w:szCs w:val="22"/>
        </w:rPr>
      </w:pPr>
    </w:p>
    <w:p w14:paraId="6DFDD2A5" w14:textId="77777777" w:rsidR="00BB7A48" w:rsidRPr="006568E4" w:rsidRDefault="00BB7A48" w:rsidP="00B357E0">
      <w:pPr>
        <w:pStyle w:val="Prrafodelista"/>
        <w:numPr>
          <w:ilvl w:val="0"/>
          <w:numId w:val="15"/>
        </w:numPr>
        <w:spacing w:after="0" w:line="360" w:lineRule="auto"/>
        <w:jc w:val="both"/>
        <w:rPr>
          <w:rFonts w:ascii="Arial" w:eastAsia="Arial" w:hAnsi="Arial" w:cs="Arial"/>
          <w:b/>
          <w:bCs/>
          <w:sz w:val="22"/>
          <w:szCs w:val="22"/>
        </w:rPr>
      </w:pPr>
      <w:r w:rsidRPr="006568E4">
        <w:rPr>
          <w:rFonts w:ascii="Arial" w:eastAsia="Arial" w:hAnsi="Arial" w:cs="Arial"/>
          <w:b/>
          <w:bCs/>
          <w:sz w:val="22"/>
          <w:szCs w:val="22"/>
        </w:rPr>
        <w:t xml:space="preserve">ASUME COBERTURA - DENUNCIA LÍMITE - FORMULA RESERVA </w:t>
      </w:r>
    </w:p>
    <w:p w14:paraId="3D86F981" w14:textId="56F80C0D"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En el caso de autos, la aquí demandada, Sr. </w:t>
      </w:r>
      <w:r w:rsidR="000522C8" w:rsidRPr="000522C8">
        <w:rPr>
          <w:rFonts w:ascii="Arial" w:eastAsia="Arial" w:hAnsi="Arial" w:cs="Arial"/>
          <w:sz w:val="22"/>
          <w:szCs w:val="22"/>
        </w:rPr>
        <w:t>VIEZZOLI FERNANDO GABRIEL</w:t>
      </w:r>
      <w:r w:rsidRPr="008A4097">
        <w:rPr>
          <w:rFonts w:ascii="Arial" w:eastAsia="Arial" w:hAnsi="Arial" w:cs="Arial"/>
          <w:sz w:val="22"/>
          <w:szCs w:val="22"/>
        </w:rPr>
        <w:t xml:space="preserve">, contrató oportunamente una póliza de seguro automotor </w:t>
      </w:r>
      <w:proofErr w:type="spellStart"/>
      <w:r w:rsidRPr="008A4097">
        <w:rPr>
          <w:rFonts w:ascii="Arial" w:eastAsia="Arial" w:hAnsi="Arial" w:cs="Arial"/>
          <w:sz w:val="22"/>
          <w:szCs w:val="22"/>
        </w:rPr>
        <w:t>N°</w:t>
      </w:r>
      <w:proofErr w:type="spellEnd"/>
      <w:r w:rsidRPr="008A4097">
        <w:rPr>
          <w:rFonts w:ascii="Arial" w:eastAsia="Arial" w:hAnsi="Arial" w:cs="Arial"/>
          <w:sz w:val="22"/>
          <w:szCs w:val="22"/>
        </w:rPr>
        <w:t xml:space="preserve"> </w:t>
      </w:r>
      <w:r w:rsidR="000522C8" w:rsidRPr="000522C8">
        <w:rPr>
          <w:rFonts w:ascii="Arial" w:eastAsia="Arial" w:hAnsi="Arial" w:cs="Arial"/>
          <w:sz w:val="22"/>
          <w:szCs w:val="22"/>
        </w:rPr>
        <w:t>1562890</w:t>
      </w:r>
      <w:r w:rsidRPr="008A4097">
        <w:rPr>
          <w:rFonts w:ascii="Arial" w:eastAsia="Arial" w:hAnsi="Arial" w:cs="Arial"/>
          <w:sz w:val="22"/>
          <w:szCs w:val="22"/>
        </w:rPr>
        <w:t xml:space="preserve">, con cobertura de "Responsabilidad Civil hacia terceros transportados y no transportados, respecto del automóvil </w:t>
      </w:r>
      <w:r w:rsidR="00681970">
        <w:rPr>
          <w:rFonts w:ascii="Arial" w:eastAsia="Arial" w:hAnsi="Arial" w:cs="Arial"/>
          <w:sz w:val="22"/>
          <w:szCs w:val="22"/>
        </w:rPr>
        <w:t xml:space="preserve">FORD </w:t>
      </w:r>
      <w:r w:rsidR="00681970" w:rsidRPr="00681970">
        <w:rPr>
          <w:rFonts w:ascii="Arial" w:eastAsia="Arial" w:hAnsi="Arial" w:cs="Arial"/>
          <w:sz w:val="22"/>
          <w:szCs w:val="22"/>
        </w:rPr>
        <w:t>F-100 XLT</w:t>
      </w:r>
      <w:r w:rsidR="00681970">
        <w:rPr>
          <w:rFonts w:ascii="Arial" w:eastAsia="Arial" w:hAnsi="Arial" w:cs="Arial"/>
          <w:sz w:val="22"/>
          <w:szCs w:val="22"/>
        </w:rPr>
        <w:t xml:space="preserve"> </w:t>
      </w:r>
      <w:r w:rsidRPr="008A4097">
        <w:rPr>
          <w:rFonts w:ascii="Arial" w:eastAsia="Arial" w:hAnsi="Arial" w:cs="Arial"/>
          <w:sz w:val="22"/>
          <w:szCs w:val="22"/>
        </w:rPr>
        <w:t xml:space="preserve">dominio </w:t>
      </w:r>
      <w:r w:rsidR="00681970" w:rsidRPr="00681970">
        <w:rPr>
          <w:rFonts w:ascii="Arial" w:eastAsia="Arial" w:hAnsi="Arial" w:cs="Arial"/>
          <w:sz w:val="22"/>
          <w:szCs w:val="22"/>
        </w:rPr>
        <w:t>UZL232</w:t>
      </w:r>
      <w:r w:rsidRPr="008A4097">
        <w:rPr>
          <w:rFonts w:ascii="Arial" w:eastAsia="Arial" w:hAnsi="Arial" w:cs="Arial"/>
          <w:sz w:val="22"/>
          <w:szCs w:val="22"/>
        </w:rPr>
        <w:t>, hasta la suma máxima por acontecimiento detallada en el riesgo". Se limita a la suma de $1</w:t>
      </w:r>
      <w:r w:rsidR="00681970">
        <w:rPr>
          <w:rFonts w:ascii="Arial" w:eastAsia="Arial" w:hAnsi="Arial" w:cs="Arial"/>
          <w:sz w:val="22"/>
          <w:szCs w:val="22"/>
        </w:rPr>
        <w:t>60</w:t>
      </w:r>
      <w:r w:rsidRPr="008A4097">
        <w:rPr>
          <w:rFonts w:ascii="Arial" w:eastAsia="Arial" w:hAnsi="Arial" w:cs="Arial"/>
          <w:sz w:val="22"/>
          <w:szCs w:val="22"/>
        </w:rPr>
        <w:t xml:space="preserve">.000.000,00 tal como se establece en el Frente de póliza y en la </w:t>
      </w:r>
      <w:proofErr w:type="spellStart"/>
      <w:r w:rsidRPr="008A4097">
        <w:rPr>
          <w:rFonts w:ascii="Arial" w:eastAsia="Arial" w:hAnsi="Arial" w:cs="Arial"/>
          <w:sz w:val="22"/>
          <w:szCs w:val="22"/>
        </w:rPr>
        <w:t>clausula</w:t>
      </w:r>
      <w:proofErr w:type="spellEnd"/>
      <w:r w:rsidRPr="008A4097">
        <w:rPr>
          <w:rFonts w:ascii="Arial" w:eastAsia="Arial" w:hAnsi="Arial" w:cs="Arial"/>
          <w:sz w:val="22"/>
          <w:szCs w:val="22"/>
        </w:rPr>
        <w:t xml:space="preserve"> CG-RC 01.1 - Responsabilidad Civil - Riesgo Cubierto:</w:t>
      </w:r>
      <w:r w:rsidRPr="008A4097">
        <w:rPr>
          <w:rFonts w:ascii="Arial" w:eastAsia="Arial" w:hAnsi="Arial" w:cs="Arial"/>
          <w:b/>
          <w:bCs/>
          <w:sz w:val="22"/>
          <w:szCs w:val="22"/>
        </w:rPr>
        <w:t xml:space="preserve"> </w:t>
      </w:r>
      <w:r w:rsidRPr="008A4097">
        <w:rPr>
          <w:rFonts w:ascii="Arial" w:eastAsia="Arial" w:hAnsi="Arial" w:cs="Arial"/>
          <w:sz w:val="22"/>
          <w:szCs w:val="22"/>
        </w:rPr>
        <w:t xml:space="preserve">[…] </w:t>
      </w:r>
      <w:r w:rsidRPr="008A4097">
        <w:rPr>
          <w:rFonts w:ascii="Arial" w:eastAsia="Arial" w:hAnsi="Arial" w:cs="Arial"/>
          <w:i/>
          <w:iCs/>
          <w:sz w:val="22"/>
          <w:szCs w:val="22"/>
        </w:rPr>
        <w:t xml:space="preserve">El Asegurador se obliga a mantener indemne al Asegurado y/o a la persona que con su autorización conduzca el vehículo objeto del seguro (en adelante el Conductor), por cuanto deban a un tercero como consecuencia de daños causados por </w:t>
      </w:r>
      <w:r w:rsidRPr="008A4097">
        <w:rPr>
          <w:rFonts w:ascii="Arial" w:eastAsia="Arial" w:hAnsi="Arial" w:cs="Arial"/>
          <w:i/>
          <w:iCs/>
          <w:sz w:val="22"/>
          <w:szCs w:val="22"/>
        </w:rPr>
        <w:lastRenderedPageBreak/>
        <w:t xml:space="preserve">ese vehículo o por la carga que transporte en condiciones reglamentarias, por hechos acaecidos en el plazo convenido, </w:t>
      </w:r>
      <w:proofErr w:type="gramStart"/>
      <w:r w:rsidRPr="008A4097">
        <w:rPr>
          <w:rFonts w:ascii="Arial" w:eastAsia="Arial" w:hAnsi="Arial" w:cs="Arial"/>
          <w:i/>
          <w:iCs/>
          <w:sz w:val="22"/>
          <w:szCs w:val="22"/>
        </w:rPr>
        <w:t>en razón de</w:t>
      </w:r>
      <w:proofErr w:type="gramEnd"/>
      <w:r w:rsidRPr="008A4097">
        <w:rPr>
          <w:rFonts w:ascii="Arial" w:eastAsia="Arial" w:hAnsi="Arial" w:cs="Arial"/>
          <w:i/>
          <w:iCs/>
          <w:sz w:val="22"/>
          <w:szCs w:val="22"/>
        </w:rPr>
        <w:t xml:space="preserv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Se entiende por acontecimiento todo evento que pueda ocasionar uno o más reclamos producto de un mismo hecho generador </w:t>
      </w:r>
      <w:r w:rsidRPr="008A4097">
        <w:rPr>
          <w:rFonts w:ascii="Arial" w:eastAsia="Arial" w:hAnsi="Arial" w:cs="Arial"/>
          <w:sz w:val="22"/>
          <w:szCs w:val="22"/>
        </w:rPr>
        <w:t>[…]</w:t>
      </w:r>
    </w:p>
    <w:p w14:paraId="7E1EA38D"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78754251"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b/>
          <w:bCs/>
          <w:sz w:val="22"/>
          <w:szCs w:val="22"/>
        </w:rPr>
        <w:t xml:space="preserve">LIMITE DE COBERTURA: </w:t>
      </w:r>
      <w:r w:rsidRPr="008A4097">
        <w:rPr>
          <w:rFonts w:ascii="Arial" w:eastAsia="Arial" w:hAnsi="Arial" w:cs="Arial"/>
          <w:sz w:val="22"/>
          <w:szCs w:val="22"/>
        </w:rPr>
        <w:t>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w:t>
      </w:r>
    </w:p>
    <w:p w14:paraId="457E256C"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De modo tal que, en caso de resultar condenado el asegurado, la condena solo podrá ser extendida en la medida del seguro y hasta el límite de cobertura contratado. Como se ha señalado “habrá de tenerse presente que ello resulta de la previsión contenida en el art. 118.3 Ley de Seguros, ya que la sentencia de condena contra el responsable civil será ejecutable contra el asegurador “en la medida del seguro”, debiendo ello entenderse como entidad cuantitativa referida a los límites económicos de garantía </w:t>
      </w:r>
      <w:proofErr w:type="spellStart"/>
      <w:r w:rsidRPr="008A4097">
        <w:rPr>
          <w:rFonts w:ascii="Arial" w:eastAsia="Arial" w:hAnsi="Arial" w:cs="Arial"/>
          <w:sz w:val="22"/>
          <w:szCs w:val="22"/>
        </w:rPr>
        <w:t>asegurativa</w:t>
      </w:r>
      <w:proofErr w:type="spellEnd"/>
      <w:r w:rsidRPr="008A4097">
        <w:rPr>
          <w:rFonts w:ascii="Arial" w:eastAsia="Arial" w:hAnsi="Arial" w:cs="Arial"/>
          <w:sz w:val="22"/>
          <w:szCs w:val="22"/>
        </w:rPr>
        <w:t xml:space="preserve">, como así también a la delimitación subjetiva y objetiva del riesgo” (Stiglitz, Ruben S., Jurisprudencia anotada SJA 2/3/2005 JA 2005-I-786 Comentario al fallo de la C. </w:t>
      </w:r>
      <w:proofErr w:type="spellStart"/>
      <w:r w:rsidRPr="008A4097">
        <w:rPr>
          <w:rFonts w:ascii="Arial" w:eastAsia="Arial" w:hAnsi="Arial" w:cs="Arial"/>
          <w:sz w:val="22"/>
          <w:szCs w:val="22"/>
        </w:rPr>
        <w:t>Nac</w:t>
      </w:r>
      <w:proofErr w:type="spellEnd"/>
      <w:r w:rsidRPr="008A4097">
        <w:rPr>
          <w:rFonts w:ascii="Arial" w:eastAsia="Arial" w:hAnsi="Arial" w:cs="Arial"/>
          <w:sz w:val="22"/>
          <w:szCs w:val="22"/>
        </w:rPr>
        <w:t xml:space="preserve">. </w:t>
      </w:r>
      <w:proofErr w:type="spellStart"/>
      <w:r w:rsidRPr="008A4097">
        <w:rPr>
          <w:rFonts w:ascii="Arial" w:eastAsia="Arial" w:hAnsi="Arial" w:cs="Arial"/>
          <w:sz w:val="22"/>
          <w:szCs w:val="22"/>
        </w:rPr>
        <w:t>Civ</w:t>
      </w:r>
      <w:proofErr w:type="spellEnd"/>
      <w:r w:rsidRPr="008A4097">
        <w:rPr>
          <w:rFonts w:ascii="Arial" w:eastAsia="Arial" w:hAnsi="Arial" w:cs="Arial"/>
          <w:sz w:val="22"/>
          <w:szCs w:val="22"/>
        </w:rPr>
        <w:t xml:space="preserve">, Sala G, 6/7/2004 – Diaz, Elvira C v. Empresa </w:t>
      </w:r>
      <w:proofErr w:type="spellStart"/>
      <w:r w:rsidRPr="008A4097">
        <w:rPr>
          <w:rFonts w:ascii="Arial" w:eastAsia="Arial" w:hAnsi="Arial" w:cs="Arial"/>
          <w:sz w:val="22"/>
          <w:szCs w:val="22"/>
        </w:rPr>
        <w:t>Gutierrez</w:t>
      </w:r>
      <w:proofErr w:type="spellEnd"/>
      <w:r w:rsidRPr="008A4097">
        <w:rPr>
          <w:rFonts w:ascii="Arial" w:eastAsia="Arial" w:hAnsi="Arial" w:cs="Arial"/>
          <w:sz w:val="22"/>
          <w:szCs w:val="22"/>
        </w:rPr>
        <w:t xml:space="preserve"> SRL y otro).</w:t>
      </w:r>
    </w:p>
    <w:p w14:paraId="136E6DCA"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En este sentido, reiteradamente la Corte Suprema de Justicia de la Nación ha sostenido que deben ser respetados los límites establecidos en los contratos de seguro y que las cláusulas contractuales del seguro son oponibles a la víctima de un accidente de tránsito. (</w:t>
      </w:r>
      <w:proofErr w:type="gramStart"/>
      <w:r w:rsidRPr="008A4097">
        <w:rPr>
          <w:rFonts w:ascii="Arial" w:eastAsia="Arial" w:hAnsi="Arial" w:cs="Arial"/>
          <w:sz w:val="22"/>
          <w:szCs w:val="22"/>
        </w:rPr>
        <w:t>Fallos:329:3054</w:t>
      </w:r>
      <w:proofErr w:type="gramEnd"/>
      <w:r w:rsidRPr="008A4097">
        <w:rPr>
          <w:rFonts w:ascii="Arial" w:eastAsia="Arial" w:hAnsi="Arial" w:cs="Arial"/>
          <w:sz w:val="22"/>
          <w:szCs w:val="22"/>
        </w:rPr>
        <w:t xml:space="preserve"> y </w:t>
      </w:r>
      <w:proofErr w:type="gramStart"/>
      <w:r w:rsidRPr="008A4097">
        <w:rPr>
          <w:rFonts w:ascii="Arial" w:eastAsia="Arial" w:hAnsi="Arial" w:cs="Arial"/>
          <w:sz w:val="22"/>
          <w:szCs w:val="22"/>
        </w:rPr>
        <w:t>3488;330:3483</w:t>
      </w:r>
      <w:proofErr w:type="gramEnd"/>
      <w:r w:rsidRPr="008A4097">
        <w:rPr>
          <w:rFonts w:ascii="Arial" w:eastAsia="Arial" w:hAnsi="Arial" w:cs="Arial"/>
          <w:sz w:val="22"/>
          <w:szCs w:val="22"/>
        </w:rPr>
        <w:t xml:space="preserve"> y 331:379 y causas CSJ166/2007 (43-0) </w:t>
      </w:r>
      <w:r w:rsidRPr="008A4097">
        <w:rPr>
          <w:rFonts w:ascii="Arial" w:eastAsia="Arial" w:hAnsi="Arial" w:cs="Arial"/>
          <w:sz w:val="22"/>
          <w:szCs w:val="22"/>
        </w:rPr>
        <w:lastRenderedPageBreak/>
        <w:t>/ CS1"</w:t>
      </w:r>
      <w:proofErr w:type="gramStart"/>
      <w:r w:rsidRPr="008A4097">
        <w:rPr>
          <w:rFonts w:ascii="Arial" w:eastAsia="Arial" w:hAnsi="Arial" w:cs="Arial"/>
          <w:sz w:val="22"/>
          <w:szCs w:val="22"/>
        </w:rPr>
        <w:t>Obarrio,MaríaPía</w:t>
      </w:r>
      <w:proofErr w:type="gramEnd"/>
      <w:r w:rsidRPr="008A4097">
        <w:rPr>
          <w:rFonts w:ascii="Arial" w:eastAsia="Arial" w:hAnsi="Arial" w:cs="Arial"/>
          <w:sz w:val="22"/>
          <w:szCs w:val="22"/>
        </w:rPr>
        <w:t xml:space="preserve"> c/ </w:t>
      </w:r>
      <w:proofErr w:type="spellStart"/>
      <w:r w:rsidRPr="008A4097">
        <w:rPr>
          <w:rFonts w:ascii="Arial" w:eastAsia="Arial" w:hAnsi="Arial" w:cs="Arial"/>
          <w:sz w:val="22"/>
          <w:szCs w:val="22"/>
        </w:rPr>
        <w:t>Microómnibus</w:t>
      </w:r>
      <w:proofErr w:type="spellEnd"/>
      <w:r w:rsidRPr="008A4097">
        <w:rPr>
          <w:rFonts w:ascii="Arial" w:eastAsia="Arial" w:hAnsi="Arial" w:cs="Arial"/>
          <w:sz w:val="22"/>
          <w:szCs w:val="22"/>
        </w:rPr>
        <w:t xml:space="preserve"> Norte </w:t>
      </w:r>
      <w:proofErr w:type="spellStart"/>
      <w:r w:rsidRPr="008A4097">
        <w:rPr>
          <w:rFonts w:ascii="Arial" w:eastAsia="Arial" w:hAnsi="Arial" w:cs="Arial"/>
          <w:sz w:val="22"/>
          <w:szCs w:val="22"/>
        </w:rPr>
        <w:t>S.</w:t>
      </w:r>
      <w:proofErr w:type="gramStart"/>
      <w:r w:rsidRPr="008A4097">
        <w:rPr>
          <w:rFonts w:ascii="Arial" w:eastAsia="Arial" w:hAnsi="Arial" w:cs="Arial"/>
          <w:sz w:val="22"/>
          <w:szCs w:val="22"/>
        </w:rPr>
        <w:t>A.y</w:t>
      </w:r>
      <w:proofErr w:type="spellEnd"/>
      <w:proofErr w:type="gramEnd"/>
      <w:r w:rsidRPr="008A4097">
        <w:rPr>
          <w:rFonts w:ascii="Arial" w:eastAsia="Arial" w:hAnsi="Arial" w:cs="Arial"/>
          <w:sz w:val="22"/>
          <w:szCs w:val="22"/>
        </w:rPr>
        <w:t xml:space="preserve"> otros" y CSJ327/2007(43-</w:t>
      </w:r>
      <w:proofErr w:type="gramStart"/>
      <w:r w:rsidRPr="008A4097">
        <w:rPr>
          <w:rFonts w:ascii="Arial" w:eastAsia="Arial" w:hAnsi="Arial" w:cs="Arial"/>
          <w:sz w:val="22"/>
          <w:szCs w:val="22"/>
        </w:rPr>
        <w:t>G)/</w:t>
      </w:r>
      <w:proofErr w:type="gramEnd"/>
      <w:r w:rsidRPr="008A4097">
        <w:rPr>
          <w:rFonts w:ascii="Arial" w:eastAsia="Arial" w:hAnsi="Arial" w:cs="Arial"/>
          <w:sz w:val="22"/>
          <w:szCs w:val="22"/>
        </w:rPr>
        <w:t xml:space="preserve">CS1 "Gauna, Agustín y su acumulado c/ La Economía Comercial </w:t>
      </w:r>
      <w:proofErr w:type="spellStart"/>
      <w:r w:rsidRPr="008A4097">
        <w:rPr>
          <w:rFonts w:ascii="Arial" w:eastAsia="Arial" w:hAnsi="Arial" w:cs="Arial"/>
          <w:sz w:val="22"/>
          <w:szCs w:val="22"/>
        </w:rPr>
        <w:t>S.A.de</w:t>
      </w:r>
      <w:proofErr w:type="spellEnd"/>
      <w:r w:rsidRPr="008A4097">
        <w:rPr>
          <w:rFonts w:ascii="Arial" w:eastAsia="Arial" w:hAnsi="Arial" w:cs="Arial"/>
          <w:sz w:val="22"/>
          <w:szCs w:val="22"/>
        </w:rPr>
        <w:t xml:space="preserve"> Seguros Generales y </w:t>
      </w:r>
      <w:proofErr w:type="spellStart"/>
      <w:r w:rsidRPr="008A4097">
        <w:rPr>
          <w:rFonts w:ascii="Arial" w:eastAsia="Arial" w:hAnsi="Arial" w:cs="Arial"/>
          <w:sz w:val="22"/>
          <w:szCs w:val="22"/>
        </w:rPr>
        <w:t>otro</w:t>
      </w:r>
      <w:proofErr w:type="gramStart"/>
      <w:r w:rsidRPr="008A4097">
        <w:rPr>
          <w:rFonts w:ascii="Arial" w:eastAsia="Arial" w:hAnsi="Arial" w:cs="Arial"/>
          <w:sz w:val="22"/>
          <w:szCs w:val="22"/>
        </w:rPr>
        <w:t>",sentencias</w:t>
      </w:r>
      <w:proofErr w:type="spellEnd"/>
      <w:proofErr w:type="gramEnd"/>
      <w:r w:rsidRPr="008A4097">
        <w:rPr>
          <w:rFonts w:ascii="Arial" w:eastAsia="Arial" w:hAnsi="Arial" w:cs="Arial"/>
          <w:sz w:val="22"/>
          <w:szCs w:val="22"/>
        </w:rPr>
        <w:t xml:space="preserve"> de l4 de </w:t>
      </w:r>
      <w:proofErr w:type="spellStart"/>
      <w:r w:rsidRPr="008A4097">
        <w:rPr>
          <w:rFonts w:ascii="Arial" w:eastAsia="Arial" w:hAnsi="Arial" w:cs="Arial"/>
          <w:sz w:val="22"/>
          <w:szCs w:val="22"/>
        </w:rPr>
        <w:t>marzode</w:t>
      </w:r>
      <w:proofErr w:type="spellEnd"/>
      <w:r w:rsidRPr="008A4097">
        <w:rPr>
          <w:rFonts w:ascii="Arial" w:eastAsia="Arial" w:hAnsi="Arial" w:cs="Arial"/>
          <w:sz w:val="22"/>
          <w:szCs w:val="22"/>
        </w:rPr>
        <w:t xml:space="preserve"> 2008).</w:t>
      </w:r>
    </w:p>
    <w:p w14:paraId="0E7691C9"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relación jurídica, los damnificados revisten la condición de terceros frente a los contratantes (causa "</w:t>
      </w:r>
      <w:proofErr w:type="spellStart"/>
      <w:r w:rsidRPr="008A4097">
        <w:rPr>
          <w:rFonts w:ascii="Arial" w:eastAsia="Arial" w:hAnsi="Arial" w:cs="Arial"/>
          <w:sz w:val="22"/>
          <w:szCs w:val="22"/>
        </w:rPr>
        <w:t>Buffoni</w:t>
      </w:r>
      <w:proofErr w:type="spellEnd"/>
      <w:r w:rsidRPr="008A4097">
        <w:rPr>
          <w:rFonts w:ascii="Arial" w:eastAsia="Arial" w:hAnsi="Arial" w:cs="Arial"/>
          <w:sz w:val="22"/>
          <w:szCs w:val="22"/>
        </w:rPr>
        <w:t>" - Fallos: 337:329).</w:t>
      </w:r>
    </w:p>
    <w:p w14:paraId="75C396B8"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w:t>
      </w:r>
    </w:p>
    <w:p w14:paraId="6B7A14B7"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En lo relativo al daño ocasionado el asegurado es en quien recae la obligación de reparar el daño ocasionado y el asegurado debe garantizar la indemnidad del asegurado en la medida del seguro. Es decir que el origen de la obligación en cabeza de la aseguradora no es el daño sino el “contrato de seguro”.</w:t>
      </w:r>
    </w:p>
    <w:p w14:paraId="4579A4B2"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Así, del Art. 68 de la Ley de Tránsito no surge que la cobertura deba ser integral, irrestricta o limitada, en tanto la norma si bien establece la obligatoriedad del seguro de responsabilidad civil no determina la extensión de responsabilidad de la aseguradora.</w:t>
      </w:r>
    </w:p>
    <w:p w14:paraId="66B01003"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Por tal motivo, la CSJN ha reiterado </w:t>
      </w:r>
      <w:proofErr w:type="gramStart"/>
      <w:r w:rsidRPr="008A4097">
        <w:rPr>
          <w:rFonts w:ascii="Arial" w:eastAsia="Arial" w:hAnsi="Arial" w:cs="Arial"/>
          <w:sz w:val="22"/>
          <w:szCs w:val="22"/>
        </w:rPr>
        <w:t>que</w:t>
      </w:r>
      <w:proofErr w:type="gramEnd"/>
      <w:r w:rsidRPr="008A4097">
        <w:rPr>
          <w:rFonts w:ascii="Arial" w:eastAsia="Arial" w:hAnsi="Arial" w:cs="Arial"/>
          <w:sz w:val="22"/>
          <w:szCs w:val="22"/>
        </w:rPr>
        <w:t xml:space="preserv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w:t>
      </w:r>
    </w:p>
    <w:p w14:paraId="0B632AA5"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Los límites de cobertura, sea en seguros obligatorios o voluntarios, constituyen un </w:t>
      </w:r>
      <w:proofErr w:type="gramStart"/>
      <w:r w:rsidRPr="008A4097">
        <w:rPr>
          <w:rFonts w:ascii="Arial" w:eastAsia="Arial" w:hAnsi="Arial" w:cs="Arial"/>
          <w:sz w:val="22"/>
          <w:szCs w:val="22"/>
        </w:rPr>
        <w:t>elementos esencial</w:t>
      </w:r>
      <w:proofErr w:type="gramEnd"/>
      <w:r w:rsidRPr="008A4097">
        <w:rPr>
          <w:rFonts w:ascii="Arial" w:eastAsia="Arial" w:hAnsi="Arial" w:cs="Arial"/>
          <w:sz w:val="22"/>
          <w:szCs w:val="22"/>
        </w:rPr>
        <w:t xml:space="preserve"> en la estructura técnica del seguro y su falta de consideración puede perjudicar la solvencia de las aseguradoras, la relación de estas con su </w:t>
      </w:r>
      <w:r w:rsidRPr="008A4097">
        <w:rPr>
          <w:rFonts w:ascii="Arial" w:eastAsia="Arial" w:hAnsi="Arial" w:cs="Arial"/>
          <w:sz w:val="22"/>
          <w:szCs w:val="22"/>
        </w:rPr>
        <w:lastRenderedPageBreak/>
        <w:t>reaseguro, el respaldo hacia los asegurados y, por consiguiente, al mercado asegurador en general.</w:t>
      </w:r>
    </w:p>
    <w:p w14:paraId="7667B077"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indemnización —limitada o tasada—, en la medida que el sistema en cuestión sea razonable.</w:t>
      </w:r>
    </w:p>
    <w:p w14:paraId="02E9ABBD"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596E115B"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Tampoco sirve que como fundamento invocar la Ley de Defensa del Consumidor (texto, según la ley 26.361), ya que la misma no condiciona en modo alguno lo expuesto en los anteriores </w:t>
      </w:r>
      <w:proofErr w:type="spellStart"/>
      <w:r w:rsidRPr="008A4097">
        <w:rPr>
          <w:rFonts w:ascii="Arial" w:eastAsia="Arial" w:hAnsi="Arial" w:cs="Arial"/>
          <w:sz w:val="22"/>
          <w:szCs w:val="22"/>
        </w:rPr>
        <w:t>parrafos</w:t>
      </w:r>
      <w:proofErr w:type="spellEnd"/>
      <w:r w:rsidRPr="008A4097">
        <w:rPr>
          <w:rFonts w:ascii="Arial" w:eastAsia="Arial" w:hAnsi="Arial" w:cs="Arial"/>
          <w:sz w:val="22"/>
          <w:szCs w:val="22"/>
        </w:rPr>
        <w:t xml:space="preserve">, puesto que se trata de una ley general posterior que no deroga ni modifica una ley especial anterior, cuando dicha ley regula un régimen singular tal 4 como ocurre en el caso de los contratos de seguro. Y si bien prevé que </w:t>
      </w:r>
      <w:r w:rsidRPr="008A4097">
        <w:rPr>
          <w:rFonts w:ascii="Arial" w:eastAsia="Arial" w:hAnsi="Arial" w:cs="Arial"/>
          <w:i/>
          <w:iCs/>
          <w:sz w:val="22"/>
          <w:szCs w:val="22"/>
        </w:rPr>
        <w:t>“Las relaciones de consumo se rigen por el régimen establecido en esta ley y sus reglamentaciones sin perjuicio de que el proveedor, por la actividad que desarrolle, esté alcanzado asimismo por otra normativa específica”</w:t>
      </w:r>
      <w:r w:rsidRPr="008A4097">
        <w:rPr>
          <w:rFonts w:ascii="Arial" w:eastAsia="Arial" w:hAnsi="Arial" w:cs="Arial"/>
          <w:sz w:val="22"/>
          <w:szCs w:val="22"/>
        </w:rPr>
        <w:t xml:space="preserve">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Hugo Manuel y otros s/ daños y perjuicios", fallada el 9 de </w:t>
      </w:r>
      <w:proofErr w:type="spellStart"/>
      <w:r w:rsidRPr="008A4097">
        <w:rPr>
          <w:rFonts w:ascii="Arial" w:eastAsia="Arial" w:hAnsi="Arial" w:cs="Arial"/>
          <w:sz w:val="22"/>
          <w:szCs w:val="22"/>
        </w:rPr>
        <w:t>diciembrede</w:t>
      </w:r>
      <w:proofErr w:type="spellEnd"/>
      <w:r w:rsidRPr="008A4097">
        <w:rPr>
          <w:rFonts w:ascii="Arial" w:eastAsia="Arial" w:hAnsi="Arial" w:cs="Arial"/>
          <w:sz w:val="22"/>
          <w:szCs w:val="22"/>
        </w:rPr>
        <w:t xml:space="preserve"> 2009 y "</w:t>
      </w:r>
      <w:proofErr w:type="spellStart"/>
      <w:r w:rsidRPr="008A4097">
        <w:rPr>
          <w:rFonts w:ascii="Arial" w:eastAsia="Arial" w:hAnsi="Arial" w:cs="Arial"/>
          <w:sz w:val="22"/>
          <w:szCs w:val="22"/>
        </w:rPr>
        <w:t>Buffoni</w:t>
      </w:r>
      <w:proofErr w:type="spellEnd"/>
      <w:r w:rsidRPr="008A4097">
        <w:rPr>
          <w:rFonts w:ascii="Arial" w:eastAsia="Arial" w:hAnsi="Arial" w:cs="Arial"/>
          <w:sz w:val="22"/>
          <w:szCs w:val="22"/>
        </w:rPr>
        <w:t>"(Fallos:337:329).</w:t>
      </w:r>
    </w:p>
    <w:p w14:paraId="6E9CA387"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Tal como se </w:t>
      </w:r>
      <w:proofErr w:type="gramStart"/>
      <w:r w:rsidRPr="008A4097">
        <w:rPr>
          <w:rFonts w:ascii="Arial" w:eastAsia="Arial" w:hAnsi="Arial" w:cs="Arial"/>
          <w:sz w:val="22"/>
          <w:szCs w:val="22"/>
        </w:rPr>
        <w:t>pronunciara</w:t>
      </w:r>
      <w:proofErr w:type="gramEnd"/>
      <w:r w:rsidRPr="008A4097">
        <w:rPr>
          <w:rFonts w:ascii="Arial" w:eastAsia="Arial" w:hAnsi="Arial" w:cs="Arial"/>
          <w:sz w:val="22"/>
          <w:szCs w:val="22"/>
        </w:rPr>
        <w:t xml:space="preserve"> la CJSN los límites del contrato de seguro son plenamente válidos y oponible a las víctimas: “La obligación del asegurador de 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w:t>
      </w:r>
      <w:r w:rsidRPr="008A4097">
        <w:rPr>
          <w:rFonts w:ascii="Arial" w:eastAsia="Arial" w:hAnsi="Arial" w:cs="Arial"/>
          <w:sz w:val="22"/>
          <w:szCs w:val="22"/>
        </w:rPr>
        <w:lastRenderedPageBreak/>
        <w:t>tanto, no puede ser el objeto de una obligación civil” (CSJ 678/2013 (49-</w:t>
      </w:r>
      <w:proofErr w:type="gramStart"/>
      <w:r w:rsidRPr="008A4097">
        <w:rPr>
          <w:rFonts w:ascii="Arial" w:eastAsia="Arial" w:hAnsi="Arial" w:cs="Arial"/>
          <w:sz w:val="22"/>
          <w:szCs w:val="22"/>
        </w:rPr>
        <w:t>F)/</w:t>
      </w:r>
      <w:proofErr w:type="gramEnd"/>
      <w:r w:rsidRPr="008A4097">
        <w:rPr>
          <w:rFonts w:ascii="Arial" w:eastAsia="Arial" w:hAnsi="Arial" w:cs="Arial"/>
          <w:sz w:val="22"/>
          <w:szCs w:val="22"/>
        </w:rPr>
        <w:t xml:space="preserve">CS1 “Flores, Lorena Romina c/ </w:t>
      </w:r>
      <w:proofErr w:type="spellStart"/>
      <w:r w:rsidRPr="008A4097">
        <w:rPr>
          <w:rFonts w:ascii="Arial" w:eastAsia="Arial" w:hAnsi="Arial" w:cs="Arial"/>
          <w:sz w:val="22"/>
          <w:szCs w:val="22"/>
        </w:rPr>
        <w:t>Gimenez</w:t>
      </w:r>
      <w:proofErr w:type="spellEnd"/>
      <w:r w:rsidRPr="008A4097">
        <w:rPr>
          <w:rFonts w:ascii="Arial" w:eastAsia="Arial" w:hAnsi="Arial" w:cs="Arial"/>
          <w:sz w:val="22"/>
          <w:szCs w:val="22"/>
        </w:rPr>
        <w:t xml:space="preserve">, Marcelino Osvaldo y </w:t>
      </w:r>
      <w:proofErr w:type="spellStart"/>
      <w:r w:rsidRPr="008A4097">
        <w:rPr>
          <w:rFonts w:ascii="Arial" w:eastAsia="Arial" w:hAnsi="Arial" w:cs="Arial"/>
          <w:sz w:val="22"/>
          <w:szCs w:val="22"/>
        </w:rPr>
        <w:t>otro s</w:t>
      </w:r>
      <w:proofErr w:type="spellEnd"/>
      <w:r w:rsidRPr="008A4097">
        <w:rPr>
          <w:rFonts w:ascii="Arial" w:eastAsia="Arial" w:hAnsi="Arial" w:cs="Arial"/>
          <w:sz w:val="22"/>
          <w:szCs w:val="22"/>
        </w:rPr>
        <w:t xml:space="preserve">/ Daños y perjuicios – </w:t>
      </w:r>
      <w:proofErr w:type="spellStart"/>
      <w:r w:rsidRPr="008A4097">
        <w:rPr>
          <w:rFonts w:ascii="Arial" w:eastAsia="Arial" w:hAnsi="Arial" w:cs="Arial"/>
          <w:sz w:val="22"/>
          <w:szCs w:val="22"/>
        </w:rPr>
        <w:t>acc</w:t>
      </w:r>
      <w:proofErr w:type="spellEnd"/>
      <w:r w:rsidRPr="008A4097">
        <w:rPr>
          <w:rFonts w:ascii="Arial" w:eastAsia="Arial" w:hAnsi="Arial" w:cs="Arial"/>
          <w:sz w:val="22"/>
          <w:szCs w:val="22"/>
        </w:rPr>
        <w:t xml:space="preserve">. Tran. c/ les. O muerte). Ratificado el 24/04/2018 mediante causa 31171/2012 “Aimar, </w:t>
      </w:r>
      <w:proofErr w:type="spellStart"/>
      <w:r w:rsidRPr="008A4097">
        <w:rPr>
          <w:rFonts w:ascii="Arial" w:eastAsia="Arial" w:hAnsi="Arial" w:cs="Arial"/>
          <w:sz w:val="22"/>
          <w:szCs w:val="22"/>
        </w:rPr>
        <w:t>Maria</w:t>
      </w:r>
      <w:proofErr w:type="spellEnd"/>
      <w:r w:rsidRPr="008A4097">
        <w:rPr>
          <w:rFonts w:ascii="Arial" w:eastAsia="Arial" w:hAnsi="Arial" w:cs="Arial"/>
          <w:sz w:val="22"/>
          <w:szCs w:val="22"/>
        </w:rPr>
        <w:t xml:space="preserve"> Cristina y otro c/ Molina, </w:t>
      </w:r>
      <w:proofErr w:type="spellStart"/>
      <w:r w:rsidRPr="008A4097">
        <w:rPr>
          <w:rFonts w:ascii="Arial" w:eastAsia="Arial" w:hAnsi="Arial" w:cs="Arial"/>
          <w:sz w:val="22"/>
          <w:szCs w:val="22"/>
        </w:rPr>
        <w:t>Jose</w:t>
      </w:r>
      <w:proofErr w:type="spellEnd"/>
      <w:r w:rsidRPr="008A4097">
        <w:rPr>
          <w:rFonts w:ascii="Arial" w:eastAsia="Arial" w:hAnsi="Arial" w:cs="Arial"/>
          <w:sz w:val="22"/>
          <w:szCs w:val="22"/>
        </w:rPr>
        <w:t xml:space="preserve"> Alfredo y otros s/ Daños y Perjuicios”.</w:t>
      </w:r>
    </w:p>
    <w:p w14:paraId="0A3A703A"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En fecha el 14/12/2023 en los autos CIV 1728/2017/CS1 "Álvarez, Martín Lucero c/ Moscatelli, Emanuel Guillermo y </w:t>
      </w:r>
      <w:proofErr w:type="spellStart"/>
      <w:r w:rsidRPr="008A4097">
        <w:rPr>
          <w:rFonts w:ascii="Arial" w:eastAsia="Arial" w:hAnsi="Arial" w:cs="Arial"/>
          <w:sz w:val="22"/>
          <w:szCs w:val="22"/>
        </w:rPr>
        <w:t>otro s</w:t>
      </w:r>
      <w:proofErr w:type="spellEnd"/>
      <w:r w:rsidRPr="008A4097">
        <w:rPr>
          <w:rFonts w:ascii="Arial" w:eastAsia="Arial" w:hAnsi="Arial" w:cs="Arial"/>
          <w:sz w:val="22"/>
          <w:szCs w:val="22"/>
        </w:rPr>
        <w:t>/ Daños y Perjuicios", la CSJN ha ratificado su doctrina, despejando nuevamente toda opinión en contrario.</w:t>
      </w:r>
    </w:p>
    <w:p w14:paraId="7EF0100C"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En consecuencia, para el supuesto caso de prosperar la demanda entablada por la parte actora, solicito que la sentencia se haga extensiva a mi representada sólo hasta el límite de cobertura invocado.</w:t>
      </w:r>
    </w:p>
    <w:p w14:paraId="5AA4984A" w14:textId="77777777" w:rsidR="00BB7A48" w:rsidRPr="008A4097" w:rsidRDefault="00BB7A48" w:rsidP="00B357E0">
      <w:pPr>
        <w:spacing w:line="360" w:lineRule="auto"/>
        <w:ind w:firstLine="851"/>
        <w:jc w:val="both"/>
        <w:rPr>
          <w:rFonts w:ascii="Arial" w:eastAsia="Arial" w:hAnsi="Arial" w:cs="Arial"/>
          <w:sz w:val="22"/>
          <w:szCs w:val="22"/>
        </w:rPr>
      </w:pPr>
      <w:r w:rsidRPr="008A4097">
        <w:rPr>
          <w:rFonts w:ascii="Arial" w:eastAsia="Arial" w:hAnsi="Arial" w:cs="Arial"/>
          <w:b/>
          <w:bCs/>
          <w:sz w:val="22"/>
          <w:szCs w:val="22"/>
        </w:rPr>
        <w:t>DEFENSA EN JUICIO DEL ASEGURADO:</w:t>
      </w:r>
      <w:r w:rsidRPr="008A4097">
        <w:rPr>
          <w:rFonts w:ascii="Arial" w:eastAsia="Arial" w:hAnsi="Arial" w:cs="Arial"/>
          <w:sz w:val="22"/>
          <w:szCs w:val="22"/>
        </w:rPr>
        <w:t xml:space="preserve">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w:t>
      </w:r>
      <w:proofErr w:type="gramStart"/>
      <w:r w:rsidRPr="008A4097">
        <w:rPr>
          <w:rFonts w:ascii="Arial" w:eastAsia="Arial" w:hAnsi="Arial" w:cs="Arial"/>
          <w:sz w:val="22"/>
          <w:szCs w:val="22"/>
        </w:rPr>
        <w:t>los mismos</w:t>
      </w:r>
      <w:proofErr w:type="gramEnd"/>
      <w:r w:rsidRPr="008A4097">
        <w:rPr>
          <w:rFonts w:ascii="Arial" w:eastAsia="Arial" w:hAnsi="Arial" w:cs="Arial"/>
          <w:sz w:val="22"/>
          <w:szCs w:val="22"/>
        </w:rPr>
        <w:t>.</w:t>
      </w:r>
    </w:p>
    <w:p w14:paraId="698E3221" w14:textId="018B0129" w:rsidR="00A36965" w:rsidRPr="008A4097" w:rsidRDefault="00A36965" w:rsidP="00B357E0">
      <w:pPr>
        <w:spacing w:line="360" w:lineRule="auto"/>
        <w:ind w:firstLine="851"/>
        <w:jc w:val="both"/>
        <w:rPr>
          <w:rFonts w:ascii="Arial" w:hAnsi="Arial" w:cs="Arial"/>
          <w:sz w:val="22"/>
          <w:szCs w:val="22"/>
        </w:rPr>
      </w:pPr>
    </w:p>
    <w:p w14:paraId="2F590D14" w14:textId="228C83C5" w:rsidR="00E03A35" w:rsidRPr="006568E4" w:rsidRDefault="00E03A35" w:rsidP="00B357E0">
      <w:pPr>
        <w:pStyle w:val="Prrafodelista"/>
        <w:numPr>
          <w:ilvl w:val="0"/>
          <w:numId w:val="15"/>
        </w:numPr>
        <w:spacing w:line="360" w:lineRule="auto"/>
        <w:jc w:val="both"/>
        <w:rPr>
          <w:rFonts w:ascii="Arial" w:eastAsia="Arial" w:hAnsi="Arial" w:cs="Arial"/>
          <w:b/>
          <w:bCs/>
          <w:sz w:val="22"/>
          <w:szCs w:val="22"/>
        </w:rPr>
      </w:pPr>
      <w:r w:rsidRPr="006568E4">
        <w:rPr>
          <w:rFonts w:ascii="Arial" w:eastAsia="Arial" w:hAnsi="Arial" w:cs="Arial"/>
          <w:b/>
          <w:bCs/>
          <w:sz w:val="22"/>
          <w:szCs w:val="22"/>
        </w:rPr>
        <w:t>CONTESTA DEMANDA. NEGATIVAS GENERALES Y PARTICULARES.</w:t>
      </w:r>
    </w:p>
    <w:p w14:paraId="6FAD55AA" w14:textId="77777777" w:rsidR="001D426E" w:rsidRPr="001D426E" w:rsidRDefault="001D426E" w:rsidP="00B357E0">
      <w:pPr>
        <w:spacing w:line="360" w:lineRule="auto"/>
        <w:ind w:firstLine="851"/>
        <w:jc w:val="both"/>
        <w:rPr>
          <w:rFonts w:ascii="Arial" w:hAnsi="Arial" w:cs="Arial"/>
          <w:sz w:val="22"/>
          <w:szCs w:val="22"/>
          <w:lang w:val="es-AR"/>
        </w:rPr>
      </w:pPr>
      <w:r w:rsidRPr="001D426E">
        <w:rPr>
          <w:rFonts w:ascii="Arial" w:hAnsi="Arial" w:cs="Arial"/>
          <w:sz w:val="22"/>
          <w:szCs w:val="22"/>
          <w:lang w:val="es-AR"/>
        </w:rPr>
        <w:t>Siguiendo expresas instrucciones de mi mandante, niego todos y cada uno de los hechos invocados en la demanda que no sean objeto de expreso reconocimiento en el presente responde.</w:t>
      </w:r>
    </w:p>
    <w:p w14:paraId="67BC3EEF" w14:textId="77777777" w:rsidR="001D426E" w:rsidRPr="001D426E" w:rsidRDefault="001D426E" w:rsidP="00B357E0">
      <w:pPr>
        <w:spacing w:line="360" w:lineRule="auto"/>
        <w:ind w:firstLine="851"/>
        <w:jc w:val="both"/>
        <w:rPr>
          <w:rFonts w:ascii="Arial" w:hAnsi="Arial" w:cs="Arial"/>
          <w:sz w:val="22"/>
          <w:szCs w:val="22"/>
          <w:lang w:val="es-AR"/>
        </w:rPr>
      </w:pPr>
      <w:r w:rsidRPr="001D426E">
        <w:rPr>
          <w:rFonts w:ascii="Arial" w:hAnsi="Arial" w:cs="Arial"/>
          <w:sz w:val="22"/>
          <w:szCs w:val="22"/>
          <w:lang w:val="es-AR"/>
        </w:rPr>
        <w:t>En particular niego:</w:t>
      </w:r>
    </w:p>
    <w:p w14:paraId="1263781A" w14:textId="7AD568A2"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relato efectuado por la parte actora refleje fielmente las circunstancias en que se produjo el hecho objeto de autos.</w:t>
      </w:r>
    </w:p>
    <w:p w14:paraId="4D75EB0C" w14:textId="3D9084D9"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vehículo del actor se encontrara correctamente estacionado sobre la mano derecha de la Av. Castañares en las condiciones descriptas en la demanda.</w:t>
      </w:r>
    </w:p>
    <w:p w14:paraId="4F255DF6" w14:textId="784B0F86"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actor se encontrara detenido de manera reglamentaria en el lugar indicado al momento del hecho.</w:t>
      </w:r>
    </w:p>
    <w:p w14:paraId="79B209E8" w14:textId="00256A0E"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rodado Renault Kangoo dominio KPO 196 se encontrara en la situación de estacionamiento descripta por la actora.</w:t>
      </w:r>
    </w:p>
    <w:p w14:paraId="45C939C3" w14:textId="57D0C2BF"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hecho haya ocurrido exactamente en las circunstancias de tiempo, modo y lugar relatadas en el escrito de inicio.</w:t>
      </w:r>
    </w:p>
    <w:p w14:paraId="17DDDF04" w14:textId="26D91481"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lastRenderedPageBreak/>
        <w:t>Niego que el contacto entre vehículos se haya producido en la forma narrada por la actora.</w:t>
      </w:r>
    </w:p>
    <w:p w14:paraId="57576A46" w14:textId="66FF4C7A"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la mecánica del accidente descripta en la demanda.</w:t>
      </w:r>
    </w:p>
    <w:p w14:paraId="1E85050A" w14:textId="6DE84935"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vehículo Ford F100 dominio UZL 232 haya impactado al rodado del actor en los términos expuestos en el relato fáctico.</w:t>
      </w:r>
    </w:p>
    <w:p w14:paraId="73A238AC" w14:textId="725138BD"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impacto se haya producido en la forma, intensidad y características afirmadas por la actora.</w:t>
      </w:r>
    </w:p>
    <w:p w14:paraId="0FEC90F6" w14:textId="76A8F5AB"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demandado haya infringido normas de tránsito al momento del hecho.</w:t>
      </w:r>
    </w:p>
    <w:p w14:paraId="71F70978" w14:textId="4CB9EA2C"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demandado haya actuado con negligencia, imprudencia o impericia en la conducción de su vehículo.</w:t>
      </w:r>
    </w:p>
    <w:p w14:paraId="218917FD" w14:textId="1AB2BEA9"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demandado haya perdido el control de su rodado en las circunstancias indicadas por la actora.</w:t>
      </w:r>
    </w:p>
    <w:p w14:paraId="3453952A" w14:textId="07BA83B1"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demandado sea responsable exclusivo del evento dañoso.</w:t>
      </w:r>
    </w:p>
    <w:p w14:paraId="3A0ACDF5" w14:textId="58060C6B"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la conducta del demandado constituya la única causa eficiente del hecho invocado.</w:t>
      </w:r>
    </w:p>
    <w:p w14:paraId="5784C814" w14:textId="03DCD4E8"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vehículo del actor haya sufrido la totalidad de los daños que se describen en la demanda.</w:t>
      </w:r>
    </w:p>
    <w:p w14:paraId="41BDD14C" w14:textId="15658C93"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como consecuencia del evento se haya producido rotura del cristal de la puerta delantera izquierda en los términos indicados.</w:t>
      </w:r>
    </w:p>
    <w:p w14:paraId="3E641786" w14:textId="073CE48E"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espejo lateral izquierdo haya resultado totalmente destruido como consecuencia del hecho denunciado.</w:t>
      </w:r>
    </w:p>
    <w:p w14:paraId="64A5DD5B" w14:textId="7ED37A6A"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guardabarros delantero izquierdo haya sufrido daños en la magnitud afirmada.</w:t>
      </w:r>
    </w:p>
    <w:p w14:paraId="43570F29" w14:textId="70C5D86C"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zócalo del vehículo del actor haya resultado afectado en la forma invocada.</w:t>
      </w:r>
    </w:p>
    <w:p w14:paraId="1A701C9E" w14:textId="4BD6A03D"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las molduras laterales del rodado hayan sufrido daños atribuibles al hecho de autos.</w:t>
      </w:r>
    </w:p>
    <w:p w14:paraId="48B8FAA6" w14:textId="3522DA9F"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la manija de la puerta haya resultado dañada por el evento invocado.</w:t>
      </w:r>
    </w:p>
    <w:p w14:paraId="431FA2DF" w14:textId="2DFDD87C"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las bisagras de las puertas hayan sufrido daños derivados del supuesto impacto.</w:t>
      </w:r>
    </w:p>
    <w:p w14:paraId="42BB82F1" w14:textId="00448F34"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parante delantero del vehículo haya sido afectado por el contacto entre vehículos.</w:t>
      </w:r>
    </w:p>
    <w:p w14:paraId="10A07393" w14:textId="2223AFFB"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la cerradura del rodado haya sufrido daños como consecuencia del hecho denunciado.</w:t>
      </w:r>
    </w:p>
    <w:p w14:paraId="7093CC06" w14:textId="50D1D968"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los daños de pintura mencionados por la actora correspondan necesariamente al evento invocado.</w:t>
      </w:r>
    </w:p>
    <w:p w14:paraId="3566362D" w14:textId="4F418AA7"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lastRenderedPageBreak/>
        <w:t>Niego que todos los daños descriptos en la demanda guarden relación causal con el hecho que motiva estas actuaciones.</w:t>
      </w:r>
    </w:p>
    <w:p w14:paraId="0628A964" w14:textId="1A9977C2"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la totalidad de los daños enumerados sean compatibles con un único contacto entre vehículos.</w:t>
      </w:r>
    </w:p>
    <w:p w14:paraId="011CBD91" w14:textId="1D73E8E6"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presupuesto acompañado por la actora refleje fielmente los daños efectivamente producidos.</w:t>
      </w:r>
    </w:p>
    <w:p w14:paraId="2A2DA56F" w14:textId="0B49A8B4"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presupuesto presentado constituya prueba suficiente del costo real de reparación del rodado.</w:t>
      </w:r>
    </w:p>
    <w:p w14:paraId="3D27007A" w14:textId="0596B73D"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las reparaciones detalladas en dicho presupuesto resulten todas necesarias como consecuencia del hecho denunciado.</w:t>
      </w:r>
    </w:p>
    <w:p w14:paraId="64F31AB5" w14:textId="6C5791D8"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corresponda reconocer la suma de $9.050.000 en concepto de gastos de reparación.</w:t>
      </w:r>
    </w:p>
    <w:p w14:paraId="0F7BE0AC" w14:textId="52770140"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la procedencia del rubro daños materiales en la cuantía reclamada.</w:t>
      </w:r>
    </w:p>
    <w:p w14:paraId="6B73DC26" w14:textId="3907E725"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vehículo del actor haya sufrido una disminución del valor venal como consecuencia del evento invocado.</w:t>
      </w:r>
    </w:p>
    <w:p w14:paraId="3F68C9EC" w14:textId="70060B0B"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exista fundamento técnico que justifique una desvalorización del 15% del valor del rodado.</w:t>
      </w:r>
    </w:p>
    <w:p w14:paraId="42C32AD2" w14:textId="3D9BB832"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corresponda indemnización alguna por supuesto deterioro del valor de reventa del vehículo.</w:t>
      </w:r>
    </w:p>
    <w:p w14:paraId="66A0DBA1" w14:textId="713CF13A"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actor haya sufrido una privación de uso del rodado en los términos alegados.</w:t>
      </w:r>
    </w:p>
    <w:p w14:paraId="355C0B1A" w14:textId="6C6B33F0"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vehículo haya permanecido fuera de circulación durante el período indicado en la demanda.</w:t>
      </w:r>
    </w:p>
    <w:p w14:paraId="7B77A1DA" w14:textId="5360DB78"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actor haya afrontado gastos derivados de la utilización de medios alternativos de transporte.</w:t>
      </w:r>
    </w:p>
    <w:p w14:paraId="224A551D" w14:textId="237780A0"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monto diario invocado para calcular la privación de uso tenga sustento alguno.</w:t>
      </w:r>
    </w:p>
    <w:p w14:paraId="33015CC9" w14:textId="114B0D2E"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corresponda indemnización por la suma de $500.000 por dicho concepto.</w:t>
      </w:r>
    </w:p>
    <w:p w14:paraId="0944185E" w14:textId="366A9DAF"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la procedencia de la liquidación practicada por la actora.</w:t>
      </w:r>
    </w:p>
    <w:p w14:paraId="632F39EC" w14:textId="64A0CF01"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la suma total reclamada en la demanda resulte ajustada a derecho.</w:t>
      </w:r>
    </w:p>
    <w:p w14:paraId="6B9FCB0A" w14:textId="777FE87D"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exista nexo causal adecuado entre la conducta atribuida al demandado y la totalidad de los daños reclamados.</w:t>
      </w:r>
    </w:p>
    <w:p w14:paraId="05108486" w14:textId="3594134B" w:rsidR="00102B23" w:rsidRPr="00102B23"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que el actor tenga derecho a percibir la suma de $11.350.000 reclamada en autos.</w:t>
      </w:r>
    </w:p>
    <w:p w14:paraId="361D1714" w14:textId="65B8C273" w:rsidR="006B5142" w:rsidRDefault="00102B23" w:rsidP="00B357E0">
      <w:pPr>
        <w:pStyle w:val="Prrafodelista"/>
        <w:numPr>
          <w:ilvl w:val="0"/>
          <w:numId w:val="13"/>
        </w:numPr>
        <w:spacing w:line="360" w:lineRule="auto"/>
        <w:ind w:left="709" w:hanging="567"/>
        <w:jc w:val="both"/>
        <w:rPr>
          <w:rFonts w:ascii="Arial" w:hAnsi="Arial" w:cs="Arial"/>
          <w:sz w:val="22"/>
          <w:szCs w:val="22"/>
          <w:lang w:val="es-AR"/>
        </w:rPr>
      </w:pPr>
      <w:r w:rsidRPr="00102B23">
        <w:rPr>
          <w:rFonts w:ascii="Arial" w:hAnsi="Arial" w:cs="Arial"/>
          <w:sz w:val="22"/>
          <w:szCs w:val="22"/>
          <w:lang w:val="es-AR"/>
        </w:rPr>
        <w:t>Niego finalmente que mi mandante adeude al actor suma alguna por los conceptos reclamados en la presente demanda.</w:t>
      </w:r>
    </w:p>
    <w:p w14:paraId="15A70DA0" w14:textId="77777777" w:rsidR="00102B23" w:rsidRPr="00102B23" w:rsidRDefault="00102B23" w:rsidP="00B357E0">
      <w:pPr>
        <w:spacing w:line="360" w:lineRule="auto"/>
        <w:ind w:left="142"/>
        <w:jc w:val="both"/>
        <w:rPr>
          <w:rFonts w:ascii="Arial" w:hAnsi="Arial" w:cs="Arial"/>
          <w:sz w:val="22"/>
          <w:szCs w:val="22"/>
          <w:lang w:val="es-AR"/>
        </w:rPr>
      </w:pPr>
    </w:p>
    <w:p w14:paraId="74DED207" w14:textId="70918074" w:rsidR="006B5142" w:rsidRPr="006568E4" w:rsidRDefault="006B5142" w:rsidP="00B357E0">
      <w:pPr>
        <w:pStyle w:val="Prrafodelista"/>
        <w:numPr>
          <w:ilvl w:val="0"/>
          <w:numId w:val="15"/>
        </w:numPr>
        <w:spacing w:line="360" w:lineRule="auto"/>
        <w:jc w:val="both"/>
        <w:rPr>
          <w:rFonts w:ascii="Arial" w:hAnsi="Arial" w:cs="Arial"/>
          <w:b/>
          <w:bCs/>
          <w:sz w:val="22"/>
          <w:szCs w:val="22"/>
        </w:rPr>
      </w:pPr>
      <w:r w:rsidRPr="006568E4">
        <w:rPr>
          <w:rFonts w:ascii="Arial" w:hAnsi="Arial" w:cs="Arial"/>
          <w:b/>
          <w:bCs/>
          <w:sz w:val="22"/>
          <w:szCs w:val="22"/>
        </w:rPr>
        <w:t>DESCONOCE DOCUMENTAL</w:t>
      </w:r>
    </w:p>
    <w:p w14:paraId="232C5E9D" w14:textId="77777777" w:rsidR="006B5142" w:rsidRPr="008A4097" w:rsidRDefault="006B5142" w:rsidP="00B357E0">
      <w:pPr>
        <w:spacing w:line="360" w:lineRule="auto"/>
        <w:ind w:firstLine="851"/>
        <w:jc w:val="both"/>
        <w:rPr>
          <w:rFonts w:ascii="Arial" w:hAnsi="Arial" w:cs="Arial"/>
          <w:sz w:val="22"/>
          <w:szCs w:val="22"/>
        </w:rPr>
      </w:pPr>
      <w:r w:rsidRPr="008A4097">
        <w:rPr>
          <w:rFonts w:ascii="Arial" w:hAnsi="Arial" w:cs="Arial"/>
          <w:sz w:val="22"/>
          <w:szCs w:val="22"/>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así como aquella que eventualmente se incorpore en el futuro sin los recaudos legales pertinentes.</w:t>
      </w:r>
    </w:p>
    <w:p w14:paraId="2F1041E3" w14:textId="3173DCA4" w:rsidR="001D426E" w:rsidRDefault="006B5142" w:rsidP="00B357E0">
      <w:pPr>
        <w:spacing w:line="360" w:lineRule="auto"/>
        <w:ind w:firstLine="851"/>
        <w:jc w:val="both"/>
        <w:rPr>
          <w:rFonts w:ascii="Arial" w:hAnsi="Arial" w:cs="Arial"/>
          <w:sz w:val="22"/>
          <w:szCs w:val="22"/>
        </w:rPr>
      </w:pPr>
      <w:r w:rsidRPr="008A4097">
        <w:rPr>
          <w:rFonts w:ascii="Arial" w:hAnsi="Arial" w:cs="Arial"/>
          <w:sz w:val="22"/>
          <w:szCs w:val="22"/>
        </w:rPr>
        <w:t>En tal sentido, niego expresamente la documental acompañada por parte actora que haya sido emitida por esta parte o no se encuentre en copia certificada o instrumento público, por no constarme su origen ni autenticidad. A saber:</w:t>
      </w:r>
      <w:r w:rsidR="00913104" w:rsidRPr="008A4097">
        <w:rPr>
          <w:rFonts w:ascii="Arial" w:hAnsi="Arial" w:cs="Arial"/>
          <w:sz w:val="22"/>
          <w:szCs w:val="22"/>
        </w:rPr>
        <w:t xml:space="preserve"> Fotocopia del DNI del actor. - Fotocopia de Cédula verde vehículo Marca Renault, Modelo Kangoo, Dominio KPO 196 - Fotocopia del Registro de conducir del actor. - Ocho (8) fotografías del vehículo siniestrado. - 1 (Un) video de los hechos relatados</w:t>
      </w:r>
      <w:r w:rsidR="00BE5C1B" w:rsidRPr="008A4097">
        <w:rPr>
          <w:rFonts w:ascii="Arial" w:hAnsi="Arial" w:cs="Arial"/>
          <w:sz w:val="22"/>
          <w:szCs w:val="22"/>
        </w:rPr>
        <w:t xml:space="preserve"> - </w:t>
      </w:r>
      <w:r w:rsidR="00913104" w:rsidRPr="008A4097">
        <w:rPr>
          <w:rFonts w:ascii="Arial" w:hAnsi="Arial" w:cs="Arial"/>
          <w:sz w:val="22"/>
          <w:szCs w:val="22"/>
        </w:rPr>
        <w:t xml:space="preserve">Presupuesto de Reparación del vehículo. - Denuncia Administrativa. - Certificado de Cobertura. - Acta de cierre de </w:t>
      </w:r>
      <w:proofErr w:type="gramStart"/>
      <w:r w:rsidR="00913104" w:rsidRPr="008A4097">
        <w:rPr>
          <w:rFonts w:ascii="Arial" w:hAnsi="Arial" w:cs="Arial"/>
          <w:sz w:val="22"/>
          <w:szCs w:val="22"/>
        </w:rPr>
        <w:t>Mediación.-</w:t>
      </w:r>
      <w:proofErr w:type="gramEnd"/>
      <w:r w:rsidRPr="008A4097">
        <w:rPr>
          <w:rFonts w:ascii="Arial" w:hAnsi="Arial" w:cs="Arial"/>
          <w:sz w:val="22"/>
          <w:szCs w:val="22"/>
        </w:rPr>
        <w:t xml:space="preserve"> </w:t>
      </w:r>
    </w:p>
    <w:p w14:paraId="1E8ECEE5" w14:textId="77777777" w:rsidR="006568E4" w:rsidRPr="008A4097" w:rsidRDefault="006568E4" w:rsidP="00B357E0">
      <w:pPr>
        <w:spacing w:line="360" w:lineRule="auto"/>
        <w:ind w:firstLine="851"/>
        <w:jc w:val="both"/>
        <w:rPr>
          <w:rFonts w:ascii="Arial" w:hAnsi="Arial" w:cs="Arial"/>
          <w:sz w:val="22"/>
          <w:szCs w:val="22"/>
          <w:lang w:val="es-AR"/>
        </w:rPr>
      </w:pPr>
    </w:p>
    <w:p w14:paraId="1DC4C8CB" w14:textId="763E739B" w:rsidR="004F33DC" w:rsidRPr="006568E4" w:rsidRDefault="004F33DC" w:rsidP="00B357E0">
      <w:pPr>
        <w:pStyle w:val="Prrafodelista"/>
        <w:numPr>
          <w:ilvl w:val="0"/>
          <w:numId w:val="15"/>
        </w:numPr>
        <w:spacing w:line="360" w:lineRule="auto"/>
        <w:jc w:val="both"/>
        <w:rPr>
          <w:rFonts w:ascii="Arial" w:hAnsi="Arial" w:cs="Arial"/>
          <w:b/>
          <w:bCs/>
          <w:sz w:val="22"/>
          <w:szCs w:val="22"/>
          <w:lang w:val="es-AR"/>
        </w:rPr>
      </w:pPr>
      <w:r w:rsidRPr="006568E4">
        <w:rPr>
          <w:rFonts w:ascii="Arial" w:hAnsi="Arial" w:cs="Arial"/>
          <w:b/>
          <w:bCs/>
          <w:sz w:val="22"/>
          <w:szCs w:val="22"/>
          <w:lang w:val="es-AR"/>
        </w:rPr>
        <w:t>LA VERDAD DE LOS HECHOS</w:t>
      </w:r>
    </w:p>
    <w:p w14:paraId="2157CA72" w14:textId="77777777" w:rsidR="004F33DC" w:rsidRPr="004F33DC"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La versión expuesta en la demanda introduce una descripción exagerada y descontextualizada de un hecho de tránsito que, en realidad, se trató de un </w:t>
      </w:r>
      <w:r w:rsidRPr="004F33DC">
        <w:rPr>
          <w:rFonts w:ascii="Arial" w:hAnsi="Arial" w:cs="Arial"/>
          <w:b/>
          <w:bCs/>
          <w:sz w:val="22"/>
          <w:szCs w:val="22"/>
          <w:lang w:val="es-AR"/>
        </w:rPr>
        <w:t>contacto leve de escasa entidad material</w:t>
      </w:r>
      <w:r w:rsidRPr="004F33DC">
        <w:rPr>
          <w:rFonts w:ascii="Arial" w:hAnsi="Arial" w:cs="Arial"/>
          <w:sz w:val="22"/>
          <w:szCs w:val="22"/>
          <w:lang w:val="es-AR"/>
        </w:rPr>
        <w:t>, propio de la dinámica habitual del tránsito urbano.</w:t>
      </w:r>
    </w:p>
    <w:p w14:paraId="3FFE41D1" w14:textId="77777777" w:rsidR="004F33DC" w:rsidRPr="004F33DC"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El día 4 de octubre de 2025, aproximadamente a las 12:00 horas, el Sr. </w:t>
      </w:r>
      <w:r w:rsidRPr="004F33DC">
        <w:rPr>
          <w:rFonts w:ascii="Arial" w:hAnsi="Arial" w:cs="Arial"/>
          <w:b/>
          <w:bCs/>
          <w:sz w:val="22"/>
          <w:szCs w:val="22"/>
          <w:lang w:val="es-AR"/>
        </w:rPr>
        <w:t>Fernando Gabriel Viezzoli</w:t>
      </w:r>
      <w:r w:rsidRPr="004F33DC">
        <w:rPr>
          <w:rFonts w:ascii="Arial" w:hAnsi="Arial" w:cs="Arial"/>
          <w:sz w:val="22"/>
          <w:szCs w:val="22"/>
          <w:lang w:val="es-AR"/>
        </w:rPr>
        <w:t xml:space="preserve"> circulaba al mando de su vehículo </w:t>
      </w:r>
      <w:r w:rsidRPr="004F33DC">
        <w:rPr>
          <w:rFonts w:ascii="Arial" w:hAnsi="Arial" w:cs="Arial"/>
          <w:b/>
          <w:bCs/>
          <w:sz w:val="22"/>
          <w:szCs w:val="22"/>
          <w:lang w:val="es-AR"/>
        </w:rPr>
        <w:t>Ford F-100 dominio UZL 232</w:t>
      </w:r>
      <w:r w:rsidRPr="004F33DC">
        <w:rPr>
          <w:rFonts w:ascii="Arial" w:hAnsi="Arial" w:cs="Arial"/>
          <w:sz w:val="22"/>
          <w:szCs w:val="22"/>
          <w:lang w:val="es-AR"/>
        </w:rPr>
        <w:t xml:space="preserve"> por la Av. Castañares de esta Ciudad Autónoma de Buenos Aires, haciéndolo dentro de condiciones normales de circulación.</w:t>
      </w:r>
    </w:p>
    <w:p w14:paraId="182FD6EE" w14:textId="77777777" w:rsidR="004F33DC" w:rsidRPr="004F33DC"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En dichas circunstancias, y al desplazarse por la arteria mencionada, el vehículo del demandado </w:t>
      </w:r>
      <w:r w:rsidRPr="004F33DC">
        <w:rPr>
          <w:rFonts w:ascii="Arial" w:hAnsi="Arial" w:cs="Arial"/>
          <w:b/>
          <w:bCs/>
          <w:sz w:val="22"/>
          <w:szCs w:val="22"/>
          <w:lang w:val="es-AR"/>
        </w:rPr>
        <w:t>tomó contacto con el rodado Renault Kangoo dominio KPO 196</w:t>
      </w:r>
      <w:r w:rsidRPr="004F33DC">
        <w:rPr>
          <w:rFonts w:ascii="Arial" w:hAnsi="Arial" w:cs="Arial"/>
          <w:sz w:val="22"/>
          <w:szCs w:val="22"/>
          <w:lang w:val="es-AR"/>
        </w:rPr>
        <w:t>, que se encontraba estacionado sobre el margen derecho de la avenida.</w:t>
      </w:r>
    </w:p>
    <w:p w14:paraId="7E55206E" w14:textId="77777777" w:rsidR="004F33DC" w:rsidRPr="004F33DC"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Es importante destacar que </w:t>
      </w:r>
      <w:r w:rsidRPr="004F33DC">
        <w:rPr>
          <w:rFonts w:ascii="Arial" w:hAnsi="Arial" w:cs="Arial"/>
          <w:b/>
          <w:bCs/>
          <w:sz w:val="22"/>
          <w:szCs w:val="22"/>
          <w:lang w:val="es-AR"/>
        </w:rPr>
        <w:t>no se trató de un impacto de magnitud</w:t>
      </w:r>
      <w:r w:rsidRPr="004F33DC">
        <w:rPr>
          <w:rFonts w:ascii="Arial" w:hAnsi="Arial" w:cs="Arial"/>
          <w:sz w:val="22"/>
          <w:szCs w:val="22"/>
          <w:lang w:val="es-AR"/>
        </w:rPr>
        <w:t xml:space="preserve">, ni de una maniobra violenta, sino de </w:t>
      </w:r>
      <w:r w:rsidRPr="004F33DC">
        <w:rPr>
          <w:rFonts w:ascii="Arial" w:hAnsi="Arial" w:cs="Arial"/>
          <w:b/>
          <w:bCs/>
          <w:sz w:val="22"/>
          <w:szCs w:val="22"/>
          <w:lang w:val="es-AR"/>
        </w:rPr>
        <w:t>un contacto leve a muy baja velocidad</w:t>
      </w:r>
      <w:r w:rsidRPr="004F33DC">
        <w:rPr>
          <w:rFonts w:ascii="Arial" w:hAnsi="Arial" w:cs="Arial"/>
          <w:sz w:val="22"/>
          <w:szCs w:val="22"/>
          <w:lang w:val="es-AR"/>
        </w:rPr>
        <w:t>, típico de situaciones que pueden producirse en ámbitos de tránsito urbano con vehículos estacionados sobre la línea de circulación.</w:t>
      </w:r>
    </w:p>
    <w:p w14:paraId="22CA101A" w14:textId="77777777" w:rsidR="004F33DC" w:rsidRPr="004F33DC"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La propia dinámica del hecho permite advertir que </w:t>
      </w:r>
      <w:r w:rsidRPr="004F33DC">
        <w:rPr>
          <w:rFonts w:ascii="Arial" w:hAnsi="Arial" w:cs="Arial"/>
          <w:b/>
          <w:bCs/>
          <w:sz w:val="22"/>
          <w:szCs w:val="22"/>
          <w:lang w:val="es-AR"/>
        </w:rPr>
        <w:t>no existió una colisión de entidad ni una transferencia significativa de energía entre los vehículos</w:t>
      </w:r>
      <w:r w:rsidRPr="004F33DC">
        <w:rPr>
          <w:rFonts w:ascii="Arial" w:hAnsi="Arial" w:cs="Arial"/>
          <w:sz w:val="22"/>
          <w:szCs w:val="22"/>
          <w:lang w:val="es-AR"/>
        </w:rPr>
        <w:t xml:space="preserve">, </w:t>
      </w:r>
      <w:r w:rsidRPr="004F33DC">
        <w:rPr>
          <w:rFonts w:ascii="Arial" w:hAnsi="Arial" w:cs="Arial"/>
          <w:sz w:val="22"/>
          <w:szCs w:val="22"/>
          <w:lang w:val="es-AR"/>
        </w:rPr>
        <w:lastRenderedPageBreak/>
        <w:t>circunstancia que se evidencia en la ausencia total de consecuencias personales y en la limitada entidad de los daños alegados.</w:t>
      </w:r>
    </w:p>
    <w:p w14:paraId="3CD87DE7" w14:textId="77777777" w:rsidR="004F33DC" w:rsidRPr="004F33DC"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En efecto, </w:t>
      </w:r>
      <w:r w:rsidRPr="004F33DC">
        <w:rPr>
          <w:rFonts w:ascii="Arial" w:hAnsi="Arial" w:cs="Arial"/>
          <w:b/>
          <w:bCs/>
          <w:sz w:val="22"/>
          <w:szCs w:val="22"/>
          <w:lang w:val="es-AR"/>
        </w:rPr>
        <w:t>ninguna persona resultó lesionada</w:t>
      </w:r>
      <w:r w:rsidRPr="004F33DC">
        <w:rPr>
          <w:rFonts w:ascii="Arial" w:hAnsi="Arial" w:cs="Arial"/>
          <w:sz w:val="22"/>
          <w:szCs w:val="22"/>
          <w:lang w:val="es-AR"/>
        </w:rPr>
        <w:t xml:space="preserve">, ni el actor ni terceros, lo que demuestra claramente la </w:t>
      </w:r>
      <w:r w:rsidRPr="004F33DC">
        <w:rPr>
          <w:rFonts w:ascii="Arial" w:hAnsi="Arial" w:cs="Arial"/>
          <w:b/>
          <w:bCs/>
          <w:sz w:val="22"/>
          <w:szCs w:val="22"/>
          <w:lang w:val="es-AR"/>
        </w:rPr>
        <w:t>mínima intensidad del evento</w:t>
      </w:r>
      <w:r w:rsidRPr="004F33DC">
        <w:rPr>
          <w:rFonts w:ascii="Arial" w:hAnsi="Arial" w:cs="Arial"/>
          <w:sz w:val="22"/>
          <w:szCs w:val="22"/>
          <w:lang w:val="es-AR"/>
        </w:rPr>
        <w:t>.</w:t>
      </w:r>
    </w:p>
    <w:p w14:paraId="5862D332" w14:textId="77777777" w:rsidR="004F33DC" w:rsidRPr="004F33DC"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Asimismo, los supuestos daños invocados por la parte actora —que incluyen una extensa enumeración de piezas y componentes del rodado— </w:t>
      </w:r>
      <w:r w:rsidRPr="004F33DC">
        <w:rPr>
          <w:rFonts w:ascii="Arial" w:hAnsi="Arial" w:cs="Arial"/>
          <w:b/>
          <w:bCs/>
          <w:sz w:val="22"/>
          <w:szCs w:val="22"/>
          <w:lang w:val="es-AR"/>
        </w:rPr>
        <w:t>no guardan adecuada relación con la naturaleza leve del contacto ocurrido</w:t>
      </w:r>
      <w:r w:rsidRPr="004F33DC">
        <w:rPr>
          <w:rFonts w:ascii="Arial" w:hAnsi="Arial" w:cs="Arial"/>
          <w:sz w:val="22"/>
          <w:szCs w:val="22"/>
          <w:lang w:val="es-AR"/>
        </w:rPr>
        <w:t>, circunstancia que deberá ser evaluada oportunamente mediante la prueba pericial mecánica correspondiente.</w:t>
      </w:r>
    </w:p>
    <w:p w14:paraId="624CFB8E" w14:textId="77777777" w:rsidR="004F33DC" w:rsidRPr="004F33DC"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Debe tenerse presente </w:t>
      </w:r>
      <w:proofErr w:type="gramStart"/>
      <w:r w:rsidRPr="004F33DC">
        <w:rPr>
          <w:rFonts w:ascii="Arial" w:hAnsi="Arial" w:cs="Arial"/>
          <w:sz w:val="22"/>
          <w:szCs w:val="22"/>
          <w:lang w:val="es-AR"/>
        </w:rPr>
        <w:t>que</w:t>
      </w:r>
      <w:proofErr w:type="gramEnd"/>
      <w:r w:rsidRPr="004F33DC">
        <w:rPr>
          <w:rFonts w:ascii="Arial" w:hAnsi="Arial" w:cs="Arial"/>
          <w:sz w:val="22"/>
          <w:szCs w:val="22"/>
          <w:lang w:val="es-AR"/>
        </w:rPr>
        <w:t xml:space="preserve"> en eventos de tránsito de baja energía, como el aquí ocurrido, </w:t>
      </w:r>
      <w:r w:rsidRPr="004F33DC">
        <w:rPr>
          <w:rFonts w:ascii="Arial" w:hAnsi="Arial" w:cs="Arial"/>
          <w:b/>
          <w:bCs/>
          <w:sz w:val="22"/>
          <w:szCs w:val="22"/>
          <w:lang w:val="es-AR"/>
        </w:rPr>
        <w:t>los daños que eventualmente puedan producirse suelen ser meramente superficiales o cosméticos</w:t>
      </w:r>
      <w:r w:rsidRPr="004F33DC">
        <w:rPr>
          <w:rFonts w:ascii="Arial" w:hAnsi="Arial" w:cs="Arial"/>
          <w:sz w:val="22"/>
          <w:szCs w:val="22"/>
          <w:lang w:val="es-AR"/>
        </w:rPr>
        <w:t>, sin afectar la estructura ni la funcionalidad del vehículo involucrado.</w:t>
      </w:r>
    </w:p>
    <w:p w14:paraId="3E5B60FC" w14:textId="77777777" w:rsidR="004F33DC" w:rsidRPr="004F33DC"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En este contexto, la pretensión indemnizatoria introducida en la demanda —que alcanza una suma millonaria— </w:t>
      </w:r>
      <w:r w:rsidRPr="004F33DC">
        <w:rPr>
          <w:rFonts w:ascii="Arial" w:hAnsi="Arial" w:cs="Arial"/>
          <w:b/>
          <w:bCs/>
          <w:sz w:val="22"/>
          <w:szCs w:val="22"/>
          <w:lang w:val="es-AR"/>
        </w:rPr>
        <w:t>resulta manifiestamente desproporcionada respecto de la verdadera entidad del hecho ocurrido</w:t>
      </w:r>
      <w:r w:rsidRPr="004F33DC">
        <w:rPr>
          <w:rFonts w:ascii="Arial" w:hAnsi="Arial" w:cs="Arial"/>
          <w:sz w:val="22"/>
          <w:szCs w:val="22"/>
          <w:lang w:val="es-AR"/>
        </w:rPr>
        <w:t>, el cual se limitó a un contacto menor entre vehículos, sin consecuencias personales y con una incidencia material necesariamente acotada.</w:t>
      </w:r>
    </w:p>
    <w:p w14:paraId="52A47AB0" w14:textId="77777777" w:rsidR="004F33DC" w:rsidRPr="004F33DC"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En definitiva, el evento que motiva las presentes actuaciones </w:t>
      </w:r>
      <w:r w:rsidRPr="004F33DC">
        <w:rPr>
          <w:rFonts w:ascii="Arial" w:hAnsi="Arial" w:cs="Arial"/>
          <w:b/>
          <w:bCs/>
          <w:sz w:val="22"/>
          <w:szCs w:val="22"/>
          <w:lang w:val="es-AR"/>
        </w:rPr>
        <w:t>no constituye un accidente de tránsito de gravedad</w:t>
      </w:r>
      <w:r w:rsidRPr="004F33DC">
        <w:rPr>
          <w:rFonts w:ascii="Arial" w:hAnsi="Arial" w:cs="Arial"/>
          <w:sz w:val="22"/>
          <w:szCs w:val="22"/>
          <w:lang w:val="es-AR"/>
        </w:rPr>
        <w:t xml:space="preserve">, sino un </w:t>
      </w:r>
      <w:r w:rsidRPr="004F33DC">
        <w:rPr>
          <w:rFonts w:ascii="Arial" w:hAnsi="Arial" w:cs="Arial"/>
          <w:b/>
          <w:bCs/>
          <w:sz w:val="22"/>
          <w:szCs w:val="22"/>
          <w:lang w:val="es-AR"/>
        </w:rPr>
        <w:t>contacto leve propio de la circulación vehicular cotidiana</w:t>
      </w:r>
      <w:r w:rsidRPr="004F33DC">
        <w:rPr>
          <w:rFonts w:ascii="Arial" w:hAnsi="Arial" w:cs="Arial"/>
          <w:sz w:val="22"/>
          <w:szCs w:val="22"/>
          <w:lang w:val="es-AR"/>
        </w:rPr>
        <w:t>, cuya magnitud real dista considerablemente de la reconstrucción amplificada que intenta presentar la parte actora.</w:t>
      </w:r>
    </w:p>
    <w:p w14:paraId="0B03954C" w14:textId="77777777" w:rsidR="004F33DC" w:rsidRPr="008A4097" w:rsidRDefault="004F33DC" w:rsidP="00B357E0">
      <w:pPr>
        <w:spacing w:line="360" w:lineRule="auto"/>
        <w:ind w:firstLine="851"/>
        <w:jc w:val="both"/>
        <w:rPr>
          <w:rFonts w:ascii="Arial" w:hAnsi="Arial" w:cs="Arial"/>
          <w:sz w:val="22"/>
          <w:szCs w:val="22"/>
          <w:lang w:val="es-AR"/>
        </w:rPr>
      </w:pPr>
      <w:r w:rsidRPr="004F33DC">
        <w:rPr>
          <w:rFonts w:ascii="Arial" w:hAnsi="Arial" w:cs="Arial"/>
          <w:sz w:val="22"/>
          <w:szCs w:val="22"/>
          <w:lang w:val="es-AR"/>
        </w:rPr>
        <w:t xml:space="preserve">La determinación concreta de la entidad de los daños, su correspondencia con la mecánica del hecho y el costo real de su eventual reparación </w:t>
      </w:r>
      <w:r w:rsidRPr="004F33DC">
        <w:rPr>
          <w:rFonts w:ascii="Arial" w:hAnsi="Arial" w:cs="Arial"/>
          <w:b/>
          <w:bCs/>
          <w:sz w:val="22"/>
          <w:szCs w:val="22"/>
          <w:lang w:val="es-AR"/>
        </w:rPr>
        <w:t>deberá surgir de la prueba pericial mecánica</w:t>
      </w:r>
      <w:r w:rsidRPr="004F33DC">
        <w:rPr>
          <w:rFonts w:ascii="Arial" w:hAnsi="Arial" w:cs="Arial"/>
          <w:sz w:val="22"/>
          <w:szCs w:val="22"/>
          <w:lang w:val="es-AR"/>
        </w:rPr>
        <w:t>, única herramienta idónea para establecer técnicamente qué daños son efectivamente atribuibles al evento y cuál es su verdadera cuantía.</w:t>
      </w:r>
    </w:p>
    <w:p w14:paraId="0FCADA68" w14:textId="77777777" w:rsidR="000A3878" w:rsidRPr="008A4097" w:rsidRDefault="000A3878" w:rsidP="00B357E0">
      <w:pPr>
        <w:spacing w:line="360" w:lineRule="auto"/>
        <w:ind w:firstLine="851"/>
        <w:jc w:val="both"/>
        <w:rPr>
          <w:rFonts w:ascii="Arial" w:hAnsi="Arial" w:cs="Arial"/>
          <w:sz w:val="22"/>
          <w:szCs w:val="22"/>
          <w:lang w:val="es-AR"/>
        </w:rPr>
      </w:pPr>
    </w:p>
    <w:p w14:paraId="58AC3D72" w14:textId="169C7811" w:rsidR="000A3878" w:rsidRPr="006568E4" w:rsidRDefault="000A3878" w:rsidP="00B357E0">
      <w:pPr>
        <w:pStyle w:val="Prrafodelista"/>
        <w:numPr>
          <w:ilvl w:val="0"/>
          <w:numId w:val="15"/>
        </w:numPr>
        <w:spacing w:before="240" w:after="240" w:line="360" w:lineRule="auto"/>
        <w:jc w:val="both"/>
        <w:rPr>
          <w:rFonts w:ascii="Arial" w:eastAsia="Arial" w:hAnsi="Arial" w:cs="Arial"/>
          <w:b/>
          <w:bCs/>
          <w:sz w:val="22"/>
          <w:szCs w:val="22"/>
        </w:rPr>
      </w:pPr>
      <w:r w:rsidRPr="006568E4">
        <w:rPr>
          <w:rFonts w:ascii="Arial" w:eastAsia="Arial" w:hAnsi="Arial" w:cs="Arial"/>
          <w:b/>
          <w:bCs/>
          <w:sz w:val="22"/>
          <w:szCs w:val="22"/>
        </w:rPr>
        <w:t>IMPUGNACIÓN DE LOS RUBROS RECLAMADOS</w:t>
      </w:r>
    </w:p>
    <w:p w14:paraId="77E2F3B4" w14:textId="0207054E" w:rsidR="000A3878" w:rsidRPr="004F33DC" w:rsidRDefault="000A3878" w:rsidP="00B357E0">
      <w:pPr>
        <w:spacing w:line="360" w:lineRule="auto"/>
        <w:ind w:firstLine="851"/>
        <w:jc w:val="both"/>
        <w:rPr>
          <w:rFonts w:ascii="Arial" w:hAnsi="Arial" w:cs="Arial"/>
          <w:sz w:val="22"/>
          <w:szCs w:val="22"/>
          <w:lang w:val="es-AR"/>
        </w:rPr>
      </w:pPr>
      <w:r w:rsidRPr="008A4097">
        <w:rPr>
          <w:rFonts w:ascii="Arial" w:eastAsia="Arial" w:hAnsi="Arial" w:cs="Arial"/>
          <w:sz w:val="22"/>
          <w:szCs w:val="22"/>
        </w:rPr>
        <w:t xml:space="preserve">En representación </w:t>
      </w:r>
      <w:r w:rsidR="007C1FBB">
        <w:rPr>
          <w:rFonts w:ascii="Arial" w:eastAsia="Arial" w:hAnsi="Arial" w:cs="Arial"/>
          <w:sz w:val="22"/>
          <w:szCs w:val="22"/>
        </w:rPr>
        <w:t xml:space="preserve">de </w:t>
      </w:r>
      <w:r w:rsidRPr="008A4097">
        <w:rPr>
          <w:rFonts w:ascii="Arial" w:eastAsia="Arial" w:hAnsi="Arial" w:cs="Arial"/>
          <w:sz w:val="22"/>
          <w:szCs w:val="22"/>
        </w:rPr>
        <w:t>LIBRA COMPAÑÍA ARGENTINA DE SEGUROS S.A., se impugnan en forma expresa, integral y circunstanciada todos y cada uno de los rubros indemnizatorios reclamados en la demanda, tanto en su procedencia como en su cuantía, por carecer de sustento fáctico, probatorio y jurídico suficiente.</w:t>
      </w:r>
    </w:p>
    <w:p w14:paraId="3E066EF8" w14:textId="4ECC487D" w:rsidR="00CC55FE" w:rsidRDefault="00CC55FE" w:rsidP="00B357E0">
      <w:pPr>
        <w:pStyle w:val="Prrafodelista"/>
        <w:numPr>
          <w:ilvl w:val="0"/>
          <w:numId w:val="14"/>
        </w:numPr>
        <w:spacing w:after="0" w:line="360" w:lineRule="auto"/>
        <w:ind w:left="3119" w:hanging="567"/>
        <w:jc w:val="both"/>
        <w:rPr>
          <w:rFonts w:ascii="Arial" w:eastAsia="Arial" w:hAnsi="Arial" w:cs="Arial"/>
          <w:sz w:val="22"/>
          <w:szCs w:val="22"/>
        </w:rPr>
      </w:pPr>
      <w:r w:rsidRPr="008A4097">
        <w:rPr>
          <w:rFonts w:ascii="Arial" w:eastAsia="Arial" w:hAnsi="Arial" w:cs="Arial"/>
          <w:b/>
          <w:bCs/>
          <w:sz w:val="22"/>
          <w:szCs w:val="22"/>
        </w:rPr>
        <w:lastRenderedPageBreak/>
        <w:t>El daño</w:t>
      </w:r>
      <w:r w:rsidRPr="008A4097">
        <w:rPr>
          <w:rFonts w:ascii="Arial" w:eastAsia="Arial" w:hAnsi="Arial" w:cs="Arial"/>
          <w:sz w:val="22"/>
          <w:szCs w:val="22"/>
        </w:rPr>
        <w:t xml:space="preserve">. </w:t>
      </w:r>
    </w:p>
    <w:p w14:paraId="03158A7C" w14:textId="77777777" w:rsidR="007C1FBB" w:rsidRPr="007C1FBB" w:rsidRDefault="007C1FBB" w:rsidP="00B357E0">
      <w:pPr>
        <w:spacing w:after="0" w:line="360" w:lineRule="auto"/>
        <w:jc w:val="both"/>
        <w:rPr>
          <w:rFonts w:ascii="Arial" w:eastAsia="Arial" w:hAnsi="Arial" w:cs="Arial"/>
          <w:sz w:val="22"/>
          <w:szCs w:val="22"/>
        </w:rPr>
      </w:pPr>
    </w:p>
    <w:p w14:paraId="17DBE8B4" w14:textId="77777777" w:rsidR="00CC55FE" w:rsidRPr="008A4097" w:rsidRDefault="00CC55FE" w:rsidP="00B357E0">
      <w:pPr>
        <w:spacing w:after="0"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La indemnización por daños y perjuicios tiene una finalidad de equilibrio patrimonial, está destinada a colocar al patrimonio dañado en las mismas condiciones que se encontraba temporalmente anterior al hecho o evento dañoso. </w:t>
      </w:r>
    </w:p>
    <w:p w14:paraId="6A7AF53D" w14:textId="77777777" w:rsidR="00CC55FE" w:rsidRPr="008A4097" w:rsidRDefault="00CC55FE" w:rsidP="00B357E0">
      <w:pPr>
        <w:spacing w:line="360" w:lineRule="auto"/>
        <w:ind w:firstLine="851"/>
        <w:jc w:val="both"/>
        <w:rPr>
          <w:rFonts w:ascii="Arial" w:hAnsi="Arial" w:cs="Arial"/>
          <w:sz w:val="22"/>
          <w:szCs w:val="22"/>
        </w:rPr>
      </w:pPr>
      <w:r w:rsidRPr="008A4097">
        <w:rPr>
          <w:rFonts w:ascii="Arial" w:eastAsia="Arial" w:hAnsi="Arial" w:cs="Arial"/>
          <w:sz w:val="22"/>
          <w:szCs w:val="22"/>
        </w:rPr>
        <w:t xml:space="preserve">Por lo tanto, se debe verificar y probar la existencia de daño con la correspondiente relación causal con algún factor de atribución de responsabilidad. Y luego, cuantificar el daño verdaderamente sufrido. El daño debe ser cierto y subsistente, debe ser personal y afectar intereses legítimos de la víctima a los fines de ser resarcible. </w:t>
      </w:r>
    </w:p>
    <w:p w14:paraId="0A1F19AD" w14:textId="77777777" w:rsidR="00CC55FE" w:rsidRPr="008A4097" w:rsidRDefault="00CC55FE" w:rsidP="00B357E0">
      <w:pPr>
        <w:spacing w:line="360" w:lineRule="auto"/>
        <w:ind w:firstLine="851"/>
        <w:jc w:val="both"/>
        <w:rPr>
          <w:rFonts w:ascii="Arial" w:eastAsia="Arial" w:hAnsi="Arial" w:cs="Arial"/>
          <w:sz w:val="22"/>
          <w:szCs w:val="22"/>
        </w:rPr>
      </w:pPr>
      <w:r w:rsidRPr="008A4097">
        <w:rPr>
          <w:rFonts w:ascii="Arial" w:eastAsia="Arial" w:hAnsi="Arial" w:cs="Arial"/>
          <w:i/>
          <w:iCs/>
          <w:sz w:val="22"/>
          <w:szCs w:val="22"/>
        </w:rPr>
        <w:t>"Para ser indemnizable el daño debe ser cierto, el daño cierto es aquel cuyo acaecimiento no es conjetural o dudoso, sino demostrable en cuanto a su existencia y extensión (Teoría general de la responsabilidad Civil - Bustamante Alsina, Jorge)"</w:t>
      </w:r>
      <w:r w:rsidRPr="008A4097">
        <w:rPr>
          <w:rFonts w:ascii="Arial" w:eastAsia="Arial" w:hAnsi="Arial" w:cs="Arial"/>
          <w:sz w:val="22"/>
          <w:szCs w:val="22"/>
        </w:rPr>
        <w:t xml:space="preserve"> Es por esto </w:t>
      </w:r>
      <w:proofErr w:type="gramStart"/>
      <w:r w:rsidRPr="008A4097">
        <w:rPr>
          <w:rFonts w:ascii="Arial" w:eastAsia="Arial" w:hAnsi="Arial" w:cs="Arial"/>
          <w:sz w:val="22"/>
          <w:szCs w:val="22"/>
        </w:rPr>
        <w:t>que</w:t>
      </w:r>
      <w:proofErr w:type="gramEnd"/>
      <w:r w:rsidRPr="008A4097">
        <w:rPr>
          <w:rFonts w:ascii="Arial" w:eastAsia="Arial" w:hAnsi="Arial" w:cs="Arial"/>
          <w:sz w:val="22"/>
          <w:szCs w:val="22"/>
        </w:rPr>
        <w:t xml:space="preserve"> no debe ser indemnizado el daño que ha quedado compensado con una ganancia o lucro. El daño debe tener relación causal con el hecho invocado. </w:t>
      </w:r>
      <w:r w:rsidRPr="008A4097">
        <w:rPr>
          <w:rFonts w:ascii="Arial" w:eastAsia="Arial" w:hAnsi="Arial" w:cs="Arial"/>
          <w:i/>
          <w:iCs/>
          <w:sz w:val="22"/>
          <w:szCs w:val="22"/>
        </w:rPr>
        <w:t xml:space="preserve">"El daño cuya representación se pretende debe estar en relación causal adecuada con el hecho de la persona o de la cosa a las cuales se atribuye su producción (Bustamante Alsina - Teoría general de la responsabilidad Civil)" </w:t>
      </w:r>
      <w:r w:rsidRPr="008A4097">
        <w:rPr>
          <w:rFonts w:ascii="Arial" w:eastAsia="Arial" w:hAnsi="Arial" w:cs="Arial"/>
          <w:sz w:val="22"/>
          <w:szCs w:val="22"/>
        </w:rPr>
        <w:t xml:space="preserve">Es por esto </w:t>
      </w:r>
      <w:proofErr w:type="gramStart"/>
      <w:r w:rsidRPr="008A4097">
        <w:rPr>
          <w:rFonts w:ascii="Arial" w:eastAsia="Arial" w:hAnsi="Arial" w:cs="Arial"/>
          <w:sz w:val="22"/>
          <w:szCs w:val="22"/>
        </w:rPr>
        <w:t>que</w:t>
      </w:r>
      <w:proofErr w:type="gramEnd"/>
      <w:r w:rsidRPr="008A4097">
        <w:rPr>
          <w:rFonts w:ascii="Arial" w:eastAsia="Arial" w:hAnsi="Arial" w:cs="Arial"/>
          <w:sz w:val="22"/>
          <w:szCs w:val="22"/>
        </w:rPr>
        <w:t xml:space="preserve"> la jurisprudencia y doctrina mayoritaria establecen que no es suficiente con solo probar el daño padecido, sino que también debe probarse el nexo de causalidad. </w:t>
      </w:r>
      <w:r w:rsidRPr="008A4097">
        <w:rPr>
          <w:rFonts w:ascii="Arial" w:eastAsia="Arial" w:hAnsi="Arial" w:cs="Arial"/>
          <w:i/>
          <w:iCs/>
          <w:sz w:val="22"/>
          <w:szCs w:val="22"/>
        </w:rPr>
        <w:t>"La responsabilidad civil no puede declarase en el vacío y éste se presenta no sólo en ausencia del daño, sino también cuando se carece de sustento para identificar su contenido específico, pues sólo es resarcible el daño “causado por el accidente”</w:t>
      </w:r>
      <w:r w:rsidRPr="008A4097">
        <w:rPr>
          <w:rFonts w:ascii="Arial" w:eastAsia="Arial" w:hAnsi="Arial" w:cs="Arial"/>
          <w:sz w:val="22"/>
          <w:szCs w:val="22"/>
        </w:rPr>
        <w:t xml:space="preserve"> que se atribuye al responsable y la prueba de la relación causal asume máxima importancia, ya que determina quien responde (autoría del daño) y por cuáles consecuencias responde (Cfr. Alterini, López Cabana, “Presunciones de causalidad y de responsabilidad”, L.L. 1986 - E - 984)" Por otro lado, el </w:t>
      </w:r>
      <w:proofErr w:type="spellStart"/>
      <w:r w:rsidRPr="008A4097">
        <w:rPr>
          <w:rFonts w:ascii="Arial" w:eastAsia="Arial" w:hAnsi="Arial" w:cs="Arial"/>
          <w:sz w:val="22"/>
          <w:szCs w:val="22"/>
        </w:rPr>
        <w:t>onus</w:t>
      </w:r>
      <w:proofErr w:type="spellEnd"/>
      <w:r w:rsidRPr="008A4097">
        <w:rPr>
          <w:rFonts w:ascii="Arial" w:eastAsia="Arial" w:hAnsi="Arial" w:cs="Arial"/>
          <w:sz w:val="22"/>
          <w:szCs w:val="22"/>
        </w:rPr>
        <w:t xml:space="preserve"> probandi ('carga de la prueba') se encuentra a cargo del reclamante, quien debe probar la cuantificación y la existencia del daño padecido, ya que a esta materia es de total aplicación el principio «</w:t>
      </w:r>
      <w:proofErr w:type="spellStart"/>
      <w:r w:rsidRPr="008A4097">
        <w:rPr>
          <w:rFonts w:ascii="Arial" w:eastAsia="Arial" w:hAnsi="Arial" w:cs="Arial"/>
          <w:sz w:val="22"/>
          <w:szCs w:val="22"/>
        </w:rPr>
        <w:t>affirmanti</w:t>
      </w:r>
      <w:proofErr w:type="spellEnd"/>
      <w:r w:rsidRPr="008A4097">
        <w:rPr>
          <w:rFonts w:ascii="Arial" w:eastAsia="Arial" w:hAnsi="Arial" w:cs="Arial"/>
          <w:sz w:val="22"/>
          <w:szCs w:val="22"/>
        </w:rPr>
        <w:t xml:space="preserve"> </w:t>
      </w:r>
      <w:proofErr w:type="spellStart"/>
      <w:r w:rsidRPr="008A4097">
        <w:rPr>
          <w:rFonts w:ascii="Arial" w:eastAsia="Arial" w:hAnsi="Arial" w:cs="Arial"/>
          <w:sz w:val="22"/>
          <w:szCs w:val="22"/>
        </w:rPr>
        <w:t>incumbit</w:t>
      </w:r>
      <w:proofErr w:type="spellEnd"/>
      <w:r w:rsidRPr="008A4097">
        <w:rPr>
          <w:rFonts w:ascii="Arial" w:eastAsia="Arial" w:hAnsi="Arial" w:cs="Arial"/>
          <w:sz w:val="22"/>
          <w:szCs w:val="22"/>
        </w:rPr>
        <w:t xml:space="preserve"> </w:t>
      </w:r>
      <w:proofErr w:type="spellStart"/>
      <w:r w:rsidRPr="008A4097">
        <w:rPr>
          <w:rFonts w:ascii="Arial" w:eastAsia="Arial" w:hAnsi="Arial" w:cs="Arial"/>
          <w:sz w:val="22"/>
          <w:szCs w:val="22"/>
        </w:rPr>
        <w:t>probatio</w:t>
      </w:r>
      <w:proofErr w:type="spellEnd"/>
      <w:r w:rsidRPr="008A4097">
        <w:rPr>
          <w:rFonts w:ascii="Arial" w:eastAsia="Arial" w:hAnsi="Arial" w:cs="Arial"/>
          <w:sz w:val="22"/>
          <w:szCs w:val="22"/>
        </w:rPr>
        <w:t>»: 'a quien afirma, incumbe la prueba' Por último, debemos decir que la indemnización no debe producir el enriquecimiento indebido del actor, ya que estaríamos ante la figura del enriquecimiento sin causa. Al desplazarse los bienes de un patrimonio a otro, sin causa o título jurídico que justifique, sin cumplirse los requisitos expuestos, estaríamos ante esta figura. La finalidad que se busca es colocar a la víctima en la misma situación patrimonial que hubiera estado de no ocurrir el hecho dañoso.</w:t>
      </w:r>
    </w:p>
    <w:p w14:paraId="4E454E00" w14:textId="3833B11A" w:rsidR="001D1358" w:rsidRPr="007C1FBB" w:rsidRDefault="001D1358" w:rsidP="00B357E0">
      <w:pPr>
        <w:pStyle w:val="Prrafodelista"/>
        <w:numPr>
          <w:ilvl w:val="0"/>
          <w:numId w:val="14"/>
        </w:numPr>
        <w:spacing w:before="240" w:after="240" w:line="360" w:lineRule="auto"/>
        <w:ind w:left="2977"/>
        <w:jc w:val="both"/>
        <w:rPr>
          <w:rFonts w:ascii="Arial" w:eastAsia="Arial" w:hAnsi="Arial" w:cs="Arial"/>
          <w:b/>
          <w:bCs/>
          <w:sz w:val="22"/>
          <w:szCs w:val="22"/>
        </w:rPr>
      </w:pPr>
      <w:r w:rsidRPr="007C1FBB">
        <w:rPr>
          <w:rFonts w:ascii="Arial" w:eastAsia="Arial" w:hAnsi="Arial" w:cs="Arial"/>
          <w:b/>
          <w:bCs/>
          <w:sz w:val="22"/>
          <w:szCs w:val="22"/>
        </w:rPr>
        <w:t>Daños materiales del rodado</w:t>
      </w:r>
    </w:p>
    <w:p w14:paraId="40D762AD" w14:textId="2E2A98CE" w:rsidR="00836DBA" w:rsidRPr="008A4097" w:rsidRDefault="00836DBA" w:rsidP="00B357E0">
      <w:pPr>
        <w:spacing w:line="360" w:lineRule="auto"/>
        <w:ind w:left="709" w:firstLine="851"/>
        <w:jc w:val="both"/>
        <w:rPr>
          <w:rFonts w:ascii="Arial" w:eastAsia="Arial" w:hAnsi="Arial" w:cs="Arial"/>
          <w:sz w:val="22"/>
          <w:szCs w:val="22"/>
        </w:rPr>
      </w:pPr>
      <w:r w:rsidRPr="008A4097">
        <w:rPr>
          <w:rFonts w:ascii="Arial" w:eastAsia="Arial" w:hAnsi="Arial" w:cs="Arial"/>
          <w:sz w:val="22"/>
          <w:szCs w:val="22"/>
        </w:rPr>
        <w:lastRenderedPageBreak/>
        <w:t>Se objeta expresamente la procedencia y el quantum del rubro “DAÑOS MATERIALES” pretendido por la parte actora por la suma de $</w:t>
      </w:r>
      <w:r w:rsidR="00286E11" w:rsidRPr="008A4097">
        <w:rPr>
          <w:rFonts w:ascii="Arial" w:eastAsia="Arial" w:hAnsi="Arial" w:cs="Arial"/>
          <w:sz w:val="22"/>
          <w:szCs w:val="22"/>
        </w:rPr>
        <w:t>9</w:t>
      </w:r>
      <w:r w:rsidRPr="008A4097">
        <w:rPr>
          <w:rFonts w:ascii="Arial" w:eastAsia="Arial" w:hAnsi="Arial" w:cs="Arial"/>
          <w:sz w:val="22"/>
          <w:szCs w:val="22"/>
        </w:rPr>
        <w:t>.</w:t>
      </w:r>
      <w:r w:rsidR="00286E11" w:rsidRPr="008A4097">
        <w:rPr>
          <w:rFonts w:ascii="Arial" w:eastAsia="Arial" w:hAnsi="Arial" w:cs="Arial"/>
          <w:sz w:val="22"/>
          <w:szCs w:val="22"/>
        </w:rPr>
        <w:t>050</w:t>
      </w:r>
      <w:r w:rsidRPr="008A4097">
        <w:rPr>
          <w:rFonts w:ascii="Arial" w:eastAsia="Arial" w:hAnsi="Arial" w:cs="Arial"/>
          <w:sz w:val="22"/>
          <w:szCs w:val="22"/>
        </w:rPr>
        <w:t>.000,00, por considerarlo excesivo, arbitrario y carente de sustento fáctico respecto del siniestro de autos.</w:t>
      </w:r>
    </w:p>
    <w:p w14:paraId="21F1590C" w14:textId="7C4AB82D" w:rsidR="00836DBA" w:rsidRPr="008A4097" w:rsidRDefault="00836DBA" w:rsidP="00B357E0">
      <w:pPr>
        <w:spacing w:line="360" w:lineRule="auto"/>
        <w:ind w:left="709" w:firstLine="851"/>
        <w:jc w:val="both"/>
        <w:rPr>
          <w:rFonts w:ascii="Arial" w:eastAsia="Arial" w:hAnsi="Arial" w:cs="Arial"/>
          <w:sz w:val="22"/>
          <w:szCs w:val="22"/>
        </w:rPr>
      </w:pPr>
      <w:r w:rsidRPr="008A4097">
        <w:rPr>
          <w:rFonts w:ascii="Arial" w:eastAsia="Arial" w:hAnsi="Arial" w:cs="Arial"/>
          <w:sz w:val="22"/>
          <w:szCs w:val="22"/>
        </w:rPr>
        <w:t>La actora pretende sustentar su reclamo exclusivamente en un presupuesto emitido por el comercio “</w:t>
      </w:r>
      <w:r w:rsidR="00286E11" w:rsidRPr="008A4097">
        <w:rPr>
          <w:rFonts w:ascii="Arial" w:eastAsia="Arial" w:hAnsi="Arial" w:cs="Arial"/>
          <w:sz w:val="22"/>
          <w:szCs w:val="22"/>
        </w:rPr>
        <w:t>TALLER SAN CAYETANO</w:t>
      </w:r>
      <w:r w:rsidRPr="008A4097">
        <w:rPr>
          <w:rFonts w:ascii="Arial" w:eastAsia="Arial" w:hAnsi="Arial" w:cs="Arial"/>
          <w:sz w:val="22"/>
          <w:szCs w:val="22"/>
        </w:rPr>
        <w:t>” por el monto total de $</w:t>
      </w:r>
      <w:r w:rsidR="00286E11" w:rsidRPr="008A4097">
        <w:rPr>
          <w:rFonts w:ascii="Arial" w:eastAsia="Arial" w:hAnsi="Arial" w:cs="Arial"/>
          <w:sz w:val="22"/>
          <w:szCs w:val="22"/>
        </w:rPr>
        <w:t>9.050</w:t>
      </w:r>
      <w:r w:rsidRPr="008A4097">
        <w:rPr>
          <w:rFonts w:ascii="Arial" w:eastAsia="Arial" w:hAnsi="Arial" w:cs="Arial"/>
          <w:sz w:val="22"/>
          <w:szCs w:val="22"/>
        </w:rPr>
        <w:t xml:space="preserve">.000,00. Dicho documento constituye una manifestación unilateral de un tercero ajeno a la litis, la cual esta parte niega y desconoce en su autenticidad, contenido y validez. Un presupuesto de parte no constituye prueba fehaciente del daño real ni de la erogación efectiva del gasto, resultando valores a todas luces "inflados" y alejados de la realidad del mercado para </w:t>
      </w:r>
      <w:r w:rsidR="002C7A04" w:rsidRPr="008A4097">
        <w:rPr>
          <w:rFonts w:ascii="Arial" w:eastAsia="Arial" w:hAnsi="Arial" w:cs="Arial"/>
          <w:sz w:val="22"/>
          <w:szCs w:val="22"/>
        </w:rPr>
        <w:t>la reparación de una</w:t>
      </w:r>
      <w:r w:rsidRPr="008A4097">
        <w:rPr>
          <w:rFonts w:ascii="Arial" w:eastAsia="Arial" w:hAnsi="Arial" w:cs="Arial"/>
          <w:sz w:val="22"/>
          <w:szCs w:val="22"/>
        </w:rPr>
        <w:t xml:space="preserve"> unidad de las características de</w:t>
      </w:r>
      <w:r w:rsidR="002C7A04" w:rsidRPr="008A4097">
        <w:rPr>
          <w:rFonts w:ascii="Arial" w:eastAsia="Arial" w:hAnsi="Arial" w:cs="Arial"/>
          <w:sz w:val="22"/>
          <w:szCs w:val="22"/>
        </w:rPr>
        <w:t xml:space="preserve">l vehículo </w:t>
      </w:r>
      <w:r w:rsidR="0082397D" w:rsidRPr="008A4097">
        <w:rPr>
          <w:rFonts w:ascii="Arial" w:eastAsia="Arial" w:hAnsi="Arial" w:cs="Arial"/>
          <w:sz w:val="22"/>
          <w:szCs w:val="22"/>
        </w:rPr>
        <w:t>RENAULT KANGOO</w:t>
      </w:r>
      <w:r w:rsidRPr="008A4097">
        <w:rPr>
          <w:rFonts w:ascii="Arial" w:eastAsia="Arial" w:hAnsi="Arial" w:cs="Arial"/>
          <w:sz w:val="22"/>
          <w:szCs w:val="22"/>
        </w:rPr>
        <w:t xml:space="preserve">. </w:t>
      </w:r>
    </w:p>
    <w:p w14:paraId="42F1DECD" w14:textId="77777777" w:rsidR="00836DBA" w:rsidRPr="008A4097" w:rsidRDefault="00836DBA" w:rsidP="00B357E0">
      <w:pPr>
        <w:spacing w:line="360" w:lineRule="auto"/>
        <w:ind w:left="709" w:firstLine="851"/>
        <w:jc w:val="both"/>
        <w:rPr>
          <w:rFonts w:ascii="Arial" w:eastAsia="Arial" w:hAnsi="Arial" w:cs="Arial"/>
          <w:sz w:val="22"/>
          <w:szCs w:val="22"/>
        </w:rPr>
      </w:pPr>
      <w:r w:rsidRPr="008A4097">
        <w:rPr>
          <w:rFonts w:ascii="Arial" w:eastAsia="Arial" w:hAnsi="Arial" w:cs="Arial"/>
          <w:sz w:val="22"/>
          <w:szCs w:val="22"/>
        </w:rPr>
        <w:t>El daño debe ser cierto y actual, y su cuantía debe ser acreditada por quien lo reclama (Art. 1744 CCyC); la mera presentación de un presupuesto no suple la carga de probar la magnitud del perjuicio.</w:t>
      </w:r>
    </w:p>
    <w:p w14:paraId="79FB0E32" w14:textId="345C1859" w:rsidR="00836DBA" w:rsidRPr="008A4097" w:rsidRDefault="00836DBA" w:rsidP="00B357E0">
      <w:pPr>
        <w:spacing w:line="360" w:lineRule="auto"/>
        <w:ind w:left="709" w:firstLine="851"/>
        <w:jc w:val="both"/>
        <w:rPr>
          <w:rFonts w:ascii="Arial" w:eastAsia="Arial" w:hAnsi="Arial" w:cs="Arial"/>
          <w:sz w:val="22"/>
          <w:szCs w:val="22"/>
        </w:rPr>
      </w:pPr>
      <w:r w:rsidRPr="008A4097">
        <w:rPr>
          <w:rFonts w:ascii="Arial" w:eastAsia="Arial" w:hAnsi="Arial" w:cs="Arial"/>
          <w:sz w:val="22"/>
          <w:szCs w:val="22"/>
        </w:rPr>
        <w:t>Niego que la accionante tenga derecho a percibir la suma de $</w:t>
      </w:r>
      <w:r w:rsidR="0082397D" w:rsidRPr="008A4097">
        <w:rPr>
          <w:rFonts w:ascii="Arial" w:eastAsia="Arial" w:hAnsi="Arial" w:cs="Arial"/>
          <w:sz w:val="22"/>
          <w:szCs w:val="22"/>
        </w:rPr>
        <w:t xml:space="preserve">9.050.000 </w:t>
      </w:r>
      <w:r w:rsidRPr="008A4097">
        <w:rPr>
          <w:rFonts w:ascii="Arial" w:eastAsia="Arial" w:hAnsi="Arial" w:cs="Arial"/>
          <w:sz w:val="22"/>
          <w:szCs w:val="22"/>
        </w:rPr>
        <w:t>en concepto de daños materiales.</w:t>
      </w:r>
    </w:p>
    <w:p w14:paraId="0B7B8581" w14:textId="77777777" w:rsidR="00836DBA" w:rsidRPr="008A4097" w:rsidRDefault="00836DBA" w:rsidP="00B357E0">
      <w:pPr>
        <w:spacing w:line="360" w:lineRule="auto"/>
        <w:ind w:left="709" w:firstLine="851"/>
        <w:jc w:val="both"/>
        <w:rPr>
          <w:rFonts w:ascii="Arial" w:eastAsia="Arial" w:hAnsi="Arial" w:cs="Arial"/>
          <w:sz w:val="22"/>
          <w:szCs w:val="22"/>
        </w:rPr>
      </w:pPr>
    </w:p>
    <w:p w14:paraId="42C2582B" w14:textId="2F6B03BF" w:rsidR="00F43DE5" w:rsidRPr="007C1FBB" w:rsidRDefault="007C1FBB" w:rsidP="00B357E0">
      <w:pPr>
        <w:pStyle w:val="Prrafodelista"/>
        <w:numPr>
          <w:ilvl w:val="0"/>
          <w:numId w:val="14"/>
        </w:numPr>
        <w:spacing w:line="360" w:lineRule="auto"/>
        <w:ind w:left="2977" w:hanging="283"/>
        <w:jc w:val="both"/>
        <w:rPr>
          <w:rFonts w:ascii="Arial" w:hAnsi="Arial" w:cs="Arial"/>
          <w:b/>
          <w:bCs/>
          <w:sz w:val="22"/>
          <w:szCs w:val="22"/>
        </w:rPr>
      </w:pPr>
      <w:r>
        <w:rPr>
          <w:rFonts w:ascii="Arial" w:hAnsi="Arial" w:cs="Arial"/>
          <w:b/>
          <w:bCs/>
          <w:sz w:val="22"/>
          <w:szCs w:val="22"/>
        </w:rPr>
        <w:t>Privación de uso</w:t>
      </w:r>
    </w:p>
    <w:p w14:paraId="34BD3FCA" w14:textId="4729B074" w:rsidR="00F43DE5" w:rsidRPr="008A4097" w:rsidRDefault="00F43DE5" w:rsidP="00B357E0">
      <w:pPr>
        <w:spacing w:line="360" w:lineRule="auto"/>
        <w:ind w:left="709" w:firstLine="851"/>
        <w:jc w:val="both"/>
        <w:rPr>
          <w:rFonts w:ascii="Arial" w:hAnsi="Arial" w:cs="Arial"/>
          <w:sz w:val="22"/>
          <w:szCs w:val="22"/>
        </w:rPr>
      </w:pPr>
      <w:r w:rsidRPr="008A4097">
        <w:rPr>
          <w:rFonts w:ascii="Arial" w:hAnsi="Arial" w:cs="Arial"/>
          <w:sz w:val="22"/>
          <w:szCs w:val="22"/>
        </w:rPr>
        <w:t>Se rechaza la procedencia y el quantum del rubro “PRIVACIÓN DE USO” pretendido por la actora por la suma de $</w:t>
      </w:r>
      <w:r w:rsidR="00DB7C1F" w:rsidRPr="008A4097">
        <w:rPr>
          <w:rFonts w:ascii="Arial" w:hAnsi="Arial" w:cs="Arial"/>
          <w:sz w:val="22"/>
          <w:szCs w:val="22"/>
        </w:rPr>
        <w:t>500.000</w:t>
      </w:r>
      <w:r w:rsidRPr="008A4097">
        <w:rPr>
          <w:rFonts w:ascii="Arial" w:hAnsi="Arial" w:cs="Arial"/>
          <w:sz w:val="22"/>
          <w:szCs w:val="22"/>
        </w:rPr>
        <w:t>,00. El reclamo resulta improcedente, abusivo y carece de sustento fáctico, basándose en meras generalidades que no se condicen con la realidad técnica de las unidades involucradas</w:t>
      </w:r>
    </w:p>
    <w:p w14:paraId="5B44FDE0" w14:textId="77777777" w:rsidR="00F43DE5" w:rsidRPr="008A4097" w:rsidRDefault="00F43DE5" w:rsidP="00B357E0">
      <w:pPr>
        <w:spacing w:line="360" w:lineRule="auto"/>
        <w:ind w:left="709" w:firstLine="851"/>
        <w:jc w:val="both"/>
        <w:rPr>
          <w:rFonts w:ascii="Arial" w:hAnsi="Arial" w:cs="Arial"/>
          <w:sz w:val="22"/>
          <w:szCs w:val="22"/>
        </w:rPr>
      </w:pPr>
      <w:r w:rsidRPr="008A4097">
        <w:rPr>
          <w:rFonts w:ascii="Arial" w:hAnsi="Arial" w:cs="Arial"/>
          <w:sz w:val="22"/>
          <w:szCs w:val="22"/>
        </w:rPr>
        <w:t>Esta parte rechaza el rubro, asimismo, por considerarlo una mera conjetura sin respaldo probatorio. No se ha acompañado constancia de alquiler de vehículo sustituto ni se ha acreditado que la falta del rodado haya generado un perjuicio económico concreto.</w:t>
      </w:r>
    </w:p>
    <w:p w14:paraId="00CC5DE2" w14:textId="77777777" w:rsidR="00F43DE5" w:rsidRPr="008A4097" w:rsidRDefault="00F43DE5" w:rsidP="00B357E0">
      <w:pPr>
        <w:spacing w:line="360" w:lineRule="auto"/>
        <w:ind w:left="709" w:firstLine="851"/>
        <w:jc w:val="both"/>
        <w:rPr>
          <w:rFonts w:ascii="Arial" w:hAnsi="Arial" w:cs="Arial"/>
          <w:sz w:val="22"/>
          <w:szCs w:val="22"/>
        </w:rPr>
      </w:pPr>
      <w:r w:rsidRPr="008A4097">
        <w:rPr>
          <w:rFonts w:ascii="Arial" w:hAnsi="Arial" w:cs="Arial"/>
          <w:sz w:val="22"/>
          <w:szCs w:val="22"/>
        </w:rPr>
        <w:t xml:space="preserve">Como sostiene Matilde Zavala de González, la privación de uso no es un daño in re </w:t>
      </w:r>
      <w:proofErr w:type="spellStart"/>
      <w:r w:rsidRPr="008A4097">
        <w:rPr>
          <w:rFonts w:ascii="Arial" w:hAnsi="Arial" w:cs="Arial"/>
          <w:sz w:val="22"/>
          <w:szCs w:val="22"/>
        </w:rPr>
        <w:t>ipsa</w:t>
      </w:r>
      <w:proofErr w:type="spellEnd"/>
      <w:r w:rsidRPr="008A4097">
        <w:rPr>
          <w:rFonts w:ascii="Arial" w:hAnsi="Arial" w:cs="Arial"/>
          <w:sz w:val="22"/>
          <w:szCs w:val="22"/>
        </w:rPr>
        <w:t xml:space="preserve"> (que surge del hecho mismo), sino que requiere la acreditación de la imposibilidad de utilización y la necesidad de uso del bien.</w:t>
      </w:r>
    </w:p>
    <w:p w14:paraId="3B3A62F8" w14:textId="77777777" w:rsidR="00F43DE5" w:rsidRPr="008A4097" w:rsidRDefault="00F43DE5" w:rsidP="00B357E0">
      <w:pPr>
        <w:spacing w:line="360" w:lineRule="auto"/>
        <w:ind w:left="709" w:firstLine="851"/>
        <w:jc w:val="both"/>
        <w:rPr>
          <w:rFonts w:ascii="Arial" w:hAnsi="Arial" w:cs="Arial"/>
          <w:sz w:val="22"/>
          <w:szCs w:val="22"/>
        </w:rPr>
      </w:pPr>
      <w:r w:rsidRPr="008A4097">
        <w:rPr>
          <w:rFonts w:ascii="Arial" w:hAnsi="Arial" w:cs="Arial"/>
          <w:sz w:val="22"/>
          <w:szCs w:val="22"/>
        </w:rPr>
        <w:t xml:space="preserve">La procedencia de la indemnización por privación de uso exige la acreditación fehaciente del perjuicio efectivamente sufrido. Ello, en tanto la </w:t>
      </w:r>
      <w:r w:rsidRPr="008A4097">
        <w:rPr>
          <w:rFonts w:ascii="Arial" w:hAnsi="Arial" w:cs="Arial"/>
          <w:sz w:val="22"/>
          <w:szCs w:val="22"/>
        </w:rPr>
        <w:lastRenderedPageBreak/>
        <w:t>indisponibilidad del vehículo no sólo puede generar gastos de movilidad alternativa, sino también ahorros correlativos —tales como combustible, estacionamiento, mantenimiento y otros costos asociados al uso habitual del rodado— que deben ser ponderados a fin de evitar una reparación injustificada.</w:t>
      </w:r>
    </w:p>
    <w:p w14:paraId="49F3A2F4" w14:textId="77777777" w:rsidR="00F43DE5" w:rsidRPr="008A4097" w:rsidRDefault="00F43DE5" w:rsidP="00B357E0">
      <w:pPr>
        <w:spacing w:line="360" w:lineRule="auto"/>
        <w:ind w:left="709" w:firstLine="851"/>
        <w:jc w:val="both"/>
        <w:rPr>
          <w:rFonts w:ascii="Arial" w:hAnsi="Arial" w:cs="Arial"/>
          <w:sz w:val="22"/>
          <w:szCs w:val="22"/>
        </w:rPr>
      </w:pPr>
      <w:r w:rsidRPr="008A4097">
        <w:rPr>
          <w:rFonts w:ascii="Arial" w:hAnsi="Arial" w:cs="Arial"/>
          <w:sz w:val="22"/>
          <w:szCs w:val="22"/>
        </w:rPr>
        <w:t>En el caso, la actora no ha ofrecido prueba idónea alguna que permita demostrar que los gastos en que habría incurrido como consecuencia de la supuesta privación de uso superen el ahorro derivado de la falta de utilización del vehículo, circunstancia que torna improcedente el rubro reclamado.</w:t>
      </w:r>
    </w:p>
    <w:p w14:paraId="22BF4E4C" w14:textId="77777777" w:rsidR="00F43DE5" w:rsidRPr="008A4097" w:rsidRDefault="00F43DE5" w:rsidP="00B357E0">
      <w:pPr>
        <w:spacing w:line="360" w:lineRule="auto"/>
        <w:ind w:left="709" w:firstLine="851"/>
        <w:jc w:val="both"/>
        <w:rPr>
          <w:rFonts w:ascii="Arial" w:hAnsi="Arial" w:cs="Arial"/>
          <w:sz w:val="22"/>
          <w:szCs w:val="22"/>
        </w:rPr>
      </w:pPr>
      <w:r w:rsidRPr="008A4097">
        <w:rPr>
          <w:rFonts w:ascii="Arial" w:hAnsi="Arial" w:cs="Arial"/>
          <w:sz w:val="22"/>
          <w:szCs w:val="22"/>
        </w:rPr>
        <w:t>En este sentido, la Sala A de la Cámara Nacional de Apelaciones en lo Comercial, en autos “Valenza, Fabio Gustavo c/ Provincia Seguros S.A. s/ ordinario”, sostuvo que: “(…) Para que este rubro —privación del uso del automotor— prospere, es exigible que la interesada suministre prueba concreta de que los gastos y molestias ocasionados por la falta del vehículo superan o exceden el ahorro que produce dicha ausencia de uso, debiendo allegar al Tribunal los elementos de juicio necesarios a tal fin, a fin de evitar un enriquecimiento sin causa en perjuicio del deudor (…)”. Asimismo, la póliza de mi mandante, en su cláusula CG-CO 8.1, establece expresamente que el asegurador no indemnizará los perjuicios por privación de uso, limitando la medida del seguro a los daños materiales directos.</w:t>
      </w:r>
    </w:p>
    <w:p w14:paraId="202B836A" w14:textId="5CFEA294" w:rsidR="00F43DE5" w:rsidRPr="008A4097" w:rsidRDefault="00F43DE5" w:rsidP="00B357E0">
      <w:pPr>
        <w:spacing w:line="360" w:lineRule="auto"/>
        <w:ind w:left="709" w:firstLine="851"/>
        <w:jc w:val="both"/>
        <w:rPr>
          <w:rFonts w:ascii="Arial" w:hAnsi="Arial" w:cs="Arial"/>
          <w:sz w:val="22"/>
          <w:szCs w:val="22"/>
        </w:rPr>
      </w:pPr>
      <w:r w:rsidRPr="008A4097">
        <w:rPr>
          <w:rFonts w:ascii="Arial" w:hAnsi="Arial" w:cs="Arial"/>
          <w:sz w:val="22"/>
          <w:szCs w:val="22"/>
        </w:rPr>
        <w:t>Niego que la accionante tenga derecho a percibir la suma de $</w:t>
      </w:r>
      <w:r w:rsidR="00DB7C1F" w:rsidRPr="008A4097">
        <w:rPr>
          <w:rFonts w:ascii="Arial" w:hAnsi="Arial" w:cs="Arial"/>
          <w:sz w:val="22"/>
          <w:szCs w:val="22"/>
        </w:rPr>
        <w:t>500.000</w:t>
      </w:r>
      <w:r w:rsidRPr="008A4097">
        <w:rPr>
          <w:rFonts w:ascii="Arial" w:hAnsi="Arial" w:cs="Arial"/>
          <w:sz w:val="22"/>
          <w:szCs w:val="22"/>
        </w:rPr>
        <w:t xml:space="preserve"> en concepto de privación de uso.</w:t>
      </w:r>
    </w:p>
    <w:p w14:paraId="24903E29" w14:textId="58CCE6F2" w:rsidR="00B45EC6" w:rsidRPr="00F80257" w:rsidRDefault="00F80257" w:rsidP="00B357E0">
      <w:pPr>
        <w:pStyle w:val="Prrafodelista"/>
        <w:numPr>
          <w:ilvl w:val="0"/>
          <w:numId w:val="14"/>
        </w:numPr>
        <w:spacing w:line="360" w:lineRule="auto"/>
        <w:ind w:left="2977" w:hanging="283"/>
        <w:jc w:val="both"/>
        <w:rPr>
          <w:rFonts w:ascii="Arial" w:hAnsi="Arial" w:cs="Arial"/>
          <w:sz w:val="22"/>
          <w:szCs w:val="22"/>
        </w:rPr>
      </w:pPr>
      <w:proofErr w:type="spellStart"/>
      <w:r>
        <w:rPr>
          <w:rFonts w:ascii="Arial" w:hAnsi="Arial" w:cs="Arial"/>
          <w:b/>
          <w:bCs/>
          <w:sz w:val="22"/>
          <w:szCs w:val="22"/>
        </w:rPr>
        <w:t>Desvalorizacion</w:t>
      </w:r>
      <w:proofErr w:type="spellEnd"/>
      <w:r>
        <w:rPr>
          <w:rFonts w:ascii="Arial" w:hAnsi="Arial" w:cs="Arial"/>
          <w:b/>
          <w:bCs/>
          <w:sz w:val="22"/>
          <w:szCs w:val="22"/>
        </w:rPr>
        <w:t xml:space="preserve"> del rodado:</w:t>
      </w:r>
    </w:p>
    <w:p w14:paraId="72E45A8A" w14:textId="6A81BFC6" w:rsidR="00B45EC6" w:rsidRPr="008A4097" w:rsidRDefault="00B45EC6" w:rsidP="00B357E0">
      <w:pPr>
        <w:spacing w:line="360" w:lineRule="auto"/>
        <w:ind w:left="709" w:firstLine="851"/>
        <w:jc w:val="both"/>
        <w:rPr>
          <w:rFonts w:ascii="Arial" w:hAnsi="Arial" w:cs="Arial"/>
          <w:sz w:val="22"/>
          <w:szCs w:val="22"/>
        </w:rPr>
      </w:pPr>
      <w:r w:rsidRPr="008A4097">
        <w:rPr>
          <w:rFonts w:ascii="Arial" w:hAnsi="Arial" w:cs="Arial"/>
          <w:sz w:val="22"/>
          <w:szCs w:val="22"/>
        </w:rPr>
        <w:t>Se impugna expresamente la procedencia y el quantum del rubro "DESVALORIZACIÓN DEL RODADO" pretendido por la actora por la suma de $</w:t>
      </w:r>
      <w:r w:rsidR="00220372" w:rsidRPr="008A4097">
        <w:rPr>
          <w:rFonts w:ascii="Arial" w:hAnsi="Arial" w:cs="Arial"/>
          <w:sz w:val="22"/>
          <w:szCs w:val="22"/>
        </w:rPr>
        <w:t xml:space="preserve"> 1.800.000</w:t>
      </w:r>
      <w:r w:rsidRPr="008A4097">
        <w:rPr>
          <w:rFonts w:ascii="Arial" w:hAnsi="Arial" w:cs="Arial"/>
          <w:sz w:val="22"/>
          <w:szCs w:val="22"/>
        </w:rPr>
        <w:t xml:space="preserve">,00. El reclamo resulta improcedente, arbitrario y carente de sustento técnico-pericial que demuestre una pérdida efectiva del valor venal del </w:t>
      </w:r>
      <w:proofErr w:type="spellStart"/>
      <w:r w:rsidRPr="008A4097">
        <w:rPr>
          <w:rFonts w:ascii="Arial" w:hAnsi="Arial" w:cs="Arial"/>
          <w:sz w:val="22"/>
          <w:szCs w:val="22"/>
        </w:rPr>
        <w:t>motovehículo</w:t>
      </w:r>
      <w:proofErr w:type="spellEnd"/>
      <w:r w:rsidRPr="008A4097">
        <w:rPr>
          <w:rFonts w:ascii="Arial" w:hAnsi="Arial" w:cs="Arial"/>
          <w:sz w:val="22"/>
          <w:szCs w:val="22"/>
        </w:rPr>
        <w:t xml:space="preserve"> </w:t>
      </w:r>
      <w:r w:rsidR="00220372" w:rsidRPr="008A4097">
        <w:rPr>
          <w:rFonts w:ascii="Arial" w:hAnsi="Arial" w:cs="Arial"/>
          <w:sz w:val="22"/>
          <w:szCs w:val="22"/>
        </w:rPr>
        <w:t>RENAULT KANGOO</w:t>
      </w:r>
      <w:r w:rsidRPr="008A4097">
        <w:rPr>
          <w:rFonts w:ascii="Arial" w:hAnsi="Arial" w:cs="Arial"/>
          <w:sz w:val="22"/>
          <w:szCs w:val="22"/>
        </w:rPr>
        <w:t>.</w:t>
      </w:r>
    </w:p>
    <w:p w14:paraId="6811B31F" w14:textId="4B104391" w:rsidR="00B45EC6" w:rsidRPr="008A4097" w:rsidRDefault="00B45EC6" w:rsidP="00B357E0">
      <w:pPr>
        <w:spacing w:line="360" w:lineRule="auto"/>
        <w:ind w:left="709" w:firstLine="851"/>
        <w:jc w:val="both"/>
        <w:rPr>
          <w:rFonts w:ascii="Arial" w:hAnsi="Arial" w:cs="Arial"/>
          <w:sz w:val="22"/>
          <w:szCs w:val="22"/>
        </w:rPr>
      </w:pPr>
      <w:r w:rsidRPr="008A4097">
        <w:rPr>
          <w:rFonts w:ascii="Arial" w:hAnsi="Arial" w:cs="Arial"/>
          <w:sz w:val="22"/>
          <w:szCs w:val="22"/>
        </w:rPr>
        <w:t>Al no haberse afectado partes estructurales del cuadro o chasis de</w:t>
      </w:r>
      <w:r w:rsidR="006A6CFC" w:rsidRPr="008A4097">
        <w:rPr>
          <w:rFonts w:ascii="Arial" w:hAnsi="Arial" w:cs="Arial"/>
          <w:sz w:val="22"/>
          <w:szCs w:val="22"/>
        </w:rPr>
        <w:t>l</w:t>
      </w:r>
      <w:r w:rsidRPr="008A4097">
        <w:rPr>
          <w:rFonts w:ascii="Arial" w:hAnsi="Arial" w:cs="Arial"/>
          <w:sz w:val="22"/>
          <w:szCs w:val="22"/>
        </w:rPr>
        <w:t xml:space="preserve"> </w:t>
      </w:r>
      <w:proofErr w:type="spellStart"/>
      <w:r w:rsidR="006A6CFC" w:rsidRPr="008A4097">
        <w:rPr>
          <w:rFonts w:ascii="Arial" w:hAnsi="Arial" w:cs="Arial"/>
          <w:sz w:val="22"/>
          <w:szCs w:val="22"/>
        </w:rPr>
        <w:t>vehiculo</w:t>
      </w:r>
      <w:proofErr w:type="spellEnd"/>
      <w:r w:rsidRPr="008A4097">
        <w:rPr>
          <w:rFonts w:ascii="Arial" w:hAnsi="Arial" w:cs="Arial"/>
          <w:sz w:val="22"/>
          <w:szCs w:val="22"/>
        </w:rPr>
        <w:t>, una correcta reparación de los componentes externos devuelve a la unidad su estado y valor de mercado original.</w:t>
      </w:r>
    </w:p>
    <w:p w14:paraId="0A11A281" w14:textId="77777777" w:rsidR="00B45EC6" w:rsidRPr="008A4097" w:rsidRDefault="00B45EC6" w:rsidP="00B357E0">
      <w:pPr>
        <w:spacing w:line="360" w:lineRule="auto"/>
        <w:ind w:left="709" w:firstLine="851"/>
        <w:jc w:val="both"/>
        <w:rPr>
          <w:rFonts w:ascii="Arial" w:hAnsi="Arial" w:cs="Arial"/>
          <w:sz w:val="22"/>
          <w:szCs w:val="22"/>
        </w:rPr>
      </w:pPr>
      <w:r w:rsidRPr="008A4097">
        <w:rPr>
          <w:rFonts w:ascii="Arial" w:hAnsi="Arial" w:cs="Arial"/>
          <w:sz w:val="22"/>
          <w:szCs w:val="22"/>
        </w:rPr>
        <w:t xml:space="preserve">Por lo expuesto, solicito a V.S. que rechace íntegramente este rubro. El actor no ha aportado prueba alguna que demuestre que, tras una reparación adecuada, el </w:t>
      </w:r>
      <w:proofErr w:type="spellStart"/>
      <w:r w:rsidRPr="008A4097">
        <w:rPr>
          <w:rFonts w:ascii="Arial" w:hAnsi="Arial" w:cs="Arial"/>
          <w:sz w:val="22"/>
          <w:szCs w:val="22"/>
        </w:rPr>
        <w:t>motovehículo</w:t>
      </w:r>
      <w:proofErr w:type="spellEnd"/>
      <w:r w:rsidRPr="008A4097">
        <w:rPr>
          <w:rFonts w:ascii="Arial" w:hAnsi="Arial" w:cs="Arial"/>
          <w:sz w:val="22"/>
          <w:szCs w:val="22"/>
        </w:rPr>
        <w:t xml:space="preserve"> presentaría fallas o defectos visibles que justifiquen una disminución en su valor de cambio.</w:t>
      </w:r>
    </w:p>
    <w:p w14:paraId="33613ECD" w14:textId="77777777" w:rsidR="000128CF" w:rsidRPr="008A4097" w:rsidRDefault="000128CF" w:rsidP="00B357E0">
      <w:pPr>
        <w:spacing w:line="360" w:lineRule="auto"/>
        <w:ind w:firstLine="851"/>
        <w:jc w:val="both"/>
        <w:rPr>
          <w:rFonts w:ascii="Arial" w:hAnsi="Arial" w:cs="Arial"/>
          <w:sz w:val="22"/>
          <w:szCs w:val="22"/>
        </w:rPr>
      </w:pPr>
    </w:p>
    <w:p w14:paraId="3FF91664" w14:textId="79F49429" w:rsidR="000128CF" w:rsidRPr="006568E4" w:rsidRDefault="000128CF" w:rsidP="00B357E0">
      <w:pPr>
        <w:pStyle w:val="Prrafodelista"/>
        <w:numPr>
          <w:ilvl w:val="0"/>
          <w:numId w:val="15"/>
        </w:numPr>
        <w:spacing w:line="360" w:lineRule="auto"/>
        <w:jc w:val="both"/>
        <w:rPr>
          <w:rFonts w:ascii="Arial" w:hAnsi="Arial" w:cs="Arial"/>
          <w:b/>
          <w:bCs/>
          <w:sz w:val="22"/>
          <w:szCs w:val="22"/>
        </w:rPr>
      </w:pPr>
      <w:r w:rsidRPr="006568E4">
        <w:rPr>
          <w:rFonts w:ascii="Arial" w:hAnsi="Arial" w:cs="Arial"/>
          <w:b/>
          <w:bCs/>
          <w:sz w:val="22"/>
          <w:szCs w:val="22"/>
        </w:rPr>
        <w:t>IMPUGNA LIQUIDACION.</w:t>
      </w:r>
    </w:p>
    <w:p w14:paraId="319E1EF8" w14:textId="4BB2082F" w:rsidR="004B63AA" w:rsidRDefault="000128CF" w:rsidP="00B357E0">
      <w:pPr>
        <w:spacing w:line="360" w:lineRule="auto"/>
        <w:ind w:left="709" w:firstLine="851"/>
        <w:jc w:val="both"/>
        <w:rPr>
          <w:rFonts w:ascii="Arial" w:hAnsi="Arial" w:cs="Arial"/>
          <w:b/>
          <w:bCs/>
          <w:sz w:val="22"/>
          <w:szCs w:val="22"/>
        </w:rPr>
      </w:pPr>
      <w:r w:rsidRPr="008A4097">
        <w:rPr>
          <w:rFonts w:ascii="Arial" w:hAnsi="Arial" w:cs="Arial"/>
          <w:sz w:val="22"/>
          <w:szCs w:val="22"/>
        </w:rPr>
        <w:t xml:space="preserve">No </w:t>
      </w:r>
      <w:proofErr w:type="gramStart"/>
      <w:r w:rsidRPr="008A4097">
        <w:rPr>
          <w:rFonts w:ascii="Arial" w:hAnsi="Arial" w:cs="Arial"/>
          <w:sz w:val="22"/>
          <w:szCs w:val="22"/>
        </w:rPr>
        <w:t>obstante</w:t>
      </w:r>
      <w:proofErr w:type="gramEnd"/>
      <w:r w:rsidRPr="008A4097">
        <w:rPr>
          <w:rFonts w:ascii="Arial" w:hAnsi="Arial" w:cs="Arial"/>
          <w:sz w:val="22"/>
          <w:szCs w:val="22"/>
        </w:rPr>
        <w:t xml:space="preserve"> los desconocimientos efectuados precedentemente, se impugna por arbitraria y desmedida la liquidación practicada en autos la que asciende a la suma de </w:t>
      </w:r>
      <w:r w:rsidRPr="008A4097">
        <w:rPr>
          <w:rFonts w:ascii="Arial" w:hAnsi="Arial" w:cs="Arial"/>
          <w:b/>
          <w:bCs/>
          <w:sz w:val="22"/>
          <w:szCs w:val="22"/>
        </w:rPr>
        <w:t>$11.350.000</w:t>
      </w:r>
      <w:del w:id="0" w:author="Camila Persichini" w:date="2026-01-23T17:55:00Z" w16du:dateUtc="2026-01-23T20:55:00Z">
        <w:r w:rsidRPr="008A4097" w:rsidDel="00EF6DAE">
          <w:rPr>
            <w:rFonts w:ascii="Arial" w:hAnsi="Arial" w:cs="Arial"/>
            <w:b/>
            <w:bCs/>
            <w:sz w:val="22"/>
            <w:szCs w:val="22"/>
          </w:rPr>
          <w:delText>.</w:delText>
        </w:r>
      </w:del>
      <w:r w:rsidRPr="008A4097">
        <w:rPr>
          <w:rFonts w:ascii="Arial" w:hAnsi="Arial" w:cs="Arial"/>
          <w:b/>
          <w:bCs/>
          <w:sz w:val="22"/>
          <w:szCs w:val="22"/>
        </w:rPr>
        <w:t xml:space="preserve"> (ONCE MILLONES TRESCIENTOS CINCUENTA MIL), por no constarnos la procedencia de los rubros reclamados, </w:t>
      </w:r>
      <w:proofErr w:type="spellStart"/>
      <w:r w:rsidRPr="008A4097">
        <w:rPr>
          <w:rFonts w:ascii="Arial" w:hAnsi="Arial" w:cs="Arial"/>
          <w:b/>
          <w:bCs/>
          <w:sz w:val="22"/>
          <w:szCs w:val="22"/>
        </w:rPr>
        <w:t>asi</w:t>
      </w:r>
      <w:proofErr w:type="spellEnd"/>
      <w:r w:rsidRPr="008A4097">
        <w:rPr>
          <w:rFonts w:ascii="Arial" w:hAnsi="Arial" w:cs="Arial"/>
          <w:b/>
          <w:bCs/>
          <w:sz w:val="22"/>
          <w:szCs w:val="22"/>
        </w:rPr>
        <w:t xml:space="preserve"> como la magnitud de las consecuencias dañosas alegadas ni su eventual justipreciación. </w:t>
      </w:r>
    </w:p>
    <w:p w14:paraId="3B81E3B9" w14:textId="77777777" w:rsidR="006568E4" w:rsidRPr="008A4097" w:rsidRDefault="006568E4" w:rsidP="00B357E0">
      <w:pPr>
        <w:spacing w:line="360" w:lineRule="auto"/>
        <w:ind w:left="709" w:firstLine="851"/>
        <w:jc w:val="both"/>
        <w:rPr>
          <w:rFonts w:ascii="Arial" w:hAnsi="Arial" w:cs="Arial"/>
          <w:sz w:val="22"/>
          <w:szCs w:val="22"/>
        </w:rPr>
      </w:pPr>
    </w:p>
    <w:p w14:paraId="71DC81C4" w14:textId="11680B17" w:rsidR="00670FD4" w:rsidRPr="006568E4" w:rsidRDefault="00670FD4" w:rsidP="00B357E0">
      <w:pPr>
        <w:pStyle w:val="Prrafodelista"/>
        <w:numPr>
          <w:ilvl w:val="0"/>
          <w:numId w:val="15"/>
        </w:numPr>
        <w:spacing w:line="360" w:lineRule="auto"/>
        <w:jc w:val="both"/>
        <w:rPr>
          <w:rFonts w:ascii="Arial" w:hAnsi="Arial" w:cs="Arial"/>
          <w:b/>
          <w:bCs/>
          <w:sz w:val="22"/>
          <w:szCs w:val="22"/>
        </w:rPr>
      </w:pPr>
      <w:r w:rsidRPr="006568E4">
        <w:rPr>
          <w:rFonts w:ascii="Arial" w:hAnsi="Arial" w:cs="Arial"/>
          <w:b/>
          <w:bCs/>
          <w:sz w:val="22"/>
          <w:szCs w:val="22"/>
        </w:rPr>
        <w:t>OFRECE PRUEBA</w:t>
      </w:r>
      <w:r w:rsidR="006568E4">
        <w:rPr>
          <w:rFonts w:ascii="Arial" w:hAnsi="Arial" w:cs="Arial"/>
          <w:b/>
          <w:bCs/>
          <w:sz w:val="22"/>
          <w:szCs w:val="22"/>
        </w:rPr>
        <w:t>.</w:t>
      </w:r>
    </w:p>
    <w:p w14:paraId="336B32E4" w14:textId="77777777" w:rsidR="00670FD4" w:rsidRPr="008A4097" w:rsidRDefault="00670FD4" w:rsidP="00B357E0">
      <w:pPr>
        <w:spacing w:line="360" w:lineRule="auto"/>
        <w:ind w:left="709" w:firstLine="851"/>
        <w:jc w:val="both"/>
        <w:rPr>
          <w:rFonts w:ascii="Arial" w:hAnsi="Arial" w:cs="Arial"/>
          <w:b/>
          <w:bCs/>
          <w:sz w:val="22"/>
          <w:szCs w:val="22"/>
        </w:rPr>
      </w:pPr>
      <w:r w:rsidRPr="008A4097">
        <w:rPr>
          <w:rFonts w:ascii="Arial" w:hAnsi="Arial" w:cs="Arial"/>
          <w:b/>
          <w:bCs/>
          <w:sz w:val="22"/>
          <w:szCs w:val="22"/>
        </w:rPr>
        <w:t xml:space="preserve">1.- DOCUMENTAL: </w:t>
      </w:r>
    </w:p>
    <w:p w14:paraId="328C23E1" w14:textId="77777777" w:rsidR="00670FD4" w:rsidRPr="008A4097" w:rsidRDefault="00670FD4" w:rsidP="00B357E0">
      <w:pPr>
        <w:spacing w:line="360" w:lineRule="auto"/>
        <w:ind w:left="709" w:firstLine="851"/>
        <w:jc w:val="both"/>
        <w:rPr>
          <w:rFonts w:ascii="Arial" w:hAnsi="Arial" w:cs="Arial"/>
          <w:sz w:val="22"/>
          <w:szCs w:val="22"/>
        </w:rPr>
      </w:pPr>
      <w:r w:rsidRPr="008A4097">
        <w:rPr>
          <w:rFonts w:ascii="Arial" w:hAnsi="Arial" w:cs="Arial"/>
          <w:sz w:val="22"/>
          <w:szCs w:val="22"/>
        </w:rPr>
        <w:t>a)</w:t>
      </w:r>
      <w:r w:rsidRPr="008A4097">
        <w:rPr>
          <w:rFonts w:ascii="Arial" w:hAnsi="Arial" w:cs="Arial"/>
          <w:sz w:val="22"/>
          <w:szCs w:val="22"/>
        </w:rPr>
        <w:tab/>
        <w:t>Copia de poder general que se adjunta al presente.</w:t>
      </w:r>
    </w:p>
    <w:p w14:paraId="45493A6A" w14:textId="77777777" w:rsidR="00670FD4" w:rsidRPr="008A4097" w:rsidRDefault="00670FD4" w:rsidP="00B357E0">
      <w:pPr>
        <w:spacing w:line="360" w:lineRule="auto"/>
        <w:ind w:left="709" w:firstLine="851"/>
        <w:jc w:val="both"/>
        <w:rPr>
          <w:rFonts w:ascii="Arial" w:hAnsi="Arial" w:cs="Arial"/>
          <w:sz w:val="22"/>
          <w:szCs w:val="22"/>
        </w:rPr>
      </w:pPr>
      <w:r w:rsidRPr="008A4097">
        <w:rPr>
          <w:rFonts w:ascii="Arial" w:hAnsi="Arial" w:cs="Arial"/>
          <w:sz w:val="22"/>
          <w:szCs w:val="22"/>
        </w:rPr>
        <w:t>b)</w:t>
      </w:r>
      <w:r w:rsidRPr="008A4097">
        <w:rPr>
          <w:rFonts w:ascii="Arial" w:hAnsi="Arial" w:cs="Arial"/>
          <w:sz w:val="22"/>
          <w:szCs w:val="22"/>
        </w:rPr>
        <w:tab/>
        <w:t>Copia de la póliza emitida por mi mandante.</w:t>
      </w:r>
    </w:p>
    <w:p w14:paraId="77639FBD" w14:textId="257F0EF9" w:rsidR="00670FD4" w:rsidRPr="008A4097" w:rsidRDefault="00670FD4" w:rsidP="00B357E0">
      <w:pPr>
        <w:spacing w:line="360" w:lineRule="auto"/>
        <w:ind w:left="709" w:firstLine="851"/>
        <w:jc w:val="both"/>
        <w:rPr>
          <w:rFonts w:ascii="Arial" w:hAnsi="Arial" w:cs="Arial"/>
          <w:sz w:val="22"/>
          <w:szCs w:val="22"/>
        </w:rPr>
      </w:pPr>
      <w:r w:rsidRPr="008A4097">
        <w:rPr>
          <w:rFonts w:ascii="Arial" w:hAnsi="Arial" w:cs="Arial"/>
          <w:sz w:val="22"/>
          <w:szCs w:val="22"/>
        </w:rPr>
        <w:t>c)</w:t>
      </w:r>
      <w:r w:rsidRPr="008A4097">
        <w:rPr>
          <w:rFonts w:ascii="Arial" w:hAnsi="Arial" w:cs="Arial"/>
          <w:sz w:val="22"/>
          <w:szCs w:val="22"/>
        </w:rPr>
        <w:tab/>
        <w:t xml:space="preserve">Copia de la denuncia de siniestro </w:t>
      </w:r>
    </w:p>
    <w:p w14:paraId="01F47E3E" w14:textId="205C0562" w:rsidR="00A0149C" w:rsidRPr="008A4097" w:rsidRDefault="008872D8" w:rsidP="00B357E0">
      <w:pPr>
        <w:spacing w:line="360" w:lineRule="auto"/>
        <w:ind w:left="709" w:firstLine="851"/>
        <w:jc w:val="both"/>
        <w:rPr>
          <w:rFonts w:ascii="Arial" w:hAnsi="Arial" w:cs="Arial"/>
          <w:sz w:val="22"/>
          <w:szCs w:val="22"/>
        </w:rPr>
      </w:pPr>
      <w:r w:rsidRPr="008A4097">
        <w:rPr>
          <w:rFonts w:ascii="Arial" w:hAnsi="Arial" w:cs="Arial"/>
          <w:b/>
          <w:bCs/>
          <w:sz w:val="22"/>
          <w:szCs w:val="22"/>
        </w:rPr>
        <w:t xml:space="preserve">2.- </w:t>
      </w:r>
      <w:r w:rsidR="00A0149C" w:rsidRPr="008A4097">
        <w:rPr>
          <w:rFonts w:ascii="Arial" w:hAnsi="Arial" w:cs="Arial"/>
          <w:b/>
          <w:bCs/>
          <w:sz w:val="22"/>
          <w:szCs w:val="22"/>
        </w:rPr>
        <w:t xml:space="preserve">CONFESIONAL: </w:t>
      </w:r>
      <w:r w:rsidR="00A0149C" w:rsidRPr="008A4097">
        <w:rPr>
          <w:rFonts w:ascii="Arial" w:hAnsi="Arial" w:cs="Arial"/>
          <w:sz w:val="22"/>
          <w:szCs w:val="22"/>
        </w:rPr>
        <w:t>Solicito se cite a la parte actora a absolver posiciones a tenor del pliego que oportunamente se acompañará, bajo apercibimiento de ley.</w:t>
      </w:r>
    </w:p>
    <w:p w14:paraId="411110A4" w14:textId="77777777" w:rsidR="00E5376D" w:rsidRPr="008A4097" w:rsidRDefault="00E5376D" w:rsidP="00B357E0">
      <w:pPr>
        <w:spacing w:line="360" w:lineRule="auto"/>
        <w:ind w:left="709" w:firstLine="851"/>
        <w:jc w:val="both"/>
        <w:rPr>
          <w:rFonts w:ascii="Arial" w:hAnsi="Arial" w:cs="Arial"/>
          <w:sz w:val="22"/>
          <w:szCs w:val="22"/>
        </w:rPr>
      </w:pPr>
    </w:p>
    <w:p w14:paraId="4F96AA1F" w14:textId="1C4E9F45" w:rsidR="00E5376D" w:rsidRPr="008A4097" w:rsidRDefault="008872D8" w:rsidP="00B357E0">
      <w:pPr>
        <w:spacing w:line="360" w:lineRule="auto"/>
        <w:ind w:left="709" w:firstLine="851"/>
        <w:jc w:val="both"/>
        <w:rPr>
          <w:rFonts w:ascii="Arial" w:hAnsi="Arial" w:cs="Arial"/>
          <w:b/>
          <w:bCs/>
          <w:sz w:val="22"/>
          <w:szCs w:val="22"/>
        </w:rPr>
      </w:pPr>
      <w:r w:rsidRPr="008A4097">
        <w:rPr>
          <w:rFonts w:ascii="Arial" w:hAnsi="Arial" w:cs="Arial"/>
          <w:b/>
          <w:bCs/>
          <w:sz w:val="22"/>
          <w:szCs w:val="22"/>
        </w:rPr>
        <w:t xml:space="preserve">3.- </w:t>
      </w:r>
      <w:r w:rsidR="00E5376D" w:rsidRPr="008A4097">
        <w:rPr>
          <w:rFonts w:ascii="Arial" w:hAnsi="Arial" w:cs="Arial"/>
          <w:b/>
          <w:bCs/>
          <w:sz w:val="22"/>
          <w:szCs w:val="22"/>
        </w:rPr>
        <w:t xml:space="preserve">PERICIA MECANICA: </w:t>
      </w:r>
    </w:p>
    <w:p w14:paraId="158D3A66" w14:textId="77777777" w:rsidR="00A82101" w:rsidRPr="008A4097" w:rsidRDefault="00A82101" w:rsidP="00B357E0">
      <w:pPr>
        <w:pStyle w:val="Prrafodelista"/>
        <w:spacing w:line="360" w:lineRule="auto"/>
        <w:ind w:firstLine="851"/>
        <w:jc w:val="both"/>
        <w:rPr>
          <w:rFonts w:ascii="Arial" w:hAnsi="Arial" w:cs="Arial"/>
          <w:sz w:val="22"/>
          <w:szCs w:val="22"/>
        </w:rPr>
      </w:pPr>
      <w:r w:rsidRPr="008A4097">
        <w:rPr>
          <w:rFonts w:ascii="Arial" w:eastAsia="Arial" w:hAnsi="Arial" w:cs="Arial"/>
          <w:sz w:val="22"/>
          <w:szCs w:val="22"/>
        </w:rPr>
        <w:t>Esta parte, en aras de la economía procesal, adhiere a la pericia MECANICA ofrecida por la actora, y agrega los siguientes puntos para que ventile el perito:</w:t>
      </w:r>
    </w:p>
    <w:p w14:paraId="3E7A483F" w14:textId="77777777" w:rsidR="00605874" w:rsidRPr="00605874" w:rsidRDefault="00605874" w:rsidP="00B357E0">
      <w:pPr>
        <w:numPr>
          <w:ilvl w:val="0"/>
          <w:numId w:val="8"/>
        </w:numPr>
        <w:spacing w:line="360" w:lineRule="auto"/>
        <w:ind w:firstLine="851"/>
        <w:jc w:val="both"/>
        <w:rPr>
          <w:rFonts w:ascii="Arial" w:hAnsi="Arial" w:cs="Arial"/>
          <w:sz w:val="22"/>
          <w:szCs w:val="22"/>
          <w:lang w:val="es-AR"/>
        </w:rPr>
      </w:pPr>
      <w:r w:rsidRPr="00605874">
        <w:rPr>
          <w:rFonts w:ascii="Arial" w:hAnsi="Arial" w:cs="Arial"/>
          <w:b/>
          <w:bCs/>
          <w:sz w:val="22"/>
          <w:szCs w:val="22"/>
          <w:lang w:val="es-AR"/>
        </w:rPr>
        <w:t>Verifique y describa detalladamente los daños que presenta el vehículo del actor</w:t>
      </w:r>
      <w:r w:rsidRPr="00605874">
        <w:rPr>
          <w:rFonts w:ascii="Arial" w:hAnsi="Arial" w:cs="Arial"/>
          <w:sz w:val="22"/>
          <w:szCs w:val="22"/>
          <w:lang w:val="es-AR"/>
        </w:rPr>
        <w:t>, indicando su ubicación precisa y características técnicas.</w:t>
      </w:r>
    </w:p>
    <w:p w14:paraId="74326F21" w14:textId="77777777" w:rsidR="00605874" w:rsidRPr="00605874" w:rsidRDefault="00605874" w:rsidP="00B357E0">
      <w:pPr>
        <w:numPr>
          <w:ilvl w:val="0"/>
          <w:numId w:val="8"/>
        </w:numPr>
        <w:spacing w:line="360" w:lineRule="auto"/>
        <w:ind w:firstLine="851"/>
        <w:jc w:val="both"/>
        <w:rPr>
          <w:rFonts w:ascii="Arial" w:hAnsi="Arial" w:cs="Arial"/>
          <w:sz w:val="22"/>
          <w:szCs w:val="22"/>
          <w:lang w:val="es-AR"/>
        </w:rPr>
      </w:pPr>
      <w:r w:rsidRPr="00605874">
        <w:rPr>
          <w:rFonts w:ascii="Arial" w:hAnsi="Arial" w:cs="Arial"/>
          <w:b/>
          <w:bCs/>
          <w:sz w:val="22"/>
          <w:szCs w:val="22"/>
          <w:lang w:val="es-AR"/>
        </w:rPr>
        <w:t>Determine cuáles de los daños observados guardan relación directa y exclusiva con el contacto entre vehículos denunciado en autos</w:t>
      </w:r>
      <w:r w:rsidRPr="00605874">
        <w:rPr>
          <w:rFonts w:ascii="Arial" w:hAnsi="Arial" w:cs="Arial"/>
          <w:sz w:val="22"/>
          <w:szCs w:val="22"/>
          <w:lang w:val="es-AR"/>
        </w:rPr>
        <w:t>, indicando en su caso si alguno de ellos podría corresponder a deterioros preexistentes, desgaste normal o eventos distintos.</w:t>
      </w:r>
    </w:p>
    <w:p w14:paraId="4DDE3874" w14:textId="77777777" w:rsidR="00605874" w:rsidRPr="00605874" w:rsidRDefault="00605874" w:rsidP="00B357E0">
      <w:pPr>
        <w:numPr>
          <w:ilvl w:val="0"/>
          <w:numId w:val="8"/>
        </w:numPr>
        <w:spacing w:line="360" w:lineRule="auto"/>
        <w:ind w:firstLine="851"/>
        <w:jc w:val="both"/>
        <w:rPr>
          <w:rFonts w:ascii="Arial" w:hAnsi="Arial" w:cs="Arial"/>
          <w:sz w:val="22"/>
          <w:szCs w:val="22"/>
          <w:lang w:val="es-AR"/>
        </w:rPr>
      </w:pPr>
      <w:r w:rsidRPr="00605874">
        <w:rPr>
          <w:rFonts w:ascii="Arial" w:hAnsi="Arial" w:cs="Arial"/>
          <w:b/>
          <w:bCs/>
          <w:sz w:val="22"/>
          <w:szCs w:val="22"/>
          <w:lang w:val="es-AR"/>
        </w:rPr>
        <w:lastRenderedPageBreak/>
        <w:t>Informe si la magnitud y características de los daños constatados resultan compatibles con la entidad del impacto</w:t>
      </w:r>
      <w:r w:rsidRPr="00605874">
        <w:rPr>
          <w:rFonts w:ascii="Arial" w:hAnsi="Arial" w:cs="Arial"/>
          <w:sz w:val="22"/>
          <w:szCs w:val="22"/>
          <w:lang w:val="es-AR"/>
        </w:rPr>
        <w:t>, indicando si los mismos se limitan a elementos externos o superficiales del rodado.</w:t>
      </w:r>
    </w:p>
    <w:p w14:paraId="61289088" w14:textId="77777777" w:rsidR="00605874" w:rsidRPr="00605874" w:rsidRDefault="00605874" w:rsidP="00B357E0">
      <w:pPr>
        <w:numPr>
          <w:ilvl w:val="0"/>
          <w:numId w:val="8"/>
        </w:numPr>
        <w:spacing w:line="360" w:lineRule="auto"/>
        <w:ind w:firstLine="851"/>
        <w:jc w:val="both"/>
        <w:rPr>
          <w:rFonts w:ascii="Arial" w:hAnsi="Arial" w:cs="Arial"/>
          <w:sz w:val="22"/>
          <w:szCs w:val="22"/>
          <w:lang w:val="es-AR"/>
        </w:rPr>
      </w:pPr>
      <w:r w:rsidRPr="00605874">
        <w:rPr>
          <w:rFonts w:ascii="Arial" w:hAnsi="Arial" w:cs="Arial"/>
          <w:b/>
          <w:bCs/>
          <w:sz w:val="22"/>
          <w:szCs w:val="22"/>
          <w:lang w:val="es-AR"/>
        </w:rPr>
        <w:t>Indique si las piezas cuya sustitución se consigna en el presupuesto acompañado por la actora resultan efectivamente necesarias</w:t>
      </w:r>
      <w:r w:rsidRPr="00605874">
        <w:rPr>
          <w:rFonts w:ascii="Arial" w:hAnsi="Arial" w:cs="Arial"/>
          <w:sz w:val="22"/>
          <w:szCs w:val="22"/>
          <w:lang w:val="es-AR"/>
        </w:rPr>
        <w:t>, o si técnicamente corresponde su reparación.</w:t>
      </w:r>
    </w:p>
    <w:p w14:paraId="6C3D9BCD" w14:textId="77777777" w:rsidR="00605874" w:rsidRPr="00605874" w:rsidRDefault="00605874" w:rsidP="00B357E0">
      <w:pPr>
        <w:numPr>
          <w:ilvl w:val="0"/>
          <w:numId w:val="8"/>
        </w:numPr>
        <w:spacing w:line="360" w:lineRule="auto"/>
        <w:ind w:firstLine="851"/>
        <w:jc w:val="both"/>
        <w:rPr>
          <w:rFonts w:ascii="Arial" w:hAnsi="Arial" w:cs="Arial"/>
          <w:sz w:val="22"/>
          <w:szCs w:val="22"/>
          <w:lang w:val="es-AR"/>
        </w:rPr>
      </w:pPr>
      <w:r w:rsidRPr="00605874">
        <w:rPr>
          <w:rFonts w:ascii="Arial" w:hAnsi="Arial" w:cs="Arial"/>
          <w:b/>
          <w:bCs/>
          <w:sz w:val="22"/>
          <w:szCs w:val="22"/>
          <w:lang w:val="es-AR"/>
        </w:rPr>
        <w:t>Determine si el presupuesto acompañado por la parte actora se corresponde con los daños efectivamente constatados en el rodado</w:t>
      </w:r>
      <w:r w:rsidRPr="00605874">
        <w:rPr>
          <w:rFonts w:ascii="Arial" w:hAnsi="Arial" w:cs="Arial"/>
          <w:sz w:val="22"/>
          <w:szCs w:val="22"/>
          <w:lang w:val="es-AR"/>
        </w:rPr>
        <w:t>, indicando en su caso si incluye reparaciones o repuestos no vinculados con el evento de autos.</w:t>
      </w:r>
    </w:p>
    <w:p w14:paraId="128F04FB" w14:textId="77777777" w:rsidR="00605874" w:rsidRPr="00605874" w:rsidRDefault="00605874" w:rsidP="00B357E0">
      <w:pPr>
        <w:numPr>
          <w:ilvl w:val="0"/>
          <w:numId w:val="8"/>
        </w:numPr>
        <w:spacing w:line="360" w:lineRule="auto"/>
        <w:ind w:firstLine="851"/>
        <w:jc w:val="both"/>
        <w:rPr>
          <w:rFonts w:ascii="Arial" w:hAnsi="Arial" w:cs="Arial"/>
          <w:sz w:val="22"/>
          <w:szCs w:val="22"/>
          <w:lang w:val="es-AR"/>
        </w:rPr>
      </w:pPr>
      <w:r w:rsidRPr="00605874">
        <w:rPr>
          <w:rFonts w:ascii="Arial" w:hAnsi="Arial" w:cs="Arial"/>
          <w:b/>
          <w:bCs/>
          <w:sz w:val="22"/>
          <w:szCs w:val="22"/>
          <w:lang w:val="es-AR"/>
        </w:rPr>
        <w:t>Estime el costo razonable de reparación de los daños efectivamente atribuibles al hecho</w:t>
      </w:r>
      <w:r w:rsidRPr="00605874">
        <w:rPr>
          <w:rFonts w:ascii="Arial" w:hAnsi="Arial" w:cs="Arial"/>
          <w:sz w:val="22"/>
          <w:szCs w:val="22"/>
          <w:lang w:val="es-AR"/>
        </w:rPr>
        <w:t>, conforme valores de plaza vigentes al momento de realizar la pericia.</w:t>
      </w:r>
    </w:p>
    <w:p w14:paraId="252D22A4" w14:textId="77777777" w:rsidR="00E5376D" w:rsidRPr="008A4097" w:rsidRDefault="00E5376D" w:rsidP="00B357E0">
      <w:pPr>
        <w:spacing w:line="360" w:lineRule="auto"/>
        <w:ind w:left="709" w:firstLine="851"/>
        <w:jc w:val="both"/>
        <w:rPr>
          <w:rFonts w:ascii="Arial" w:hAnsi="Arial" w:cs="Arial"/>
          <w:sz w:val="22"/>
          <w:szCs w:val="22"/>
          <w:lang w:val="es-AR"/>
        </w:rPr>
      </w:pPr>
    </w:p>
    <w:p w14:paraId="48D213C6" w14:textId="2DF95575" w:rsidR="006568E4" w:rsidRPr="006568E4" w:rsidRDefault="0098780A" w:rsidP="00B357E0">
      <w:pPr>
        <w:pStyle w:val="Prrafodelista"/>
        <w:numPr>
          <w:ilvl w:val="0"/>
          <w:numId w:val="15"/>
        </w:numPr>
        <w:spacing w:before="240" w:after="240" w:line="360" w:lineRule="auto"/>
        <w:ind w:left="851" w:firstLine="851"/>
        <w:jc w:val="both"/>
        <w:rPr>
          <w:rFonts w:ascii="Arial" w:hAnsi="Arial" w:cs="Arial"/>
          <w:sz w:val="22"/>
          <w:szCs w:val="22"/>
        </w:rPr>
      </w:pPr>
      <w:r w:rsidRPr="006568E4">
        <w:rPr>
          <w:rFonts w:ascii="Arial" w:eastAsia="Arial" w:hAnsi="Arial" w:cs="Arial"/>
          <w:b/>
          <w:bCs/>
          <w:sz w:val="22"/>
          <w:szCs w:val="22"/>
        </w:rPr>
        <w:t>OPOSICION A PRUEBAS OFRECIDAS POR LA PARTE ACTORA</w:t>
      </w:r>
    </w:p>
    <w:p w14:paraId="0524D316" w14:textId="77777777" w:rsidR="0098780A" w:rsidRPr="008A4097" w:rsidRDefault="0098780A" w:rsidP="00B357E0">
      <w:pPr>
        <w:pStyle w:val="Prrafodelista"/>
        <w:numPr>
          <w:ilvl w:val="0"/>
          <w:numId w:val="9"/>
        </w:numPr>
        <w:spacing w:after="0" w:line="360" w:lineRule="auto"/>
        <w:ind w:firstLine="851"/>
        <w:jc w:val="both"/>
        <w:rPr>
          <w:rFonts w:ascii="Arial" w:eastAsia="Arial" w:hAnsi="Arial" w:cs="Arial"/>
          <w:b/>
          <w:bCs/>
          <w:sz w:val="22"/>
          <w:szCs w:val="22"/>
        </w:rPr>
      </w:pPr>
      <w:r w:rsidRPr="008A4097">
        <w:rPr>
          <w:rFonts w:ascii="Arial" w:eastAsia="Arial" w:hAnsi="Arial" w:cs="Arial"/>
          <w:b/>
          <w:bCs/>
          <w:sz w:val="22"/>
          <w:szCs w:val="22"/>
        </w:rPr>
        <w:t xml:space="preserve">CONFESIONAL CITADA EN GARANTIA </w:t>
      </w:r>
    </w:p>
    <w:p w14:paraId="70C2AD0F" w14:textId="77777777" w:rsidR="0098780A" w:rsidRPr="008A4097" w:rsidRDefault="0098780A" w:rsidP="00B357E0">
      <w:pPr>
        <w:spacing w:line="360" w:lineRule="auto"/>
        <w:ind w:firstLine="851"/>
        <w:jc w:val="both"/>
        <w:rPr>
          <w:rFonts w:ascii="Arial" w:hAnsi="Arial" w:cs="Arial"/>
          <w:sz w:val="22"/>
          <w:szCs w:val="22"/>
        </w:rPr>
      </w:pPr>
      <w:r w:rsidRPr="008A4097">
        <w:rPr>
          <w:rFonts w:ascii="Arial" w:eastAsia="Arial" w:hAnsi="Arial" w:cs="Arial"/>
          <w:sz w:val="22"/>
          <w:szCs w:val="22"/>
        </w:rPr>
        <w:t xml:space="preserve">No habiendo el presidente de mi representada participado en los hechos invocados en la demanda y atento a que la cobertura </w:t>
      </w:r>
      <w:proofErr w:type="spellStart"/>
      <w:r w:rsidRPr="008A4097">
        <w:rPr>
          <w:rFonts w:ascii="Arial" w:eastAsia="Arial" w:hAnsi="Arial" w:cs="Arial"/>
          <w:sz w:val="22"/>
          <w:szCs w:val="22"/>
        </w:rPr>
        <w:t>asegurativa</w:t>
      </w:r>
      <w:proofErr w:type="spellEnd"/>
      <w:r w:rsidRPr="008A4097">
        <w:rPr>
          <w:rFonts w:ascii="Arial" w:eastAsia="Arial" w:hAnsi="Arial" w:cs="Arial"/>
          <w:sz w:val="22"/>
          <w:szCs w:val="22"/>
        </w:rPr>
        <w:t xml:space="preserve"> que se le atribuye a mi mandante ha sido reconocida en el presente responde acompañándose la póliza respectiva y la denuncia de siniestro formulada por su asegurado, la prueba ofrecida resulta superflua.</w:t>
      </w:r>
    </w:p>
    <w:p w14:paraId="77760FE2" w14:textId="77777777" w:rsidR="0098780A" w:rsidRPr="008A4097" w:rsidRDefault="0098780A" w:rsidP="00B357E0">
      <w:pPr>
        <w:pStyle w:val="Prrafodelista"/>
        <w:numPr>
          <w:ilvl w:val="0"/>
          <w:numId w:val="9"/>
        </w:numPr>
        <w:spacing w:after="0" w:line="360" w:lineRule="auto"/>
        <w:ind w:firstLine="851"/>
        <w:jc w:val="both"/>
        <w:rPr>
          <w:rFonts w:ascii="Arial" w:eastAsia="Arial" w:hAnsi="Arial" w:cs="Arial"/>
          <w:sz w:val="22"/>
          <w:szCs w:val="22"/>
        </w:rPr>
      </w:pPr>
      <w:r w:rsidRPr="008A4097">
        <w:rPr>
          <w:rFonts w:ascii="Arial" w:eastAsia="Arial" w:hAnsi="Arial" w:cs="Arial"/>
          <w:b/>
          <w:bCs/>
          <w:sz w:val="22"/>
          <w:szCs w:val="22"/>
        </w:rPr>
        <w:t>PERICIAL CONTABLE PROPUESTA POR LA ACTORA</w:t>
      </w:r>
      <w:r w:rsidRPr="008A4097">
        <w:rPr>
          <w:rFonts w:ascii="Arial" w:eastAsia="Arial" w:hAnsi="Arial" w:cs="Arial"/>
          <w:sz w:val="22"/>
          <w:szCs w:val="22"/>
        </w:rPr>
        <w:t xml:space="preserve"> </w:t>
      </w:r>
    </w:p>
    <w:p w14:paraId="074C3FA0" w14:textId="77777777" w:rsidR="0098780A" w:rsidRPr="008A4097" w:rsidRDefault="0098780A" w:rsidP="00B357E0">
      <w:pPr>
        <w:spacing w:line="360" w:lineRule="auto"/>
        <w:ind w:firstLine="851"/>
        <w:jc w:val="both"/>
        <w:rPr>
          <w:rFonts w:ascii="Arial" w:hAnsi="Arial" w:cs="Arial"/>
          <w:sz w:val="22"/>
          <w:szCs w:val="22"/>
        </w:rPr>
      </w:pPr>
      <w:r w:rsidRPr="008A4097">
        <w:rPr>
          <w:rFonts w:ascii="Arial" w:eastAsia="Arial" w:hAnsi="Arial" w:cs="Arial"/>
          <w:sz w:val="22"/>
          <w:szCs w:val="22"/>
        </w:rPr>
        <w:t>Esta parte se opone a la producción de la prueba pericial contable ofrecida en forma subsidiaria por la actora, por resultar manifiestamente innecesaria, inconducente e improcedente para la resolución del presente litigio.</w:t>
      </w:r>
    </w:p>
    <w:p w14:paraId="13318D9B" w14:textId="77777777" w:rsidR="0098780A" w:rsidRPr="008A4097" w:rsidRDefault="0098780A" w:rsidP="00B357E0">
      <w:pPr>
        <w:spacing w:line="360" w:lineRule="auto"/>
        <w:ind w:firstLine="851"/>
        <w:jc w:val="both"/>
        <w:rPr>
          <w:rFonts w:ascii="Arial" w:hAnsi="Arial" w:cs="Arial"/>
          <w:sz w:val="22"/>
          <w:szCs w:val="22"/>
        </w:rPr>
      </w:pPr>
      <w:r w:rsidRPr="008A4097">
        <w:rPr>
          <w:rFonts w:ascii="Arial" w:eastAsia="Arial" w:hAnsi="Arial" w:cs="Arial"/>
          <w:sz w:val="22"/>
          <w:szCs w:val="22"/>
        </w:rPr>
        <w:t xml:space="preserve">En efecto, LIBRA COMPAÑÍA ARGENTINA DE SEGUROS S.A. ha reconocido la existencia de cobertura vigente al momento del hecho, circunstancia que no se encuentra controvertida en autos. En consecuencia, no existe cuestión contable alguna que requiera el auxilio de un experto, desde que no se discute la existencia del contrato de seguro, su vigencia, ni los extremos objetivos del mismo. La eventual determinación de la responsabilidad civil del asegurado, así como la procedencia y cuantificación de los daños reclamados, constituye una cuestión estrictamente jurídica y fáctica, ajena a la incumbencia de una pericia contable. La producción de dicha prueba no haría más </w:t>
      </w:r>
      <w:r w:rsidRPr="008A4097">
        <w:rPr>
          <w:rFonts w:ascii="Arial" w:eastAsia="Arial" w:hAnsi="Arial" w:cs="Arial"/>
          <w:sz w:val="22"/>
          <w:szCs w:val="22"/>
        </w:rPr>
        <w:lastRenderedPageBreak/>
        <w:t>que dilatar innecesariamente el proceso y generar gastos superfluos, sin aportar elemento útil alguno para el esclarecimiento de la litis. Por todo ello, esta parte se opone expresamente a la producción de la pericia contable ofrecida y manifiesta su desinterés en los términos del art. 478, segundo párrafo, apartado 2, del CPCCN, solicitando se la tenga por desistida y no se ordene su producción.</w:t>
      </w:r>
    </w:p>
    <w:p w14:paraId="14AAF32F" w14:textId="77777777" w:rsidR="00A462BA" w:rsidRPr="008A4097" w:rsidRDefault="00A462BA" w:rsidP="00B357E0">
      <w:pPr>
        <w:spacing w:line="360" w:lineRule="auto"/>
        <w:ind w:firstLine="851"/>
        <w:jc w:val="both"/>
        <w:rPr>
          <w:rFonts w:ascii="Arial" w:eastAsia="Arial" w:hAnsi="Arial" w:cs="Arial"/>
          <w:sz w:val="22"/>
          <w:szCs w:val="22"/>
        </w:rPr>
      </w:pPr>
    </w:p>
    <w:p w14:paraId="7181EF0D" w14:textId="77777777" w:rsidR="00A462BA" w:rsidRPr="006568E4" w:rsidRDefault="00A462BA" w:rsidP="00B357E0">
      <w:pPr>
        <w:pStyle w:val="Prrafodelista"/>
        <w:numPr>
          <w:ilvl w:val="0"/>
          <w:numId w:val="15"/>
        </w:numPr>
        <w:spacing w:line="360" w:lineRule="auto"/>
        <w:jc w:val="both"/>
        <w:rPr>
          <w:rFonts w:ascii="Arial" w:hAnsi="Arial" w:cs="Arial"/>
          <w:sz w:val="22"/>
          <w:szCs w:val="22"/>
        </w:rPr>
      </w:pPr>
      <w:r w:rsidRPr="006568E4">
        <w:rPr>
          <w:rFonts w:ascii="Arial" w:eastAsia="Arial" w:hAnsi="Arial" w:cs="Arial"/>
          <w:b/>
          <w:bCs/>
          <w:sz w:val="22"/>
          <w:szCs w:val="22"/>
        </w:rPr>
        <w:t xml:space="preserve">DERECHO </w:t>
      </w:r>
    </w:p>
    <w:p w14:paraId="20BCB093" w14:textId="77777777" w:rsidR="00A462BA" w:rsidRPr="008A4097" w:rsidRDefault="00A462BA"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Fundo el derecho que asiste a mi mandante en la ley 17.418, Ley Nacional de Tránsito, Código Civil y Comercial de la Nación Argentina, Código Procesal Civil y Comercial de La Nación, jurisprudencia y doctrina aplicables al caso.</w:t>
      </w:r>
    </w:p>
    <w:p w14:paraId="6A18A7D8" w14:textId="77777777" w:rsidR="00F66C4A" w:rsidRPr="008A4097" w:rsidRDefault="00F66C4A" w:rsidP="00B357E0">
      <w:pPr>
        <w:spacing w:line="360" w:lineRule="auto"/>
        <w:ind w:firstLine="851"/>
        <w:jc w:val="both"/>
        <w:rPr>
          <w:rFonts w:ascii="Arial" w:eastAsia="Arial" w:hAnsi="Arial" w:cs="Arial"/>
          <w:sz w:val="22"/>
          <w:szCs w:val="22"/>
        </w:rPr>
      </w:pPr>
    </w:p>
    <w:p w14:paraId="06BB6CA5" w14:textId="77777777" w:rsidR="00F66C4A" w:rsidRPr="006568E4" w:rsidRDefault="00F66C4A" w:rsidP="00B357E0">
      <w:pPr>
        <w:pStyle w:val="Prrafodelista"/>
        <w:numPr>
          <w:ilvl w:val="0"/>
          <w:numId w:val="15"/>
        </w:numPr>
        <w:spacing w:after="0" w:line="360" w:lineRule="auto"/>
        <w:jc w:val="both"/>
        <w:rPr>
          <w:rFonts w:ascii="Arial" w:eastAsia="Arial" w:hAnsi="Arial" w:cs="Arial"/>
          <w:b/>
          <w:bCs/>
          <w:sz w:val="22"/>
          <w:szCs w:val="22"/>
        </w:rPr>
      </w:pPr>
      <w:r w:rsidRPr="006568E4">
        <w:rPr>
          <w:rFonts w:ascii="Arial" w:eastAsia="Arial" w:hAnsi="Arial" w:cs="Arial"/>
          <w:b/>
          <w:bCs/>
          <w:sz w:val="22"/>
          <w:szCs w:val="22"/>
        </w:rPr>
        <w:t>RESERVA DEL CASO FEDERAL</w:t>
      </w:r>
    </w:p>
    <w:p w14:paraId="5F43B601" w14:textId="77777777" w:rsidR="00F66C4A" w:rsidRPr="008A4097" w:rsidRDefault="00F66C4A" w:rsidP="00B357E0">
      <w:pPr>
        <w:spacing w:line="360" w:lineRule="auto"/>
        <w:ind w:firstLine="851"/>
        <w:jc w:val="both"/>
        <w:rPr>
          <w:rFonts w:ascii="Arial" w:hAnsi="Arial" w:cs="Arial"/>
          <w:sz w:val="22"/>
          <w:szCs w:val="22"/>
        </w:rPr>
      </w:pPr>
      <w:r w:rsidRPr="008A4097">
        <w:rPr>
          <w:rFonts w:ascii="Arial" w:eastAsia="Arial" w:hAnsi="Arial" w:cs="Arial"/>
          <w:sz w:val="22"/>
          <w:szCs w:val="22"/>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4C5C29C6" w14:textId="77777777" w:rsidR="00F66C4A" w:rsidRPr="008A4097" w:rsidRDefault="00F66C4A" w:rsidP="00B357E0">
      <w:pPr>
        <w:spacing w:line="360" w:lineRule="auto"/>
        <w:ind w:firstLine="851"/>
        <w:jc w:val="both"/>
        <w:rPr>
          <w:rFonts w:ascii="Arial" w:hAnsi="Arial" w:cs="Arial"/>
          <w:sz w:val="22"/>
          <w:szCs w:val="22"/>
        </w:rPr>
      </w:pPr>
    </w:p>
    <w:p w14:paraId="0015D886" w14:textId="77777777" w:rsidR="00FC65AC" w:rsidRPr="006568E4" w:rsidRDefault="00FC65AC" w:rsidP="00B357E0">
      <w:pPr>
        <w:pStyle w:val="Prrafodelista"/>
        <w:numPr>
          <w:ilvl w:val="0"/>
          <w:numId w:val="15"/>
        </w:numPr>
        <w:spacing w:after="0" w:line="360" w:lineRule="auto"/>
        <w:jc w:val="both"/>
        <w:rPr>
          <w:rFonts w:ascii="Arial" w:eastAsia="Arial" w:hAnsi="Arial" w:cs="Arial"/>
          <w:b/>
          <w:bCs/>
          <w:sz w:val="22"/>
          <w:szCs w:val="22"/>
        </w:rPr>
      </w:pPr>
      <w:r w:rsidRPr="006568E4">
        <w:rPr>
          <w:rFonts w:ascii="Arial" w:eastAsia="Arial" w:hAnsi="Arial" w:cs="Arial"/>
          <w:b/>
          <w:bCs/>
          <w:sz w:val="22"/>
          <w:szCs w:val="22"/>
        </w:rPr>
        <w:t>AUTORIZA</w:t>
      </w:r>
    </w:p>
    <w:p w14:paraId="61204074" w14:textId="77777777" w:rsidR="00FC65AC" w:rsidRPr="008A4097" w:rsidRDefault="00FC65AC" w:rsidP="00B357E0">
      <w:pPr>
        <w:spacing w:line="360" w:lineRule="auto"/>
        <w:ind w:firstLine="851"/>
        <w:jc w:val="both"/>
        <w:rPr>
          <w:rFonts w:ascii="Arial" w:eastAsia="Arial" w:hAnsi="Arial" w:cs="Arial"/>
          <w:sz w:val="22"/>
          <w:szCs w:val="22"/>
        </w:rPr>
      </w:pPr>
      <w:r w:rsidRPr="008A4097">
        <w:rPr>
          <w:rFonts w:ascii="Arial" w:eastAsia="Arial" w:hAnsi="Arial" w:cs="Arial"/>
          <w:sz w:val="22"/>
          <w:szCs w:val="22"/>
        </w:rPr>
        <w:t xml:space="preserve">Solicito se autorice a Hernan Enrique Fernández, Hernan Báez, Julieta Anahí </w:t>
      </w:r>
      <w:proofErr w:type="spellStart"/>
      <w:r w:rsidRPr="008A4097">
        <w:rPr>
          <w:rFonts w:ascii="Arial" w:eastAsia="Arial" w:hAnsi="Arial" w:cs="Arial"/>
          <w:sz w:val="22"/>
          <w:szCs w:val="22"/>
        </w:rPr>
        <w:t>Rodriguez</w:t>
      </w:r>
      <w:proofErr w:type="spellEnd"/>
      <w:r w:rsidRPr="008A4097">
        <w:rPr>
          <w:rFonts w:ascii="Arial" w:eastAsia="Arial" w:hAnsi="Arial" w:cs="Arial"/>
          <w:sz w:val="22"/>
          <w:szCs w:val="22"/>
        </w:rPr>
        <w:t xml:space="preserve">, Lorena Alejandra Iglesias,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w:t>
      </w:r>
      <w:proofErr w:type="gramStart"/>
      <w:r w:rsidRPr="008A4097">
        <w:rPr>
          <w:rFonts w:ascii="Arial" w:eastAsia="Arial" w:hAnsi="Arial" w:cs="Arial"/>
          <w:sz w:val="22"/>
          <w:szCs w:val="22"/>
        </w:rPr>
        <w:t>A</w:t>
      </w:r>
      <w:proofErr w:type="gramEnd"/>
      <w:r w:rsidRPr="008A4097">
        <w:rPr>
          <w:rFonts w:ascii="Arial" w:eastAsia="Arial" w:hAnsi="Arial" w:cs="Arial"/>
          <w:sz w:val="22"/>
          <w:szCs w:val="22"/>
        </w:rPr>
        <w:t xml:space="preserve">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2D558FB0" w14:textId="77777777" w:rsidR="00FC65AC" w:rsidRPr="006568E4" w:rsidRDefault="00FC65AC" w:rsidP="00B357E0">
      <w:pPr>
        <w:pStyle w:val="Prrafodelista"/>
        <w:numPr>
          <w:ilvl w:val="0"/>
          <w:numId w:val="15"/>
        </w:numPr>
        <w:spacing w:before="240" w:after="240" w:line="360" w:lineRule="auto"/>
        <w:jc w:val="both"/>
        <w:rPr>
          <w:rFonts w:ascii="Arial" w:eastAsia="Arial" w:hAnsi="Arial" w:cs="Arial"/>
          <w:b/>
          <w:bCs/>
          <w:sz w:val="22"/>
          <w:szCs w:val="22"/>
        </w:rPr>
      </w:pPr>
      <w:r w:rsidRPr="006568E4">
        <w:rPr>
          <w:rFonts w:ascii="Arial" w:eastAsia="Arial" w:hAnsi="Arial" w:cs="Arial"/>
          <w:b/>
          <w:bCs/>
          <w:sz w:val="22"/>
          <w:szCs w:val="22"/>
        </w:rPr>
        <w:t>PETITORIO</w:t>
      </w:r>
    </w:p>
    <w:p w14:paraId="4676297B" w14:textId="77777777" w:rsidR="00FC65AC" w:rsidRPr="008A4097" w:rsidRDefault="00FC65AC" w:rsidP="00B357E0">
      <w:pPr>
        <w:spacing w:before="240" w:after="240" w:line="360" w:lineRule="auto"/>
        <w:ind w:firstLine="851"/>
        <w:jc w:val="both"/>
        <w:rPr>
          <w:rFonts w:ascii="Arial" w:hAnsi="Arial" w:cs="Arial"/>
          <w:sz w:val="22"/>
          <w:szCs w:val="22"/>
        </w:rPr>
      </w:pPr>
      <w:r w:rsidRPr="008A4097">
        <w:rPr>
          <w:rFonts w:ascii="Arial" w:eastAsia="Arial" w:hAnsi="Arial" w:cs="Arial"/>
          <w:sz w:val="22"/>
          <w:szCs w:val="22"/>
        </w:rPr>
        <w:t>Por todo lo expuesto, a V.S. solicito:</w:t>
      </w:r>
    </w:p>
    <w:p w14:paraId="3E2225A8" w14:textId="77777777" w:rsidR="00FC65AC" w:rsidRPr="008A4097" w:rsidRDefault="00FC65AC" w:rsidP="00B357E0">
      <w:pPr>
        <w:pStyle w:val="Prrafodelista"/>
        <w:numPr>
          <w:ilvl w:val="0"/>
          <w:numId w:val="12"/>
        </w:numPr>
        <w:spacing w:before="240" w:after="240" w:line="360" w:lineRule="auto"/>
        <w:ind w:firstLine="851"/>
        <w:jc w:val="both"/>
        <w:rPr>
          <w:rFonts w:ascii="Arial" w:eastAsia="Arial" w:hAnsi="Arial" w:cs="Arial"/>
          <w:sz w:val="22"/>
          <w:szCs w:val="22"/>
        </w:rPr>
      </w:pPr>
      <w:r w:rsidRPr="008A4097">
        <w:rPr>
          <w:rFonts w:ascii="Arial" w:eastAsia="Arial" w:hAnsi="Arial" w:cs="Arial"/>
          <w:sz w:val="22"/>
          <w:szCs w:val="22"/>
        </w:rPr>
        <w:t>Me tenga por presentada, por parte.</w:t>
      </w:r>
    </w:p>
    <w:p w14:paraId="3F0B6CEE" w14:textId="77777777" w:rsidR="00FC65AC" w:rsidRPr="008A4097" w:rsidRDefault="00FC65AC" w:rsidP="00B357E0">
      <w:pPr>
        <w:pStyle w:val="Prrafodelista"/>
        <w:numPr>
          <w:ilvl w:val="0"/>
          <w:numId w:val="12"/>
        </w:numPr>
        <w:spacing w:after="0" w:line="360" w:lineRule="auto"/>
        <w:ind w:firstLine="851"/>
        <w:jc w:val="both"/>
        <w:rPr>
          <w:rFonts w:ascii="Arial" w:eastAsia="Arial" w:hAnsi="Arial" w:cs="Arial"/>
          <w:sz w:val="22"/>
          <w:szCs w:val="22"/>
        </w:rPr>
      </w:pPr>
      <w:r w:rsidRPr="008A4097">
        <w:rPr>
          <w:rFonts w:ascii="Arial" w:eastAsia="Arial" w:hAnsi="Arial" w:cs="Arial"/>
          <w:sz w:val="22"/>
          <w:szCs w:val="22"/>
        </w:rPr>
        <w:t>Tenga por constituido el domicilio legal y electrónico.</w:t>
      </w:r>
    </w:p>
    <w:p w14:paraId="345ECA91" w14:textId="77777777" w:rsidR="00FC65AC" w:rsidRDefault="00FC65AC" w:rsidP="00B357E0">
      <w:pPr>
        <w:pStyle w:val="Prrafodelista"/>
        <w:numPr>
          <w:ilvl w:val="0"/>
          <w:numId w:val="12"/>
        </w:numPr>
        <w:spacing w:after="0" w:line="360" w:lineRule="auto"/>
        <w:ind w:firstLine="851"/>
        <w:jc w:val="both"/>
        <w:rPr>
          <w:rFonts w:ascii="Arial" w:eastAsia="Arial" w:hAnsi="Arial" w:cs="Arial"/>
          <w:sz w:val="22"/>
          <w:szCs w:val="22"/>
        </w:rPr>
      </w:pPr>
      <w:r w:rsidRPr="008A4097">
        <w:rPr>
          <w:rFonts w:ascii="Arial" w:eastAsia="Arial" w:hAnsi="Arial" w:cs="Arial"/>
          <w:sz w:val="22"/>
          <w:szCs w:val="22"/>
        </w:rPr>
        <w:lastRenderedPageBreak/>
        <w:t>Tenga por contestada la demanda.</w:t>
      </w:r>
    </w:p>
    <w:p w14:paraId="4393D8AE" w14:textId="64B8C0C0" w:rsidR="00B357E0" w:rsidRDefault="00B357E0" w:rsidP="00B357E0">
      <w:pPr>
        <w:pStyle w:val="Prrafodelista"/>
        <w:numPr>
          <w:ilvl w:val="0"/>
          <w:numId w:val="12"/>
        </w:numPr>
        <w:spacing w:after="0" w:line="360" w:lineRule="auto"/>
        <w:ind w:firstLine="851"/>
        <w:jc w:val="both"/>
        <w:rPr>
          <w:rFonts w:ascii="Arial" w:eastAsia="Arial" w:hAnsi="Arial" w:cs="Arial"/>
          <w:sz w:val="22"/>
          <w:szCs w:val="22"/>
        </w:rPr>
      </w:pPr>
      <w:r>
        <w:rPr>
          <w:rFonts w:ascii="Arial" w:eastAsia="Arial" w:hAnsi="Arial" w:cs="Arial"/>
          <w:sz w:val="22"/>
          <w:szCs w:val="22"/>
        </w:rPr>
        <w:t>Por ofrecida la prueba.</w:t>
      </w:r>
    </w:p>
    <w:p w14:paraId="64E191BA" w14:textId="36E75BC7" w:rsidR="00B357E0" w:rsidRPr="00B357E0" w:rsidRDefault="00B357E0" w:rsidP="00B357E0">
      <w:pPr>
        <w:pStyle w:val="Prrafodelista"/>
        <w:numPr>
          <w:ilvl w:val="0"/>
          <w:numId w:val="12"/>
        </w:numPr>
        <w:spacing w:after="0" w:line="360" w:lineRule="auto"/>
        <w:ind w:firstLine="851"/>
        <w:jc w:val="both"/>
        <w:rPr>
          <w:rFonts w:ascii="Arial" w:eastAsia="Arial" w:hAnsi="Arial" w:cs="Arial"/>
          <w:sz w:val="22"/>
          <w:szCs w:val="22"/>
        </w:rPr>
      </w:pPr>
      <w:r>
        <w:rPr>
          <w:rFonts w:ascii="Arial" w:eastAsia="Arial" w:hAnsi="Arial" w:cs="Arial"/>
          <w:sz w:val="22"/>
          <w:szCs w:val="22"/>
        </w:rPr>
        <w:t>Por introducida la cuestión federal.</w:t>
      </w:r>
    </w:p>
    <w:p w14:paraId="338DE9EE" w14:textId="77777777" w:rsidR="00FC65AC" w:rsidRDefault="00FC65AC" w:rsidP="00B357E0">
      <w:pPr>
        <w:pStyle w:val="Prrafodelista"/>
        <w:numPr>
          <w:ilvl w:val="0"/>
          <w:numId w:val="12"/>
        </w:numPr>
        <w:spacing w:after="0" w:line="360" w:lineRule="auto"/>
        <w:ind w:firstLine="851"/>
        <w:jc w:val="both"/>
        <w:rPr>
          <w:rFonts w:ascii="Arial" w:eastAsia="Arial" w:hAnsi="Arial" w:cs="Arial"/>
          <w:sz w:val="22"/>
          <w:szCs w:val="22"/>
        </w:rPr>
      </w:pPr>
      <w:r w:rsidRPr="008A4097">
        <w:rPr>
          <w:rFonts w:ascii="Arial" w:eastAsia="Arial" w:hAnsi="Arial" w:cs="Arial"/>
          <w:sz w:val="22"/>
          <w:szCs w:val="22"/>
        </w:rPr>
        <w:t>Oportunamente se rechace la misma, con costas.</w:t>
      </w:r>
    </w:p>
    <w:p w14:paraId="36A3E821" w14:textId="145FB675" w:rsidR="00B357E0" w:rsidRPr="008A4097" w:rsidRDefault="00B357E0" w:rsidP="00B357E0">
      <w:pPr>
        <w:pStyle w:val="Prrafodelista"/>
        <w:numPr>
          <w:ilvl w:val="0"/>
          <w:numId w:val="12"/>
        </w:numPr>
        <w:spacing w:after="0" w:line="360" w:lineRule="auto"/>
        <w:ind w:firstLine="851"/>
        <w:jc w:val="both"/>
        <w:rPr>
          <w:rFonts w:ascii="Arial" w:eastAsia="Arial" w:hAnsi="Arial" w:cs="Arial"/>
          <w:sz w:val="22"/>
          <w:szCs w:val="22"/>
        </w:rPr>
      </w:pPr>
      <w:r>
        <w:rPr>
          <w:rFonts w:ascii="Arial" w:eastAsia="Arial" w:hAnsi="Arial" w:cs="Arial"/>
          <w:sz w:val="22"/>
          <w:szCs w:val="22"/>
        </w:rPr>
        <w:t>Se tengan presentes las autorizaciones conferidas.</w:t>
      </w:r>
    </w:p>
    <w:p w14:paraId="66540D5A" w14:textId="77777777" w:rsidR="00FC65AC" w:rsidRPr="008A4097" w:rsidRDefault="00FC65AC" w:rsidP="00B357E0">
      <w:pPr>
        <w:spacing w:before="240" w:after="240" w:line="360" w:lineRule="auto"/>
        <w:ind w:firstLine="851"/>
        <w:jc w:val="both"/>
        <w:rPr>
          <w:rFonts w:ascii="Arial" w:hAnsi="Arial" w:cs="Arial"/>
          <w:sz w:val="22"/>
          <w:szCs w:val="22"/>
        </w:rPr>
      </w:pPr>
      <w:r w:rsidRPr="008A4097">
        <w:rPr>
          <w:rFonts w:ascii="Arial" w:eastAsia="Arial" w:hAnsi="Arial" w:cs="Arial"/>
          <w:sz w:val="22"/>
          <w:szCs w:val="22"/>
        </w:rPr>
        <w:t>Proveer de conformidad,</w:t>
      </w:r>
    </w:p>
    <w:p w14:paraId="419110E2" w14:textId="77777777" w:rsidR="00FC65AC" w:rsidRPr="008A4097" w:rsidRDefault="00FC65AC" w:rsidP="00B357E0">
      <w:pPr>
        <w:spacing w:before="240" w:after="240" w:line="360" w:lineRule="auto"/>
        <w:ind w:firstLine="851"/>
        <w:jc w:val="both"/>
        <w:rPr>
          <w:rFonts w:ascii="Arial" w:hAnsi="Arial" w:cs="Arial"/>
          <w:sz w:val="22"/>
          <w:szCs w:val="22"/>
        </w:rPr>
      </w:pPr>
      <w:r w:rsidRPr="008A4097">
        <w:rPr>
          <w:rFonts w:ascii="Arial" w:eastAsia="Arial" w:hAnsi="Arial" w:cs="Arial"/>
          <w:sz w:val="22"/>
          <w:szCs w:val="22"/>
        </w:rPr>
        <w:t>SERÁ JUSTICIA.</w:t>
      </w:r>
    </w:p>
    <w:p w14:paraId="3BE94C03" w14:textId="77777777" w:rsidR="00FC65AC" w:rsidRPr="008A4097" w:rsidRDefault="00FC65AC" w:rsidP="00B357E0">
      <w:pPr>
        <w:spacing w:line="360" w:lineRule="auto"/>
        <w:ind w:firstLine="851"/>
        <w:jc w:val="both"/>
        <w:rPr>
          <w:rFonts w:ascii="Arial" w:hAnsi="Arial" w:cs="Arial"/>
          <w:sz w:val="22"/>
          <w:szCs w:val="22"/>
        </w:rPr>
      </w:pPr>
    </w:p>
    <w:p w14:paraId="1EDF2457" w14:textId="77777777" w:rsidR="00A462BA" w:rsidRPr="008A4097" w:rsidRDefault="00A462BA" w:rsidP="00B357E0">
      <w:pPr>
        <w:spacing w:line="360" w:lineRule="auto"/>
        <w:ind w:firstLine="851"/>
        <w:jc w:val="both"/>
        <w:rPr>
          <w:rFonts w:ascii="Arial" w:hAnsi="Arial" w:cs="Arial"/>
          <w:sz w:val="22"/>
          <w:szCs w:val="22"/>
        </w:rPr>
      </w:pPr>
    </w:p>
    <w:p w14:paraId="139A564A" w14:textId="77777777" w:rsidR="00871C52" w:rsidRPr="008A4097" w:rsidRDefault="00871C52" w:rsidP="00B357E0">
      <w:pPr>
        <w:spacing w:line="360" w:lineRule="auto"/>
        <w:ind w:firstLine="851"/>
        <w:jc w:val="both"/>
        <w:rPr>
          <w:rFonts w:ascii="Arial" w:hAnsi="Arial" w:cs="Arial"/>
          <w:sz w:val="22"/>
          <w:szCs w:val="22"/>
        </w:rPr>
      </w:pPr>
    </w:p>
    <w:sectPr w:rsidR="00871C52" w:rsidRPr="008A40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FE2F5"/>
    <w:multiLevelType w:val="hybridMultilevel"/>
    <w:tmpl w:val="9EE2D4E8"/>
    <w:lvl w:ilvl="0" w:tplc="7518BA32">
      <w:start w:val="1"/>
      <w:numFmt w:val="lowerLetter"/>
      <w:lvlText w:val="%1)"/>
      <w:lvlJc w:val="left"/>
      <w:pPr>
        <w:ind w:left="1428" w:hanging="360"/>
      </w:pPr>
    </w:lvl>
    <w:lvl w:ilvl="1" w:tplc="C0B225AE">
      <w:start w:val="1"/>
      <w:numFmt w:val="lowerLetter"/>
      <w:lvlText w:val="%2."/>
      <w:lvlJc w:val="left"/>
      <w:pPr>
        <w:ind w:left="2148" w:hanging="360"/>
      </w:pPr>
    </w:lvl>
    <w:lvl w:ilvl="2" w:tplc="CB34317A">
      <w:start w:val="1"/>
      <w:numFmt w:val="lowerRoman"/>
      <w:lvlText w:val="%3."/>
      <w:lvlJc w:val="right"/>
      <w:pPr>
        <w:ind w:left="2868" w:hanging="180"/>
      </w:pPr>
    </w:lvl>
    <w:lvl w:ilvl="3" w:tplc="8B548E26">
      <w:start w:val="1"/>
      <w:numFmt w:val="decimal"/>
      <w:lvlText w:val="%4."/>
      <w:lvlJc w:val="left"/>
      <w:pPr>
        <w:ind w:left="3588" w:hanging="360"/>
      </w:pPr>
    </w:lvl>
    <w:lvl w:ilvl="4" w:tplc="ABE4DFFE">
      <w:start w:val="1"/>
      <w:numFmt w:val="lowerLetter"/>
      <w:lvlText w:val="%5."/>
      <w:lvlJc w:val="left"/>
      <w:pPr>
        <w:ind w:left="4308" w:hanging="360"/>
      </w:pPr>
    </w:lvl>
    <w:lvl w:ilvl="5" w:tplc="9F2CD1DC">
      <w:start w:val="1"/>
      <w:numFmt w:val="lowerRoman"/>
      <w:lvlText w:val="%6."/>
      <w:lvlJc w:val="right"/>
      <w:pPr>
        <w:ind w:left="5028" w:hanging="180"/>
      </w:pPr>
    </w:lvl>
    <w:lvl w:ilvl="6" w:tplc="601EFB20">
      <w:start w:val="1"/>
      <w:numFmt w:val="decimal"/>
      <w:lvlText w:val="%7."/>
      <w:lvlJc w:val="left"/>
      <w:pPr>
        <w:ind w:left="5748" w:hanging="360"/>
      </w:pPr>
    </w:lvl>
    <w:lvl w:ilvl="7" w:tplc="B60A528C">
      <w:start w:val="1"/>
      <w:numFmt w:val="lowerLetter"/>
      <w:lvlText w:val="%8."/>
      <w:lvlJc w:val="left"/>
      <w:pPr>
        <w:ind w:left="6468" w:hanging="360"/>
      </w:pPr>
    </w:lvl>
    <w:lvl w:ilvl="8" w:tplc="5AEEE6CA">
      <w:start w:val="1"/>
      <w:numFmt w:val="lowerRoman"/>
      <w:lvlText w:val="%9."/>
      <w:lvlJc w:val="right"/>
      <w:pPr>
        <w:ind w:left="7188" w:hanging="180"/>
      </w:pPr>
    </w:lvl>
  </w:abstractNum>
  <w:abstractNum w:abstractNumId="1" w15:restartNumberingAfterBreak="0">
    <w:nsid w:val="26EE3F64"/>
    <w:multiLevelType w:val="hybridMultilevel"/>
    <w:tmpl w:val="ED9CFA18"/>
    <w:lvl w:ilvl="0" w:tplc="442238D0">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A88CFBB"/>
    <w:multiLevelType w:val="hybridMultilevel"/>
    <w:tmpl w:val="4732B7E6"/>
    <w:lvl w:ilvl="0" w:tplc="A4501ADE">
      <w:start w:val="1"/>
      <w:numFmt w:val="decimal"/>
      <w:lvlText w:val="%1."/>
      <w:lvlJc w:val="left"/>
      <w:pPr>
        <w:ind w:left="720" w:hanging="360"/>
      </w:pPr>
    </w:lvl>
    <w:lvl w:ilvl="1" w:tplc="03D8D430">
      <w:start w:val="1"/>
      <w:numFmt w:val="decimal"/>
      <w:lvlText w:val="(a)"/>
      <w:lvlJc w:val="left"/>
      <w:pPr>
        <w:ind w:left="1440" w:hanging="360"/>
      </w:pPr>
    </w:lvl>
    <w:lvl w:ilvl="2" w:tplc="BAB4052E">
      <w:start w:val="1"/>
      <w:numFmt w:val="lowerRoman"/>
      <w:lvlText w:val="%3."/>
      <w:lvlJc w:val="right"/>
      <w:pPr>
        <w:ind w:left="2160" w:hanging="180"/>
      </w:pPr>
    </w:lvl>
    <w:lvl w:ilvl="3" w:tplc="28C22476">
      <w:start w:val="1"/>
      <w:numFmt w:val="decimal"/>
      <w:lvlText w:val="%4."/>
      <w:lvlJc w:val="left"/>
      <w:pPr>
        <w:ind w:left="2880" w:hanging="360"/>
      </w:pPr>
    </w:lvl>
    <w:lvl w:ilvl="4" w:tplc="0B1A6036">
      <w:start w:val="1"/>
      <w:numFmt w:val="lowerLetter"/>
      <w:lvlText w:val="%5."/>
      <w:lvlJc w:val="left"/>
      <w:pPr>
        <w:ind w:left="3600" w:hanging="360"/>
      </w:pPr>
    </w:lvl>
    <w:lvl w:ilvl="5" w:tplc="4B4C1208">
      <w:start w:val="1"/>
      <w:numFmt w:val="lowerRoman"/>
      <w:lvlText w:val="%6."/>
      <w:lvlJc w:val="right"/>
      <w:pPr>
        <w:ind w:left="4320" w:hanging="180"/>
      </w:pPr>
    </w:lvl>
    <w:lvl w:ilvl="6" w:tplc="32B0FD9C">
      <w:start w:val="1"/>
      <w:numFmt w:val="decimal"/>
      <w:lvlText w:val="%7."/>
      <w:lvlJc w:val="left"/>
      <w:pPr>
        <w:ind w:left="5040" w:hanging="360"/>
      </w:pPr>
    </w:lvl>
    <w:lvl w:ilvl="7" w:tplc="F3FCAE4E">
      <w:start w:val="1"/>
      <w:numFmt w:val="lowerLetter"/>
      <w:lvlText w:val="%8."/>
      <w:lvlJc w:val="left"/>
      <w:pPr>
        <w:ind w:left="5760" w:hanging="360"/>
      </w:pPr>
    </w:lvl>
    <w:lvl w:ilvl="8" w:tplc="968292D0">
      <w:start w:val="1"/>
      <w:numFmt w:val="lowerRoman"/>
      <w:lvlText w:val="%9."/>
      <w:lvlJc w:val="right"/>
      <w:pPr>
        <w:ind w:left="6480" w:hanging="180"/>
      </w:pPr>
    </w:lvl>
  </w:abstractNum>
  <w:abstractNum w:abstractNumId="3" w15:restartNumberingAfterBreak="0">
    <w:nsid w:val="43E97C34"/>
    <w:multiLevelType w:val="hybridMultilevel"/>
    <w:tmpl w:val="AAAE705E"/>
    <w:lvl w:ilvl="0" w:tplc="2C0A0017">
      <w:start w:val="1"/>
      <w:numFmt w:val="lowerLetter"/>
      <w:lvlText w:val="%1)"/>
      <w:lvlJc w:val="left"/>
      <w:pPr>
        <w:ind w:left="3192" w:hanging="360"/>
      </w:pPr>
    </w:lvl>
    <w:lvl w:ilvl="1" w:tplc="2C0A0019" w:tentative="1">
      <w:start w:val="1"/>
      <w:numFmt w:val="lowerLetter"/>
      <w:lvlText w:val="%2."/>
      <w:lvlJc w:val="left"/>
      <w:pPr>
        <w:ind w:left="3912" w:hanging="360"/>
      </w:pPr>
    </w:lvl>
    <w:lvl w:ilvl="2" w:tplc="2C0A001B" w:tentative="1">
      <w:start w:val="1"/>
      <w:numFmt w:val="lowerRoman"/>
      <w:lvlText w:val="%3."/>
      <w:lvlJc w:val="right"/>
      <w:pPr>
        <w:ind w:left="4632" w:hanging="180"/>
      </w:pPr>
    </w:lvl>
    <w:lvl w:ilvl="3" w:tplc="2C0A000F" w:tentative="1">
      <w:start w:val="1"/>
      <w:numFmt w:val="decimal"/>
      <w:lvlText w:val="%4."/>
      <w:lvlJc w:val="left"/>
      <w:pPr>
        <w:ind w:left="5352" w:hanging="360"/>
      </w:pPr>
    </w:lvl>
    <w:lvl w:ilvl="4" w:tplc="2C0A0019" w:tentative="1">
      <w:start w:val="1"/>
      <w:numFmt w:val="lowerLetter"/>
      <w:lvlText w:val="%5."/>
      <w:lvlJc w:val="left"/>
      <w:pPr>
        <w:ind w:left="6072" w:hanging="360"/>
      </w:pPr>
    </w:lvl>
    <w:lvl w:ilvl="5" w:tplc="2C0A001B" w:tentative="1">
      <w:start w:val="1"/>
      <w:numFmt w:val="lowerRoman"/>
      <w:lvlText w:val="%6."/>
      <w:lvlJc w:val="right"/>
      <w:pPr>
        <w:ind w:left="6792" w:hanging="180"/>
      </w:pPr>
    </w:lvl>
    <w:lvl w:ilvl="6" w:tplc="2C0A000F" w:tentative="1">
      <w:start w:val="1"/>
      <w:numFmt w:val="decimal"/>
      <w:lvlText w:val="%7."/>
      <w:lvlJc w:val="left"/>
      <w:pPr>
        <w:ind w:left="7512" w:hanging="360"/>
      </w:pPr>
    </w:lvl>
    <w:lvl w:ilvl="7" w:tplc="2C0A0019" w:tentative="1">
      <w:start w:val="1"/>
      <w:numFmt w:val="lowerLetter"/>
      <w:lvlText w:val="%8."/>
      <w:lvlJc w:val="left"/>
      <w:pPr>
        <w:ind w:left="8232" w:hanging="360"/>
      </w:pPr>
    </w:lvl>
    <w:lvl w:ilvl="8" w:tplc="2C0A001B" w:tentative="1">
      <w:start w:val="1"/>
      <w:numFmt w:val="lowerRoman"/>
      <w:lvlText w:val="%9."/>
      <w:lvlJc w:val="right"/>
      <w:pPr>
        <w:ind w:left="8952" w:hanging="180"/>
      </w:pPr>
    </w:lvl>
  </w:abstractNum>
  <w:abstractNum w:abstractNumId="4" w15:restartNumberingAfterBreak="0">
    <w:nsid w:val="454F3518"/>
    <w:multiLevelType w:val="hybridMultilevel"/>
    <w:tmpl w:val="54025A74"/>
    <w:lvl w:ilvl="0" w:tplc="FFFFFFFF">
      <w:start w:val="1"/>
      <w:numFmt w:val="decimal"/>
      <w:lvlText w:val="%1."/>
      <w:lvlJc w:val="left"/>
      <w:pPr>
        <w:ind w:left="1211"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492E3985"/>
    <w:multiLevelType w:val="multilevel"/>
    <w:tmpl w:val="A984A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B10F89"/>
    <w:multiLevelType w:val="hybridMultilevel"/>
    <w:tmpl w:val="CDC0FD6C"/>
    <w:lvl w:ilvl="0" w:tplc="AE3EFFFA">
      <w:start w:val="1"/>
      <w:numFmt w:val="lowerLetter"/>
      <w:lvlText w:val="%1)"/>
      <w:lvlJc w:val="left"/>
      <w:pPr>
        <w:ind w:left="4122" w:hanging="360"/>
      </w:pPr>
      <w:rPr>
        <w:b/>
        <w:bCs/>
      </w:rPr>
    </w:lvl>
    <w:lvl w:ilvl="1" w:tplc="2C0A0019" w:tentative="1">
      <w:start w:val="1"/>
      <w:numFmt w:val="lowerLetter"/>
      <w:lvlText w:val="%2."/>
      <w:lvlJc w:val="left"/>
      <w:pPr>
        <w:ind w:left="4842" w:hanging="360"/>
      </w:pPr>
    </w:lvl>
    <w:lvl w:ilvl="2" w:tplc="2C0A001B" w:tentative="1">
      <w:start w:val="1"/>
      <w:numFmt w:val="lowerRoman"/>
      <w:lvlText w:val="%3."/>
      <w:lvlJc w:val="right"/>
      <w:pPr>
        <w:ind w:left="5562" w:hanging="180"/>
      </w:pPr>
    </w:lvl>
    <w:lvl w:ilvl="3" w:tplc="2C0A000F" w:tentative="1">
      <w:start w:val="1"/>
      <w:numFmt w:val="decimal"/>
      <w:lvlText w:val="%4."/>
      <w:lvlJc w:val="left"/>
      <w:pPr>
        <w:ind w:left="6282" w:hanging="360"/>
      </w:pPr>
    </w:lvl>
    <w:lvl w:ilvl="4" w:tplc="2C0A0019" w:tentative="1">
      <w:start w:val="1"/>
      <w:numFmt w:val="lowerLetter"/>
      <w:lvlText w:val="%5."/>
      <w:lvlJc w:val="left"/>
      <w:pPr>
        <w:ind w:left="7002" w:hanging="360"/>
      </w:pPr>
    </w:lvl>
    <w:lvl w:ilvl="5" w:tplc="2C0A001B" w:tentative="1">
      <w:start w:val="1"/>
      <w:numFmt w:val="lowerRoman"/>
      <w:lvlText w:val="%6."/>
      <w:lvlJc w:val="right"/>
      <w:pPr>
        <w:ind w:left="7722" w:hanging="180"/>
      </w:pPr>
    </w:lvl>
    <w:lvl w:ilvl="6" w:tplc="2C0A000F" w:tentative="1">
      <w:start w:val="1"/>
      <w:numFmt w:val="decimal"/>
      <w:lvlText w:val="%7."/>
      <w:lvlJc w:val="left"/>
      <w:pPr>
        <w:ind w:left="8442" w:hanging="360"/>
      </w:pPr>
    </w:lvl>
    <w:lvl w:ilvl="7" w:tplc="2C0A0019" w:tentative="1">
      <w:start w:val="1"/>
      <w:numFmt w:val="lowerLetter"/>
      <w:lvlText w:val="%8."/>
      <w:lvlJc w:val="left"/>
      <w:pPr>
        <w:ind w:left="9162" w:hanging="360"/>
      </w:pPr>
    </w:lvl>
    <w:lvl w:ilvl="8" w:tplc="2C0A001B" w:tentative="1">
      <w:start w:val="1"/>
      <w:numFmt w:val="lowerRoman"/>
      <w:lvlText w:val="%9."/>
      <w:lvlJc w:val="right"/>
      <w:pPr>
        <w:ind w:left="9882" w:hanging="180"/>
      </w:pPr>
    </w:lvl>
  </w:abstractNum>
  <w:abstractNum w:abstractNumId="7" w15:restartNumberingAfterBreak="0">
    <w:nsid w:val="4DB73421"/>
    <w:multiLevelType w:val="hybridMultilevel"/>
    <w:tmpl w:val="F146A5E6"/>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8" w15:restartNumberingAfterBreak="0">
    <w:nsid w:val="5A512868"/>
    <w:multiLevelType w:val="multilevel"/>
    <w:tmpl w:val="C5606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B11DC0"/>
    <w:multiLevelType w:val="hybridMultilevel"/>
    <w:tmpl w:val="F146A5E6"/>
    <w:lvl w:ilvl="0" w:tplc="43801626">
      <w:start w:val="1"/>
      <w:numFmt w:val="decimal"/>
      <w:lvlText w:val="%1."/>
      <w:lvlJc w:val="left"/>
      <w:pPr>
        <w:ind w:left="1211" w:hanging="360"/>
      </w:pPr>
      <w:rPr>
        <w:rFonts w:hint="default"/>
      </w:rPr>
    </w:lvl>
    <w:lvl w:ilvl="1" w:tplc="2C0A0019" w:tentative="1">
      <w:start w:val="1"/>
      <w:numFmt w:val="lowerLetter"/>
      <w:lvlText w:val="%2."/>
      <w:lvlJc w:val="left"/>
      <w:pPr>
        <w:ind w:left="1931" w:hanging="360"/>
      </w:pPr>
    </w:lvl>
    <w:lvl w:ilvl="2" w:tplc="2C0A001B" w:tentative="1">
      <w:start w:val="1"/>
      <w:numFmt w:val="lowerRoman"/>
      <w:lvlText w:val="%3."/>
      <w:lvlJc w:val="right"/>
      <w:pPr>
        <w:ind w:left="2651" w:hanging="180"/>
      </w:pPr>
    </w:lvl>
    <w:lvl w:ilvl="3" w:tplc="2C0A000F" w:tentative="1">
      <w:start w:val="1"/>
      <w:numFmt w:val="decimal"/>
      <w:lvlText w:val="%4."/>
      <w:lvlJc w:val="left"/>
      <w:pPr>
        <w:ind w:left="3371" w:hanging="360"/>
      </w:pPr>
    </w:lvl>
    <w:lvl w:ilvl="4" w:tplc="2C0A0019" w:tentative="1">
      <w:start w:val="1"/>
      <w:numFmt w:val="lowerLetter"/>
      <w:lvlText w:val="%5."/>
      <w:lvlJc w:val="left"/>
      <w:pPr>
        <w:ind w:left="4091" w:hanging="360"/>
      </w:pPr>
    </w:lvl>
    <w:lvl w:ilvl="5" w:tplc="2C0A001B" w:tentative="1">
      <w:start w:val="1"/>
      <w:numFmt w:val="lowerRoman"/>
      <w:lvlText w:val="%6."/>
      <w:lvlJc w:val="right"/>
      <w:pPr>
        <w:ind w:left="4811" w:hanging="180"/>
      </w:pPr>
    </w:lvl>
    <w:lvl w:ilvl="6" w:tplc="2C0A000F" w:tentative="1">
      <w:start w:val="1"/>
      <w:numFmt w:val="decimal"/>
      <w:lvlText w:val="%7."/>
      <w:lvlJc w:val="left"/>
      <w:pPr>
        <w:ind w:left="5531" w:hanging="360"/>
      </w:pPr>
    </w:lvl>
    <w:lvl w:ilvl="7" w:tplc="2C0A0019" w:tentative="1">
      <w:start w:val="1"/>
      <w:numFmt w:val="lowerLetter"/>
      <w:lvlText w:val="%8."/>
      <w:lvlJc w:val="left"/>
      <w:pPr>
        <w:ind w:left="6251" w:hanging="360"/>
      </w:pPr>
    </w:lvl>
    <w:lvl w:ilvl="8" w:tplc="2C0A001B" w:tentative="1">
      <w:start w:val="1"/>
      <w:numFmt w:val="lowerRoman"/>
      <w:lvlText w:val="%9."/>
      <w:lvlJc w:val="right"/>
      <w:pPr>
        <w:ind w:left="6971" w:hanging="180"/>
      </w:pPr>
    </w:lvl>
  </w:abstractNum>
  <w:abstractNum w:abstractNumId="10" w15:restartNumberingAfterBreak="0">
    <w:nsid w:val="5F3D6E28"/>
    <w:multiLevelType w:val="hybridMultilevel"/>
    <w:tmpl w:val="BBF2BE7A"/>
    <w:lvl w:ilvl="0" w:tplc="50D8FF02">
      <w:start w:val="1"/>
      <w:numFmt w:val="decimal"/>
      <w:lvlText w:val="%1."/>
      <w:lvlJc w:val="left"/>
      <w:pPr>
        <w:ind w:left="2137" w:hanging="720"/>
      </w:pPr>
      <w:rPr>
        <w:rFonts w:hint="default"/>
      </w:rPr>
    </w:lvl>
    <w:lvl w:ilvl="1" w:tplc="2C0A0019" w:tentative="1">
      <w:start w:val="1"/>
      <w:numFmt w:val="lowerLetter"/>
      <w:lvlText w:val="%2."/>
      <w:lvlJc w:val="left"/>
      <w:pPr>
        <w:ind w:left="2497" w:hanging="360"/>
      </w:pPr>
    </w:lvl>
    <w:lvl w:ilvl="2" w:tplc="2C0A001B" w:tentative="1">
      <w:start w:val="1"/>
      <w:numFmt w:val="lowerRoman"/>
      <w:lvlText w:val="%3."/>
      <w:lvlJc w:val="right"/>
      <w:pPr>
        <w:ind w:left="3217" w:hanging="180"/>
      </w:pPr>
    </w:lvl>
    <w:lvl w:ilvl="3" w:tplc="2C0A000F" w:tentative="1">
      <w:start w:val="1"/>
      <w:numFmt w:val="decimal"/>
      <w:lvlText w:val="%4."/>
      <w:lvlJc w:val="left"/>
      <w:pPr>
        <w:ind w:left="3937" w:hanging="360"/>
      </w:pPr>
    </w:lvl>
    <w:lvl w:ilvl="4" w:tplc="2C0A0019" w:tentative="1">
      <w:start w:val="1"/>
      <w:numFmt w:val="lowerLetter"/>
      <w:lvlText w:val="%5."/>
      <w:lvlJc w:val="left"/>
      <w:pPr>
        <w:ind w:left="4657" w:hanging="360"/>
      </w:pPr>
    </w:lvl>
    <w:lvl w:ilvl="5" w:tplc="2C0A001B" w:tentative="1">
      <w:start w:val="1"/>
      <w:numFmt w:val="lowerRoman"/>
      <w:lvlText w:val="%6."/>
      <w:lvlJc w:val="right"/>
      <w:pPr>
        <w:ind w:left="5377" w:hanging="180"/>
      </w:pPr>
    </w:lvl>
    <w:lvl w:ilvl="6" w:tplc="2C0A000F" w:tentative="1">
      <w:start w:val="1"/>
      <w:numFmt w:val="decimal"/>
      <w:lvlText w:val="%7."/>
      <w:lvlJc w:val="left"/>
      <w:pPr>
        <w:ind w:left="6097" w:hanging="360"/>
      </w:pPr>
    </w:lvl>
    <w:lvl w:ilvl="7" w:tplc="2C0A0019" w:tentative="1">
      <w:start w:val="1"/>
      <w:numFmt w:val="lowerLetter"/>
      <w:lvlText w:val="%8."/>
      <w:lvlJc w:val="left"/>
      <w:pPr>
        <w:ind w:left="6817" w:hanging="360"/>
      </w:pPr>
    </w:lvl>
    <w:lvl w:ilvl="8" w:tplc="2C0A001B" w:tentative="1">
      <w:start w:val="1"/>
      <w:numFmt w:val="lowerRoman"/>
      <w:lvlText w:val="%9."/>
      <w:lvlJc w:val="right"/>
      <w:pPr>
        <w:ind w:left="7537" w:hanging="180"/>
      </w:pPr>
    </w:lvl>
  </w:abstractNum>
  <w:abstractNum w:abstractNumId="11" w15:restartNumberingAfterBreak="0">
    <w:nsid w:val="74EEB69F"/>
    <w:multiLevelType w:val="hybridMultilevel"/>
    <w:tmpl w:val="14544F80"/>
    <w:lvl w:ilvl="0" w:tplc="7AE8B360">
      <w:start w:val="1"/>
      <w:numFmt w:val="upperRoman"/>
      <w:lvlText w:val="%1."/>
      <w:lvlJc w:val="right"/>
      <w:pPr>
        <w:ind w:left="720" w:hanging="360"/>
      </w:pPr>
    </w:lvl>
    <w:lvl w:ilvl="1" w:tplc="03485722">
      <w:start w:val="1"/>
      <w:numFmt w:val="lowerLetter"/>
      <w:lvlText w:val="%2."/>
      <w:lvlJc w:val="left"/>
      <w:pPr>
        <w:ind w:left="1440" w:hanging="360"/>
      </w:pPr>
    </w:lvl>
    <w:lvl w:ilvl="2" w:tplc="30601E70">
      <w:start w:val="1"/>
      <w:numFmt w:val="lowerRoman"/>
      <w:lvlText w:val="%3."/>
      <w:lvlJc w:val="right"/>
      <w:pPr>
        <w:ind w:left="2160" w:hanging="180"/>
      </w:pPr>
    </w:lvl>
    <w:lvl w:ilvl="3" w:tplc="F53ECE08">
      <w:start w:val="1"/>
      <w:numFmt w:val="decimal"/>
      <w:lvlText w:val="%4."/>
      <w:lvlJc w:val="left"/>
      <w:pPr>
        <w:ind w:left="2880" w:hanging="360"/>
      </w:pPr>
    </w:lvl>
    <w:lvl w:ilvl="4" w:tplc="A948C90C">
      <w:start w:val="1"/>
      <w:numFmt w:val="lowerLetter"/>
      <w:lvlText w:val="%5."/>
      <w:lvlJc w:val="left"/>
      <w:pPr>
        <w:ind w:left="3600" w:hanging="360"/>
      </w:pPr>
    </w:lvl>
    <w:lvl w:ilvl="5" w:tplc="86528D76">
      <w:start w:val="1"/>
      <w:numFmt w:val="lowerRoman"/>
      <w:lvlText w:val="%6."/>
      <w:lvlJc w:val="right"/>
      <w:pPr>
        <w:ind w:left="4320" w:hanging="180"/>
      </w:pPr>
    </w:lvl>
    <w:lvl w:ilvl="6" w:tplc="911C78C4">
      <w:start w:val="1"/>
      <w:numFmt w:val="decimal"/>
      <w:lvlText w:val="%7."/>
      <w:lvlJc w:val="left"/>
      <w:pPr>
        <w:ind w:left="5040" w:hanging="360"/>
      </w:pPr>
    </w:lvl>
    <w:lvl w:ilvl="7" w:tplc="85F6BFFE">
      <w:start w:val="1"/>
      <w:numFmt w:val="lowerLetter"/>
      <w:lvlText w:val="%8."/>
      <w:lvlJc w:val="left"/>
      <w:pPr>
        <w:ind w:left="5760" w:hanging="360"/>
      </w:pPr>
    </w:lvl>
    <w:lvl w:ilvl="8" w:tplc="06229888">
      <w:start w:val="1"/>
      <w:numFmt w:val="lowerRoman"/>
      <w:lvlText w:val="%9."/>
      <w:lvlJc w:val="right"/>
      <w:pPr>
        <w:ind w:left="6480" w:hanging="180"/>
      </w:pPr>
    </w:lvl>
  </w:abstractNum>
  <w:abstractNum w:abstractNumId="12" w15:restartNumberingAfterBreak="0">
    <w:nsid w:val="7F72111B"/>
    <w:multiLevelType w:val="hybridMultilevel"/>
    <w:tmpl w:val="F146A5E6"/>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3" w15:restartNumberingAfterBreak="0">
    <w:nsid w:val="7F955311"/>
    <w:multiLevelType w:val="hybridMultilevel"/>
    <w:tmpl w:val="4412BBA0"/>
    <w:lvl w:ilvl="0" w:tplc="2C0A0013">
      <w:start w:val="1"/>
      <w:numFmt w:val="upperRoman"/>
      <w:lvlText w:val="%1."/>
      <w:lvlJc w:val="right"/>
      <w:pPr>
        <w:ind w:left="2484" w:hanging="360"/>
      </w:pPr>
    </w:lvl>
    <w:lvl w:ilvl="1" w:tplc="2C0A0019" w:tentative="1">
      <w:start w:val="1"/>
      <w:numFmt w:val="lowerLetter"/>
      <w:lvlText w:val="%2."/>
      <w:lvlJc w:val="left"/>
      <w:pPr>
        <w:ind w:left="3204" w:hanging="360"/>
      </w:pPr>
    </w:lvl>
    <w:lvl w:ilvl="2" w:tplc="2C0A001B" w:tentative="1">
      <w:start w:val="1"/>
      <w:numFmt w:val="lowerRoman"/>
      <w:lvlText w:val="%3."/>
      <w:lvlJc w:val="right"/>
      <w:pPr>
        <w:ind w:left="3924" w:hanging="180"/>
      </w:pPr>
    </w:lvl>
    <w:lvl w:ilvl="3" w:tplc="2C0A000F" w:tentative="1">
      <w:start w:val="1"/>
      <w:numFmt w:val="decimal"/>
      <w:lvlText w:val="%4."/>
      <w:lvlJc w:val="left"/>
      <w:pPr>
        <w:ind w:left="4644" w:hanging="360"/>
      </w:pPr>
    </w:lvl>
    <w:lvl w:ilvl="4" w:tplc="2C0A0019" w:tentative="1">
      <w:start w:val="1"/>
      <w:numFmt w:val="lowerLetter"/>
      <w:lvlText w:val="%5."/>
      <w:lvlJc w:val="left"/>
      <w:pPr>
        <w:ind w:left="5364" w:hanging="360"/>
      </w:pPr>
    </w:lvl>
    <w:lvl w:ilvl="5" w:tplc="2C0A001B" w:tentative="1">
      <w:start w:val="1"/>
      <w:numFmt w:val="lowerRoman"/>
      <w:lvlText w:val="%6."/>
      <w:lvlJc w:val="right"/>
      <w:pPr>
        <w:ind w:left="6084" w:hanging="180"/>
      </w:pPr>
    </w:lvl>
    <w:lvl w:ilvl="6" w:tplc="2C0A000F" w:tentative="1">
      <w:start w:val="1"/>
      <w:numFmt w:val="decimal"/>
      <w:lvlText w:val="%7."/>
      <w:lvlJc w:val="left"/>
      <w:pPr>
        <w:ind w:left="6804" w:hanging="360"/>
      </w:pPr>
    </w:lvl>
    <w:lvl w:ilvl="7" w:tplc="2C0A0019" w:tentative="1">
      <w:start w:val="1"/>
      <w:numFmt w:val="lowerLetter"/>
      <w:lvlText w:val="%8."/>
      <w:lvlJc w:val="left"/>
      <w:pPr>
        <w:ind w:left="7524" w:hanging="360"/>
      </w:pPr>
    </w:lvl>
    <w:lvl w:ilvl="8" w:tplc="2C0A001B" w:tentative="1">
      <w:start w:val="1"/>
      <w:numFmt w:val="lowerRoman"/>
      <w:lvlText w:val="%9."/>
      <w:lvlJc w:val="right"/>
      <w:pPr>
        <w:ind w:left="8244" w:hanging="180"/>
      </w:pPr>
    </w:lvl>
  </w:abstractNum>
  <w:abstractNum w:abstractNumId="14" w15:restartNumberingAfterBreak="0">
    <w:nsid w:val="7F9677FE"/>
    <w:multiLevelType w:val="hybridMultilevel"/>
    <w:tmpl w:val="F146A5E6"/>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num w:numId="1" w16cid:durableId="1782870561">
    <w:abstractNumId w:val="1"/>
  </w:num>
  <w:num w:numId="2" w16cid:durableId="1721515105">
    <w:abstractNumId w:val="9"/>
  </w:num>
  <w:num w:numId="3" w16cid:durableId="561523722">
    <w:abstractNumId w:val="8"/>
  </w:num>
  <w:num w:numId="4" w16cid:durableId="1808351876">
    <w:abstractNumId w:val="12"/>
  </w:num>
  <w:num w:numId="5" w16cid:durableId="1073550668">
    <w:abstractNumId w:val="2"/>
  </w:num>
  <w:num w:numId="6" w16cid:durableId="2047949145">
    <w:abstractNumId w:val="3"/>
  </w:num>
  <w:num w:numId="7" w16cid:durableId="1201475765">
    <w:abstractNumId w:val="10"/>
  </w:num>
  <w:num w:numId="8" w16cid:durableId="566381001">
    <w:abstractNumId w:val="5"/>
  </w:num>
  <w:num w:numId="9" w16cid:durableId="504128373">
    <w:abstractNumId w:val="0"/>
  </w:num>
  <w:num w:numId="10" w16cid:durableId="753624383">
    <w:abstractNumId w:val="14"/>
  </w:num>
  <w:num w:numId="11" w16cid:durableId="445544702">
    <w:abstractNumId w:val="7"/>
  </w:num>
  <w:num w:numId="12" w16cid:durableId="1543975336">
    <w:abstractNumId w:val="11"/>
  </w:num>
  <w:num w:numId="13" w16cid:durableId="202864652">
    <w:abstractNumId w:val="4"/>
  </w:num>
  <w:num w:numId="14" w16cid:durableId="1395470193">
    <w:abstractNumId w:val="6"/>
  </w:num>
  <w:num w:numId="15" w16cid:durableId="175466370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ila Persichini">
    <w15:presenceInfo w15:providerId="AD" w15:userId="S::cpersichini@libraseguros.com.ar::20527f79-817d-428f-aeb3-267a5b8abd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3D1"/>
    <w:rsid w:val="000128CF"/>
    <w:rsid w:val="000522C8"/>
    <w:rsid w:val="00077E36"/>
    <w:rsid w:val="00080F88"/>
    <w:rsid w:val="000A3878"/>
    <w:rsid w:val="000E6D6F"/>
    <w:rsid w:val="00102B23"/>
    <w:rsid w:val="00104BCC"/>
    <w:rsid w:val="001D1358"/>
    <w:rsid w:val="001D426E"/>
    <w:rsid w:val="002070A3"/>
    <w:rsid w:val="00220372"/>
    <w:rsid w:val="002543D1"/>
    <w:rsid w:val="00286E11"/>
    <w:rsid w:val="002C7A04"/>
    <w:rsid w:val="002F57E8"/>
    <w:rsid w:val="00373172"/>
    <w:rsid w:val="00492BBF"/>
    <w:rsid w:val="004B63AA"/>
    <w:rsid w:val="004F33DC"/>
    <w:rsid w:val="00580E0D"/>
    <w:rsid w:val="00605874"/>
    <w:rsid w:val="006568E4"/>
    <w:rsid w:val="00670FD4"/>
    <w:rsid w:val="00681970"/>
    <w:rsid w:val="006A6CFC"/>
    <w:rsid w:val="006B5142"/>
    <w:rsid w:val="007C1FBB"/>
    <w:rsid w:val="007F3D70"/>
    <w:rsid w:val="0082397D"/>
    <w:rsid w:val="00836DBA"/>
    <w:rsid w:val="008510E8"/>
    <w:rsid w:val="00871C52"/>
    <w:rsid w:val="008872D8"/>
    <w:rsid w:val="008A4097"/>
    <w:rsid w:val="00913104"/>
    <w:rsid w:val="009642C6"/>
    <w:rsid w:val="0098780A"/>
    <w:rsid w:val="00A0149C"/>
    <w:rsid w:val="00A36965"/>
    <w:rsid w:val="00A37013"/>
    <w:rsid w:val="00A462BA"/>
    <w:rsid w:val="00A47FF6"/>
    <w:rsid w:val="00A82101"/>
    <w:rsid w:val="00B357E0"/>
    <w:rsid w:val="00B45EC6"/>
    <w:rsid w:val="00BB7A48"/>
    <w:rsid w:val="00BE5C1B"/>
    <w:rsid w:val="00CB2479"/>
    <w:rsid w:val="00CC55FE"/>
    <w:rsid w:val="00D052DD"/>
    <w:rsid w:val="00D650D0"/>
    <w:rsid w:val="00DA08CE"/>
    <w:rsid w:val="00DB7C1F"/>
    <w:rsid w:val="00DE0E38"/>
    <w:rsid w:val="00E03A35"/>
    <w:rsid w:val="00E113F7"/>
    <w:rsid w:val="00E5376D"/>
    <w:rsid w:val="00E56CA7"/>
    <w:rsid w:val="00F43DE5"/>
    <w:rsid w:val="00F66C4A"/>
    <w:rsid w:val="00F80257"/>
    <w:rsid w:val="00FC65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B049"/>
  <w15:chartTrackingRefBased/>
  <w15:docId w15:val="{AC042565-98E4-4ECC-A655-562AE1CA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479"/>
    <w:pPr>
      <w:spacing w:line="279" w:lineRule="auto"/>
    </w:pPr>
    <w:rPr>
      <w:kern w:val="0"/>
      <w:lang w:val="es-ES"/>
      <w14:ligatures w14:val="none"/>
    </w:rPr>
  </w:style>
  <w:style w:type="paragraph" w:styleId="Ttulo1">
    <w:name w:val="heading 1"/>
    <w:basedOn w:val="Normal"/>
    <w:next w:val="Normal"/>
    <w:link w:val="Ttulo1Car"/>
    <w:uiPriority w:val="9"/>
    <w:qFormat/>
    <w:rsid w:val="00254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4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43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43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43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43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43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43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43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43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43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43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43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43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43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43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43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43D1"/>
    <w:rPr>
      <w:rFonts w:eastAsiaTheme="majorEastAsia" w:cstheme="majorBidi"/>
      <w:color w:val="272727" w:themeColor="text1" w:themeTint="D8"/>
    </w:rPr>
  </w:style>
  <w:style w:type="paragraph" w:styleId="Ttulo">
    <w:name w:val="Title"/>
    <w:basedOn w:val="Normal"/>
    <w:next w:val="Normal"/>
    <w:link w:val="TtuloCar"/>
    <w:uiPriority w:val="10"/>
    <w:qFormat/>
    <w:rsid w:val="00254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43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43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43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43D1"/>
    <w:pPr>
      <w:spacing w:before="160"/>
      <w:jc w:val="center"/>
    </w:pPr>
    <w:rPr>
      <w:i/>
      <w:iCs/>
      <w:color w:val="404040" w:themeColor="text1" w:themeTint="BF"/>
    </w:rPr>
  </w:style>
  <w:style w:type="character" w:customStyle="1" w:styleId="CitaCar">
    <w:name w:val="Cita Car"/>
    <w:basedOn w:val="Fuentedeprrafopredeter"/>
    <w:link w:val="Cita"/>
    <w:uiPriority w:val="29"/>
    <w:rsid w:val="002543D1"/>
    <w:rPr>
      <w:i/>
      <w:iCs/>
      <w:color w:val="404040" w:themeColor="text1" w:themeTint="BF"/>
    </w:rPr>
  </w:style>
  <w:style w:type="paragraph" w:styleId="Prrafodelista">
    <w:name w:val="List Paragraph"/>
    <w:basedOn w:val="Normal"/>
    <w:uiPriority w:val="34"/>
    <w:qFormat/>
    <w:rsid w:val="002543D1"/>
    <w:pPr>
      <w:ind w:left="720"/>
      <w:contextualSpacing/>
    </w:pPr>
  </w:style>
  <w:style w:type="character" w:styleId="nfasisintenso">
    <w:name w:val="Intense Emphasis"/>
    <w:basedOn w:val="Fuentedeprrafopredeter"/>
    <w:uiPriority w:val="21"/>
    <w:qFormat/>
    <w:rsid w:val="002543D1"/>
    <w:rPr>
      <w:i/>
      <w:iCs/>
      <w:color w:val="0F4761" w:themeColor="accent1" w:themeShade="BF"/>
    </w:rPr>
  </w:style>
  <w:style w:type="paragraph" w:styleId="Citadestacada">
    <w:name w:val="Intense Quote"/>
    <w:basedOn w:val="Normal"/>
    <w:next w:val="Normal"/>
    <w:link w:val="CitadestacadaCar"/>
    <w:uiPriority w:val="30"/>
    <w:qFormat/>
    <w:rsid w:val="00254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43D1"/>
    <w:rPr>
      <w:i/>
      <w:iCs/>
      <w:color w:val="0F4761" w:themeColor="accent1" w:themeShade="BF"/>
    </w:rPr>
  </w:style>
  <w:style w:type="character" w:styleId="Referenciaintensa">
    <w:name w:val="Intense Reference"/>
    <w:basedOn w:val="Fuentedeprrafopredeter"/>
    <w:uiPriority w:val="32"/>
    <w:qFormat/>
    <w:rsid w:val="002543D1"/>
    <w:rPr>
      <w:b/>
      <w:bCs/>
      <w:smallCaps/>
      <w:color w:val="0F4761" w:themeColor="accent1" w:themeShade="BF"/>
      <w:spacing w:val="5"/>
    </w:rPr>
  </w:style>
  <w:style w:type="character" w:styleId="Hipervnculo">
    <w:name w:val="Hyperlink"/>
    <w:basedOn w:val="Fuentedeprrafopredeter"/>
    <w:uiPriority w:val="99"/>
    <w:unhideWhenUsed/>
    <w:rsid w:val="00CB2479"/>
    <w:rPr>
      <w:color w:val="467886"/>
      <w:u w:val="single"/>
    </w:rPr>
  </w:style>
  <w:style w:type="paragraph" w:styleId="Textoindependiente">
    <w:name w:val="Body Text"/>
    <w:basedOn w:val="Normal"/>
    <w:link w:val="TextoindependienteCar"/>
    <w:uiPriority w:val="1"/>
    <w:qFormat/>
    <w:rsid w:val="008A4097"/>
    <w:pPr>
      <w:widowControl w:val="0"/>
      <w:autoSpaceDE w:val="0"/>
      <w:autoSpaceDN w:val="0"/>
      <w:spacing w:after="0" w:line="240" w:lineRule="auto"/>
    </w:pPr>
    <w:rPr>
      <w:rFonts w:ascii="Microsoft Sans Serif" w:eastAsia="Microsoft Sans Serif" w:hAnsi="Microsoft Sans Serif" w:cs="Microsoft Sans Serif"/>
    </w:rPr>
  </w:style>
  <w:style w:type="character" w:customStyle="1" w:styleId="TextoindependienteCar">
    <w:name w:val="Texto independiente Car"/>
    <w:basedOn w:val="Fuentedeprrafopredeter"/>
    <w:link w:val="Textoindependiente"/>
    <w:uiPriority w:val="1"/>
    <w:rsid w:val="008A4097"/>
    <w:rPr>
      <w:rFonts w:ascii="Microsoft Sans Serif" w:eastAsia="Microsoft Sans Serif" w:hAnsi="Microsoft Sans Serif" w:cs="Microsoft Sans Serif"/>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baez@libraseguros.com.a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TotalTime>
  <Pages>16</Pages>
  <Words>5079</Words>
  <Characters>27938</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Baez</dc:creator>
  <cp:keywords/>
  <dc:description/>
  <cp:lastModifiedBy>Hernan Baez</cp:lastModifiedBy>
  <cp:revision>56</cp:revision>
  <dcterms:created xsi:type="dcterms:W3CDTF">2026-03-05T14:12:00Z</dcterms:created>
  <dcterms:modified xsi:type="dcterms:W3CDTF">2026-03-10T20:22:00Z</dcterms:modified>
</cp:coreProperties>
</file>