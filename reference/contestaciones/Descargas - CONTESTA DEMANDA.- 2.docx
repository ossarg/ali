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C220E" w:rsidR="00971E95" w:rsidP="007E606E" w:rsidRDefault="00971E95" w14:paraId="36925140" w14:textId="77777777">
      <w:pPr>
        <w:spacing w:line="360" w:lineRule="auto"/>
        <w:jc w:val="both"/>
        <w:rPr>
          <w:rFonts w:ascii="Arial" w:hAnsi="Arial" w:cs="Arial"/>
          <w:i/>
          <w:iCs/>
        </w:rPr>
      </w:pPr>
    </w:p>
    <w:p w:rsidRPr="007C220E" w:rsidR="00971E95" w:rsidP="004B2076" w:rsidRDefault="00971E95" w14:paraId="2643C3F1" w14:textId="77777777">
      <w:pPr>
        <w:spacing w:line="360" w:lineRule="auto"/>
        <w:ind w:left="708" w:firstLine="709"/>
        <w:jc w:val="both"/>
        <w:rPr>
          <w:rFonts w:ascii="Arial" w:hAnsi="Arial" w:cs="Arial"/>
          <w:b/>
          <w:bCs/>
          <w:u w:val="single"/>
        </w:rPr>
      </w:pPr>
      <w:commentRangeStart w:id="0"/>
      <w:r w:rsidRPr="007C220E">
        <w:rPr>
          <w:rFonts w:ascii="Arial" w:hAnsi="Arial" w:cs="Arial"/>
          <w:b/>
          <w:bCs/>
          <w:u w:val="single"/>
        </w:rPr>
        <w:t>CONTESTA CITACIÓN EN GARANTÍA. OFRECE PRUEBA.</w:t>
      </w:r>
    </w:p>
    <w:p w:rsidRPr="007C220E" w:rsidR="00971E95" w:rsidP="004B2076" w:rsidRDefault="00971E95" w14:paraId="10C0B72A" w14:textId="77777777">
      <w:pPr>
        <w:spacing w:line="360" w:lineRule="auto"/>
        <w:ind w:left="708" w:firstLine="709"/>
        <w:jc w:val="both"/>
        <w:rPr>
          <w:rFonts w:ascii="Arial" w:hAnsi="Arial" w:cs="Arial"/>
        </w:rPr>
      </w:pPr>
      <w:r w:rsidRPr="007C220E">
        <w:rPr>
          <w:rFonts w:ascii="Arial" w:hAnsi="Arial" w:cs="Arial"/>
        </w:rPr>
        <w:t>Sr. Juez:</w:t>
      </w:r>
    </w:p>
    <w:p w:rsidRPr="007C220E" w:rsidR="00971E95" w:rsidRDefault="00971E95" w14:paraId="4C3F8C17" w14:textId="1641F1D2">
      <w:pPr>
        <w:spacing w:line="360" w:lineRule="auto"/>
        <w:ind w:left="1416" w:firstLine="1"/>
        <w:jc w:val="both"/>
        <w:rPr>
          <w:rFonts w:ascii="Arial" w:hAnsi="Arial" w:cs="Arial"/>
        </w:rPr>
        <w:pPrChange w:author="Hernan Fernandez" w:date="2026-01-22T15:50:00Z" w16du:dateUtc="2026-01-22T18:50:00Z" w:id="1">
          <w:pPr>
            <w:spacing w:line="360" w:lineRule="auto"/>
            <w:ind w:left="708" w:firstLine="709"/>
            <w:jc w:val="both"/>
          </w:pPr>
        </w:pPrChange>
      </w:pPr>
      <w:r w:rsidRPr="007C220E">
        <w:rPr>
          <w:rFonts w:ascii="Arial" w:hAnsi="Arial" w:cs="Arial"/>
          <w:b/>
          <w:bCs/>
        </w:rPr>
        <w:t>Camila A. Persichini</w:t>
      </w:r>
      <w:r w:rsidRPr="007C220E">
        <w:rPr>
          <w:rFonts w:ascii="Arial" w:hAnsi="Arial" w:cs="Arial"/>
        </w:rPr>
        <w:t xml:space="preserve">, abogada inscripta al T° 135 F° 765 CPACF, CUIT 27-38255580-0, Monotributista, en mi carácter de apoderada de </w:t>
      </w:r>
      <w:r w:rsidRPr="007C220E">
        <w:rPr>
          <w:rFonts w:ascii="Arial" w:hAnsi="Arial" w:cs="Arial"/>
          <w:b/>
          <w:bCs/>
        </w:rPr>
        <w:t>Libra Compañía Argentina de Seguros S.A</w:t>
      </w:r>
      <w:r w:rsidRPr="007C220E">
        <w:rPr>
          <w:rFonts w:ascii="Arial" w:hAnsi="Arial" w:cs="Arial"/>
        </w:rPr>
        <w:t xml:space="preserve">, constituyendo domicilio procesal en la Av. Olazabal 1515 Piso 5 Of. 505, CABA (Zona de notificación: 88 Mail: </w:t>
      </w:r>
      <w:r>
        <w:fldChar w:fldCharType="begin"/>
      </w:r>
      <w:r>
        <w:instrText>HYPERLINK "mailto:cpersichini@libraseguros.com.ar"</w:instrText>
      </w:r>
      <w:r>
        <w:fldChar w:fldCharType="separate"/>
      </w:r>
      <w:r w:rsidRPr="007C220E">
        <w:rPr>
          <w:rFonts w:ascii="Arial" w:hAnsi="Arial" w:cs="Arial"/>
        </w:rPr>
        <w:t>cpersichini@libraseguros.com.ar</w:t>
      </w:r>
      <w:r>
        <w:fldChar w:fldCharType="end"/>
      </w:r>
      <w:r w:rsidRPr="007C220E">
        <w:rPr>
          <w:rFonts w:ascii="Arial" w:hAnsi="Arial" w:cs="Arial"/>
        </w:rPr>
        <w:t xml:space="preserve">) y electrónico en 27382555800, en autos caratulados: </w:t>
      </w:r>
      <w:r w:rsidRPr="00971E95">
        <w:rPr>
          <w:rFonts w:ascii="Arial" w:hAnsi="Arial" w:cs="Arial"/>
          <w:b/>
          <w:bCs/>
          <w:i/>
          <w:iCs/>
        </w:rPr>
        <w:t>“MARTA GASTON EZEQUIEL c/ STIVALA SERGIO Y OTRO s/DAÑOS Y PERJUICIOS</w:t>
      </w:r>
      <w:r>
        <w:rPr>
          <w:rFonts w:ascii="Arial" w:hAnsi="Arial" w:cs="Arial"/>
          <w:b/>
          <w:bCs/>
          <w:i/>
          <w:iCs/>
        </w:rPr>
        <w:t xml:space="preserve">” </w:t>
      </w:r>
      <w:r w:rsidRPr="007C220E">
        <w:rPr>
          <w:rFonts w:ascii="Arial" w:hAnsi="Arial" w:cs="Arial"/>
          <w:b/>
          <w:bCs/>
          <w:i/>
          <w:iCs/>
        </w:rPr>
        <w:t xml:space="preserve">Expte.: </w:t>
      </w:r>
      <w:r w:rsidRPr="00971E95">
        <w:rPr>
          <w:rFonts w:ascii="Arial" w:hAnsi="Arial" w:cs="Arial"/>
          <w:b/>
          <w:bCs/>
          <w:i/>
          <w:iCs/>
        </w:rPr>
        <w:t>96135/2025</w:t>
      </w:r>
      <w:r w:rsidRPr="007C220E">
        <w:rPr>
          <w:rFonts w:ascii="Arial" w:hAnsi="Arial" w:cs="Arial"/>
          <w:b/>
          <w:bCs/>
          <w:i/>
          <w:iCs/>
        </w:rPr>
        <w:t>,</w:t>
      </w:r>
      <w:r w:rsidRPr="007C220E">
        <w:rPr>
          <w:rFonts w:ascii="Arial" w:hAnsi="Arial" w:cs="Arial"/>
        </w:rPr>
        <w:t xml:space="preserve"> a V.S me presento y respetuosamente digo:</w:t>
      </w:r>
      <w:commentRangeEnd w:id="0"/>
      <w:r w:rsidR="008F2B73">
        <w:rPr>
          <w:rStyle w:val="Refdecomentario"/>
        </w:rPr>
        <w:commentReference w:id="0"/>
      </w:r>
    </w:p>
    <w:p w:rsidRPr="007C220E" w:rsidR="00971E95" w:rsidP="004B2076" w:rsidRDefault="00971E95" w14:paraId="3CEE3349" w14:textId="77777777">
      <w:pPr>
        <w:spacing w:line="360" w:lineRule="auto"/>
        <w:ind w:left="708" w:firstLine="709"/>
        <w:jc w:val="both"/>
        <w:rPr>
          <w:rFonts w:ascii="Arial" w:hAnsi="Arial" w:cs="Arial"/>
        </w:rPr>
      </w:pPr>
    </w:p>
    <w:p w:rsidRPr="007C220E" w:rsidR="00971E95" w:rsidP="004B2076" w:rsidRDefault="00971E95" w14:paraId="193244B3" w14:textId="77777777">
      <w:pPr>
        <w:spacing w:line="360" w:lineRule="auto"/>
        <w:ind w:left="708" w:firstLine="709"/>
        <w:jc w:val="both"/>
        <w:rPr>
          <w:rFonts w:ascii="Arial" w:hAnsi="Arial" w:cs="Arial"/>
          <w:b/>
          <w:bCs/>
        </w:rPr>
      </w:pPr>
      <w:r w:rsidRPr="007C220E">
        <w:rPr>
          <w:rFonts w:ascii="Arial" w:hAnsi="Arial" w:cs="Arial"/>
          <w:b/>
          <w:bCs/>
        </w:rPr>
        <w:t xml:space="preserve">I- PERSONERÍA </w:t>
      </w:r>
    </w:p>
    <w:p w:rsidRPr="007C220E" w:rsidR="00971E95" w:rsidP="004B2076" w:rsidRDefault="00971E95" w14:paraId="38823DF3" w14:textId="77777777">
      <w:pPr>
        <w:spacing w:line="360" w:lineRule="auto"/>
        <w:ind w:left="708" w:firstLine="709"/>
        <w:jc w:val="both"/>
        <w:rPr>
          <w:rFonts w:ascii="Arial" w:hAnsi="Arial" w:cs="Arial"/>
        </w:rPr>
      </w:pPr>
      <w:r w:rsidRPr="007C220E">
        <w:rPr>
          <w:rFonts w:ascii="Arial" w:hAnsi="Arial" w:cs="Arial"/>
        </w:rPr>
        <w:t>Que en nombre y representación de LIBRA COMPAÑIA ARGENTINA DE SEGUROS S.A., con domicilio real en Olazabal 1515, piso 5° Oficina 505, de la Ciudad Autónoma de Buenos Aires, conforme lo justifico con la fotocopia del poder general que adjunto acompaño -declarando bajo juramento que es fiel a su original y que se encuentra en plena vigencia-, vengo en tiempo y forma a tomar intervención en autos, solicitando se me tenga por presentado, por parte y por constituido el domicilio legal indicado.</w:t>
      </w:r>
    </w:p>
    <w:p w:rsidRPr="007C220E" w:rsidR="00971E95" w:rsidP="004B2076" w:rsidRDefault="00971E95" w14:paraId="778F7295" w14:textId="77777777">
      <w:pPr>
        <w:spacing w:line="360" w:lineRule="auto"/>
        <w:ind w:left="708" w:firstLine="709"/>
        <w:jc w:val="both"/>
        <w:rPr>
          <w:rFonts w:ascii="Arial" w:hAnsi="Arial" w:cs="Arial"/>
          <w:b/>
          <w:bCs/>
        </w:rPr>
      </w:pPr>
      <w:r w:rsidRPr="007C220E">
        <w:rPr>
          <w:rFonts w:ascii="Arial" w:hAnsi="Arial" w:cs="Arial"/>
          <w:b/>
          <w:bCs/>
        </w:rPr>
        <w:t>II.- OBJETO</w:t>
      </w:r>
    </w:p>
    <w:p w:rsidRPr="007C220E" w:rsidR="00971E95" w:rsidP="004B2076" w:rsidRDefault="00971E95" w14:paraId="552BC021" w14:textId="77777777">
      <w:pPr>
        <w:spacing w:line="360" w:lineRule="auto"/>
        <w:ind w:left="708" w:firstLine="709"/>
        <w:jc w:val="both"/>
        <w:rPr>
          <w:rFonts w:ascii="Arial" w:hAnsi="Arial" w:cs="Arial"/>
          <w:u w:val="single"/>
        </w:rPr>
      </w:pPr>
      <w:r w:rsidRPr="007C220E">
        <w:rPr>
          <w:rFonts w:ascii="Arial" w:hAnsi="Arial" w:cs="Arial"/>
        </w:rPr>
        <w:t xml:space="preserve">Que, en el carácter invocado, vengo por el presente a contestar, en legal tiempo y forma, la citación en garantía cursada en estas actuaciones, </w:t>
      </w:r>
      <w:r w:rsidRPr="007C220E">
        <w:rPr>
          <w:rFonts w:ascii="Arial" w:hAnsi="Arial" w:cs="Arial"/>
          <w:u w:val="single"/>
        </w:rPr>
        <w:t xml:space="preserve">notificada por cédula el 30 de diciembre de 2025, cuyo vencimiento opera el 24 de febrero de 2026. </w:t>
      </w:r>
    </w:p>
    <w:p w:rsidRPr="007C220E" w:rsidR="00971E95" w:rsidP="004B2076" w:rsidRDefault="00971E95" w14:paraId="0A769187" w14:textId="77777777">
      <w:pPr>
        <w:spacing w:line="360" w:lineRule="auto"/>
        <w:ind w:left="708" w:firstLine="709"/>
        <w:jc w:val="both"/>
        <w:rPr>
          <w:rFonts w:ascii="Arial" w:hAnsi="Arial" w:cs="Arial"/>
        </w:rPr>
      </w:pPr>
      <w:r w:rsidRPr="007C220E">
        <w:rPr>
          <w:rFonts w:ascii="Arial" w:hAnsi="Arial" w:cs="Arial"/>
        </w:rPr>
        <w:t>Contestamos, asimismo los términos de la demanda, cuyo rechazo pedimos expresamente, con costas.</w:t>
      </w:r>
    </w:p>
    <w:p w:rsidRPr="00894946" w:rsidR="00971E95" w:rsidP="711FC840" w:rsidRDefault="00971E95" w14:paraId="01B98BDD" w14:textId="386B4FBE">
      <w:pPr>
        <w:spacing w:line="360" w:lineRule="auto"/>
        <w:ind w:left="708" w:firstLine="709"/>
        <w:jc w:val="both"/>
        <w:rPr>
          <w:rFonts w:ascii="Arial" w:hAnsi="Arial" w:cs="Arial"/>
          <w:b w:val="1"/>
          <w:bCs w:val="1"/>
          <w:highlight w:val="yellow"/>
        </w:rPr>
      </w:pPr>
      <w:r w:rsidRPr="711FC840" w:rsidR="00971E95">
        <w:rPr>
          <w:rFonts w:ascii="Arial" w:hAnsi="Arial" w:cs="Arial"/>
          <w:b w:val="1"/>
          <w:bCs w:val="1"/>
        </w:rPr>
        <w:t>III-</w:t>
      </w:r>
      <w:r w:rsidRPr="711FC840" w:rsidR="00971E95">
        <w:rPr>
          <w:rFonts w:ascii="Arial" w:hAnsi="Arial" w:cs="Arial"/>
        </w:rPr>
        <w:t xml:space="preserve"> </w:t>
      </w:r>
      <w:r w:rsidRPr="711FC840" w:rsidR="00971E95">
        <w:rPr>
          <w:rFonts w:ascii="Arial" w:hAnsi="Arial" w:cs="Arial"/>
          <w:b w:val="1"/>
          <w:bCs w:val="1"/>
          <w:highlight w:val="yellow"/>
        </w:rPr>
        <w:t>OPONE EXCEPCIÓN DE FALTA DE COMPETENCIA TERRITORIAL.</w:t>
      </w:r>
    </w:p>
    <w:p w:rsidRPr="00894946" w:rsidR="00971E95" w:rsidP="004B2076" w:rsidRDefault="00971E95" w14:paraId="25C5DD67" w14:textId="77777777">
      <w:pPr>
        <w:spacing w:line="360" w:lineRule="auto"/>
        <w:ind w:left="708" w:firstLine="709"/>
        <w:jc w:val="both"/>
        <w:rPr>
          <w:rFonts w:ascii="Arial" w:hAnsi="Arial" w:cs="Arial"/>
        </w:rPr>
      </w:pPr>
      <w:r w:rsidRPr="00894946">
        <w:rPr>
          <w:rFonts w:ascii="Arial" w:hAnsi="Arial" w:cs="Arial"/>
        </w:rPr>
        <w:t xml:space="preserve">En mi carácter de apoderada de LIBRA COMPAÑÍA ARGENTINA DE SEGUROS S.A., y en legal tiempo y forma, vengo a oponer excepción de incompetencia territorial, solicitando que V.S. se declare incompetente para </w:t>
      </w:r>
      <w:r w:rsidRPr="00894946">
        <w:rPr>
          <w:rFonts w:ascii="Arial" w:hAnsi="Arial" w:cs="Arial"/>
        </w:rPr>
        <w:t>entender en las presentes actuaciones y, en consecuencia, disponga el archivo del expediente, con expresa imposición de costas a la actora.</w:t>
      </w:r>
    </w:p>
    <w:p w:rsidRPr="00894946" w:rsidR="00971E95" w:rsidP="004B2076" w:rsidRDefault="00971E95" w14:paraId="32CB7C4E" w14:textId="77777777">
      <w:pPr>
        <w:spacing w:line="360" w:lineRule="auto"/>
        <w:ind w:left="708" w:firstLine="709"/>
        <w:jc w:val="both"/>
        <w:rPr>
          <w:rFonts w:ascii="Arial" w:hAnsi="Arial" w:cs="Arial"/>
        </w:rPr>
      </w:pPr>
    </w:p>
    <w:p w:rsidRPr="00894946" w:rsidR="00971E95" w:rsidP="004B2076" w:rsidRDefault="00971E95" w14:paraId="354BEABB" w14:textId="0E96D810">
      <w:pPr>
        <w:spacing w:line="360" w:lineRule="auto"/>
        <w:ind w:left="708" w:firstLine="709"/>
        <w:jc w:val="both"/>
        <w:rPr>
          <w:rFonts w:ascii="Arial" w:hAnsi="Arial" w:cs="Arial"/>
        </w:rPr>
      </w:pPr>
      <w:r w:rsidRPr="00894946">
        <w:rPr>
          <w:rFonts w:ascii="Arial" w:hAnsi="Arial" w:cs="Arial"/>
        </w:rPr>
        <w:t>De la simple lectura de la demanda incoada y de la documentación acompañada surge con palmaria evidencia que la jurisdicción de la Ciudad Autónoma de Buenos Aires ha sido forzada sin justificación válida, en tanto el siniestro objeto de autos ocurrió en la intersección de la Avenida Mitre y la Avenida Las Heras, localidad de Quilmes, Provincia de Buenos Aires. Asimismo, el Sr. Sergio Stivala posee su domicilio real en la calle General Roca N° 1046, Don Bosco, partido de Quilmes, Provincia de Buenos Aires, mientras que el Sr. Marta Gaston Ezequiel reside en la calle Balcarce N° 317, también en la ciudad de Quilmes. De ello se desprende que la totalidad de los elementos de conexión relevantes de la relación jurídica debatida —esto es, el lugar del hecho y los domicilios de las partes principales— se encuentran radicados en la Provincia de Buenos Aires, específicamente dentro del Departamento Judicial de Quilmes.</w:t>
      </w:r>
    </w:p>
    <w:p w:rsidRPr="00894946" w:rsidR="00971E95" w:rsidP="004B2076" w:rsidRDefault="00971E95" w14:paraId="0388C578" w14:textId="4BEB920A">
      <w:pPr>
        <w:spacing w:line="360" w:lineRule="auto"/>
        <w:ind w:left="708" w:firstLine="709"/>
        <w:jc w:val="both"/>
        <w:rPr>
          <w:rFonts w:ascii="Arial" w:hAnsi="Arial" w:cs="Arial"/>
        </w:rPr>
      </w:pPr>
      <w:r w:rsidRPr="00894946">
        <w:rPr>
          <w:rFonts w:ascii="Arial" w:hAnsi="Arial" w:cs="Arial"/>
        </w:rPr>
        <w:t>La actora ha optado por promover la presente acción ante los tribunales de esta Ciudad, lo cual resulta a todas luces invalido. En efecto, el artículo 5 inciso 4° del Código Procesal Civil y Comercial de la Nación establece que, en las acciones personales derivadas de delitos o cuasidelitos, como lo es un accidente de tránsito, resulta competente el juez del lugar del hecho o el del domicilio del demandado, a elección del actor, alternativas que en el caso conducen de modo inequívoco a la Justicia de Quilmes.</w:t>
      </w:r>
    </w:p>
    <w:p w:rsidRPr="00894946" w:rsidR="00971E95" w:rsidP="004B2076" w:rsidRDefault="00971E95" w14:paraId="34420413" w14:textId="77777777">
      <w:pPr>
        <w:spacing w:line="360" w:lineRule="auto"/>
        <w:ind w:left="708" w:firstLine="709"/>
        <w:jc w:val="both"/>
        <w:rPr>
          <w:rFonts w:ascii="Arial" w:hAnsi="Arial" w:cs="Arial"/>
        </w:rPr>
      </w:pPr>
      <w:r w:rsidRPr="00894946">
        <w:rPr>
          <w:rFonts w:ascii="Arial" w:hAnsi="Arial" w:cs="Arial"/>
        </w:rPr>
        <w:t>La citación en garantía de la aseguradora no altera la competencia propia de la acción principal. En tal sentido, la doctrina enseña que la citación prevista por el artículo 118 de la Ley 17.418 no autoriza a desplazar la competencia natural del proceso, por cuanto el domicilio de la aseguradora resulta accidental y ajeno a la relación procesal entablada entre la víctima y el responsable del daño. Admitir lo contrario importaría, una vulneración al principio del juez natural y la imposición de una carga procesal irrazonable al demandado principal, quien se vería obligado a litigar lejos de su domicilio real y del lugar en que se produjo el evento dañoso.</w:t>
      </w:r>
    </w:p>
    <w:p w:rsidRPr="00894946" w:rsidR="00971E95" w:rsidP="004B2076" w:rsidRDefault="00971E95" w14:paraId="18186D2C" w14:textId="6FD8068F">
      <w:pPr>
        <w:spacing w:line="360" w:lineRule="auto"/>
        <w:ind w:left="708" w:firstLine="709"/>
        <w:jc w:val="both"/>
        <w:rPr>
          <w:rFonts w:ascii="Arial" w:hAnsi="Arial" w:cs="Arial"/>
        </w:rPr>
      </w:pPr>
      <w:r w:rsidRPr="00894946">
        <w:rPr>
          <w:rFonts w:ascii="Arial" w:hAnsi="Arial" w:cs="Arial"/>
        </w:rPr>
        <w:t xml:space="preserve">La jurisprudencia ha ratificado de manera reiterada este criterio, sosteniendo que cuando tanto el hecho como los domicilios de las partes principales se encuentran en la Provincia de Buenos Aires, la sola circunstancia de que la aseguradora citada en garantía tenga su sede en la Capital Federal no </w:t>
      </w:r>
      <w:r w:rsidRPr="00894946">
        <w:rPr>
          <w:rFonts w:ascii="Arial" w:hAnsi="Arial" w:cs="Arial"/>
        </w:rPr>
        <w:t>constituye título hábil para prorrogar la competencia, ni habilita a sustraer la causa de su centro de gravedad fáctico y jurídico.</w:t>
      </w:r>
    </w:p>
    <w:p w:rsidRPr="00894946" w:rsidR="00971E95" w:rsidP="004B2076" w:rsidRDefault="00971E95" w14:paraId="41945250" w14:textId="30B234FF">
      <w:pPr>
        <w:spacing w:line="360" w:lineRule="auto"/>
        <w:ind w:left="708" w:firstLine="709"/>
        <w:jc w:val="both"/>
        <w:rPr>
          <w:rFonts w:ascii="Arial" w:hAnsi="Arial" w:cs="Arial"/>
        </w:rPr>
      </w:pPr>
      <w:r w:rsidRPr="00894946">
        <w:rPr>
          <w:rFonts w:ascii="Arial" w:hAnsi="Arial" w:cs="Arial"/>
        </w:rPr>
        <w:t>Finalmente, la indebida radicación del proceso en la Ciudad Autónoma de Buenos Aires atenta contra los principios de economía y celeridad procesal, dificultando innecesariamente la producción de la prueba</w:t>
      </w:r>
      <w:r w:rsidR="00662412">
        <w:rPr>
          <w:rFonts w:ascii="Arial" w:hAnsi="Arial" w:cs="Arial"/>
        </w:rPr>
        <w:t>.</w:t>
      </w:r>
      <w:r w:rsidRPr="00894946">
        <w:rPr>
          <w:rFonts w:ascii="Arial" w:hAnsi="Arial" w:cs="Arial"/>
        </w:rPr>
        <w:t xml:space="preserve"> </w:t>
      </w:r>
    </w:p>
    <w:p w:rsidR="00971E95" w:rsidP="004B2076" w:rsidRDefault="00971E95" w14:paraId="278E78D9" w14:textId="77777777">
      <w:pPr>
        <w:spacing w:line="360" w:lineRule="auto"/>
        <w:ind w:left="708" w:firstLine="709"/>
        <w:jc w:val="both"/>
        <w:rPr>
          <w:rFonts w:ascii="Arial" w:hAnsi="Arial" w:cs="Arial"/>
        </w:rPr>
      </w:pPr>
      <w:r w:rsidRPr="00894946">
        <w:rPr>
          <w:rFonts w:ascii="Arial" w:hAnsi="Arial" w:cs="Arial"/>
        </w:rPr>
        <w:t>Por todo lo expuesto, siendo que el hecho ocurrió en la ciudad de Quilmes y que el demandado principal tiene allí su domicilio real, corresponde que V.S. se declare territorialmente incompetente y ordene la remisión de las actuaciones al fuero competente, con costas a la actora.</w:t>
      </w:r>
    </w:p>
    <w:p w:rsidRPr="007C220E" w:rsidR="00971E95" w:rsidP="004B2076" w:rsidRDefault="00971E95" w14:paraId="3A056B9A" w14:textId="77777777">
      <w:pPr>
        <w:spacing w:line="360" w:lineRule="auto"/>
        <w:ind w:left="708" w:firstLine="709"/>
        <w:jc w:val="both"/>
        <w:rPr>
          <w:rFonts w:ascii="Arial" w:hAnsi="Arial" w:cs="Arial"/>
          <w:b/>
          <w:bCs/>
        </w:rPr>
      </w:pPr>
      <w:r w:rsidRPr="007C220E">
        <w:rPr>
          <w:rFonts w:ascii="Arial" w:hAnsi="Arial" w:cs="Arial"/>
          <w:b/>
          <w:bCs/>
        </w:rPr>
        <w:t>IV.- ASUME COBERTURA - DENUNCIA LÍMITE - FORMULA RESERVA:</w:t>
      </w:r>
    </w:p>
    <w:p w:rsidR="00786050" w:rsidP="004B2076" w:rsidRDefault="00971E95" w14:paraId="05145795" w14:textId="77777777">
      <w:pPr>
        <w:spacing w:line="360" w:lineRule="auto"/>
        <w:ind w:left="708" w:firstLine="709"/>
        <w:jc w:val="both"/>
        <w:rPr>
          <w:rFonts w:ascii="Arial" w:hAnsi="Arial" w:cs="Arial"/>
        </w:rPr>
      </w:pPr>
      <w:r w:rsidRPr="00971E95">
        <w:rPr>
          <w:rFonts w:ascii="Arial" w:hAnsi="Arial" w:cs="Arial"/>
        </w:rPr>
        <w:t xml:space="preserve">A la fecha de ocurrencia del hecho motivo de esta litis (27 de agosto de 2025), el vehículo </w:t>
      </w:r>
      <w:r w:rsidRPr="00117CDC">
        <w:rPr>
          <w:rFonts w:ascii="Arial" w:hAnsi="Arial" w:cs="Arial"/>
          <w:b/>
          <w:bCs/>
        </w:rPr>
        <w:t>MARCA: VOLKSWAGEN, MODELO: SURAN 1.6 5D 717 5P, AÑO: 2014, PATENTE: NPU799</w:t>
      </w:r>
      <w:r w:rsidRPr="00971E95">
        <w:rPr>
          <w:rFonts w:ascii="Arial" w:hAnsi="Arial" w:cs="Arial"/>
        </w:rPr>
        <w:t>, se hallaba asegurado por mi representada, LIBRA COMPAÑÍA ARGENTINA DE SEGUROS S.A., bajo la póliza N° 4-</w:t>
      </w:r>
      <w:r w:rsidRPr="00117CDC">
        <w:rPr>
          <w:rFonts w:ascii="Arial" w:hAnsi="Arial" w:cs="Arial"/>
          <w:b/>
          <w:bCs/>
        </w:rPr>
        <w:t>1553116</w:t>
      </w:r>
      <w:r w:rsidRPr="00971E95">
        <w:rPr>
          <w:rFonts w:ascii="Arial" w:hAnsi="Arial" w:cs="Arial"/>
        </w:rPr>
        <w:t xml:space="preserve">, por el riesgo de "Responsabilidad Civil" con un límite máximo de </w:t>
      </w:r>
      <w:r w:rsidRPr="00117CDC">
        <w:rPr>
          <w:rFonts w:ascii="Arial" w:hAnsi="Arial" w:cs="Arial"/>
          <w:b/>
          <w:bCs/>
        </w:rPr>
        <w:t>$160.000.000,00</w:t>
      </w:r>
      <w:r w:rsidRPr="00971E95">
        <w:rPr>
          <w:rFonts w:ascii="Arial" w:hAnsi="Arial" w:cs="Arial"/>
        </w:rPr>
        <w:t xml:space="preserve"> por acontecimiento para daños a cosas de terceros.</w:t>
      </w:r>
      <w:r w:rsidR="00786050">
        <w:rPr>
          <w:rFonts w:ascii="Arial" w:hAnsi="Arial" w:cs="Arial"/>
        </w:rPr>
        <w:t xml:space="preserve"> Ello conforme </w:t>
      </w:r>
      <w:r w:rsidRPr="00786050" w:rsidR="00786050">
        <w:rPr>
          <w:rFonts w:ascii="Arial" w:hAnsi="Arial" w:cs="Arial"/>
        </w:rPr>
        <w:t xml:space="preserve">ello conforme la cláusula: </w:t>
      </w:r>
      <w:r w:rsidRPr="00786050" w:rsidR="00786050">
        <w:rPr>
          <w:rFonts w:ascii="Arial" w:hAnsi="Arial" w:cs="Arial"/>
          <w:b/>
          <w:bCs/>
        </w:rPr>
        <w:t>“CG-RC 01.1 - Responsabilidad Civil - Riesgo Cubierto CG-RC 1.1 Riesgo Cubierto”</w:t>
      </w:r>
      <w:r w:rsidR="00786050">
        <w:rPr>
          <w:rFonts w:ascii="Arial" w:hAnsi="Arial" w:cs="Arial"/>
        </w:rPr>
        <w:t xml:space="preserve">, la cual reza: </w:t>
      </w:r>
      <w:r w:rsidRPr="00786050" w:rsidR="00786050">
        <w:rPr>
          <w:rFonts w:ascii="Arial" w:hAnsi="Arial" w:cs="Arial"/>
          <w:i/>
          <w:iCs/>
        </w:rPr>
        <w:t>“El Asegurador se obliga a mantener indemne al Asegurado y/o a la persona que con su autorización conduzca el vehículo objeto del seguro (en adelante el Conductor), por cuanto deban a un tercero como consecuencia de daños causados por ese vehículo o por la carga que transporte en condiciones reglamentarias, por hechos acaecidos en el plazo convenido, en razón de la responsabilidad civil que pueda resultar a cargo de ellos. El 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w:t>
      </w:r>
      <w:r w:rsidR="00786050">
        <w:rPr>
          <w:rFonts w:ascii="Arial" w:hAnsi="Arial" w:cs="Arial"/>
          <w:i/>
          <w:iCs/>
        </w:rPr>
        <w:t xml:space="preserve"> (</w:t>
      </w:r>
      <w:r w:rsidRPr="00786050" w:rsidR="00786050">
        <w:rPr>
          <w:rFonts w:ascii="Arial" w:hAnsi="Arial" w:cs="Arial"/>
          <w:i/>
          <w:iCs/>
        </w:rPr>
        <w:t>…</w:t>
      </w:r>
      <w:r w:rsidR="00786050">
        <w:rPr>
          <w:rFonts w:ascii="Arial" w:hAnsi="Arial" w:cs="Arial"/>
          <w:i/>
          <w:iCs/>
        </w:rPr>
        <w:t>)</w:t>
      </w:r>
      <w:r w:rsidRPr="00786050" w:rsidR="00786050">
        <w:rPr>
          <w:rFonts w:ascii="Arial" w:hAnsi="Arial" w:cs="Arial"/>
          <w:i/>
          <w:iCs/>
        </w:rPr>
        <w:t>”</w:t>
      </w:r>
      <w:r w:rsidRPr="00786050" w:rsidR="00786050">
        <w:rPr>
          <w:rFonts w:ascii="Arial" w:hAnsi="Arial" w:cs="Arial"/>
        </w:rPr>
        <w:t xml:space="preserve"> </w:t>
      </w:r>
    </w:p>
    <w:p w:rsidR="00971E95" w:rsidP="004B2076" w:rsidRDefault="00786050" w14:paraId="70BF0B63" w14:textId="599004C8">
      <w:pPr>
        <w:spacing w:line="360" w:lineRule="auto"/>
        <w:ind w:left="708" w:firstLine="709"/>
        <w:jc w:val="both"/>
        <w:rPr>
          <w:rFonts w:ascii="Arial" w:hAnsi="Arial" w:cs="Arial"/>
        </w:rPr>
      </w:pPr>
      <w:r w:rsidRPr="00786050">
        <w:rPr>
          <w:rFonts w:ascii="Arial" w:hAnsi="Arial" w:cs="Arial"/>
        </w:rPr>
        <w:t xml:space="preserve">En consecuencia, la eventual responsabilidad de mi mandante se encuentra estricta y taxativamente limitada a los alcances, condiciones y montos máximos pactados contractualmente, los cuales resultan plenamente oponibles </w:t>
      </w:r>
      <w:r w:rsidRPr="00786050">
        <w:rPr>
          <w:rFonts w:ascii="Arial" w:hAnsi="Arial" w:cs="Arial"/>
        </w:rPr>
        <w:t>tanto al asegurado como a los terceros reclamantes, no pudiendo extenderse por fuera del límite de cobertura convenido ni por vía interpretativa ni judicial.</w:t>
      </w:r>
    </w:p>
    <w:p w:rsidRPr="007C220E" w:rsidR="00971E95" w:rsidP="004B2076" w:rsidRDefault="00971E95" w14:paraId="2D3EE85E" w14:textId="2B9AE7E5">
      <w:pPr>
        <w:spacing w:line="360" w:lineRule="auto"/>
        <w:ind w:left="708" w:firstLine="709"/>
        <w:jc w:val="both"/>
        <w:rPr>
          <w:rFonts w:ascii="Arial" w:hAnsi="Arial" w:cs="Arial"/>
        </w:rPr>
      </w:pPr>
      <w:r w:rsidRPr="007C220E">
        <w:rPr>
          <w:rFonts w:ascii="Arial" w:hAnsi="Arial" w:cs="Arial"/>
        </w:rPr>
        <w:t>Manifiesto que mi mandante subordina la asunción de la responsabilidad derivada de la póliza contratada, así como de su posterior actuación en este juicio, a la efectiva traba de la litis con respecto a la asegurada, toda vez que el actor carece de acción en “forma autónoma” con relación a mi mandante para promover esta demanda, conforme jurisprudencia plenaria del fuero y legislación vigente.</w:t>
      </w:r>
    </w:p>
    <w:p w:rsidRPr="007C220E" w:rsidR="00971E95" w:rsidP="004B2076" w:rsidRDefault="00971E95" w14:paraId="61653716" w14:textId="77777777">
      <w:pPr>
        <w:spacing w:line="360" w:lineRule="auto"/>
        <w:ind w:left="708" w:firstLine="709"/>
        <w:jc w:val="both"/>
        <w:rPr>
          <w:rFonts w:ascii="Arial" w:hAnsi="Arial" w:cs="Arial"/>
        </w:rPr>
      </w:pPr>
      <w:r w:rsidRPr="007C220E">
        <w:rPr>
          <w:rFonts w:ascii="Arial" w:hAnsi="Arial" w:cs="Arial"/>
        </w:rPr>
        <w:t>Asimismo, mi representada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rsidRPr="007C220E" w:rsidR="00971E95" w:rsidP="004B2076" w:rsidRDefault="00971E95" w14:paraId="02FF3823" w14:textId="092037BF">
      <w:pPr>
        <w:spacing w:line="360" w:lineRule="auto"/>
        <w:ind w:left="708" w:firstLine="709"/>
        <w:jc w:val="both"/>
        <w:rPr>
          <w:rFonts w:ascii="Arial" w:hAnsi="Arial" w:cs="Arial"/>
        </w:rPr>
      </w:pPr>
      <w:r w:rsidRPr="007C220E">
        <w:rPr>
          <w:rFonts w:ascii="Arial" w:hAnsi="Arial" w:cs="Arial"/>
          <w:b/>
          <w:bCs/>
        </w:rPr>
        <w:t>LIMITE DE COBERTURA:</w:t>
      </w:r>
      <w:r w:rsidRPr="007C220E">
        <w:rPr>
          <w:rFonts w:ascii="Arial" w:hAnsi="Arial" w:cs="Arial"/>
        </w:rPr>
        <w:t xml:space="preserve"> Tal como indicara ut supra, el alcance de la cobertura debida por mi representada en virtud del contrato de seguro que amparaba al vehículo dominio </w:t>
      </w:r>
      <w:r w:rsidRPr="00117CDC">
        <w:rPr>
          <w:rFonts w:ascii="Arial" w:hAnsi="Arial" w:cs="Arial"/>
          <w:b/>
          <w:bCs/>
        </w:rPr>
        <w:t>NPU799</w:t>
      </w:r>
      <w:r w:rsidRPr="007C220E">
        <w:rPr>
          <w:rFonts w:ascii="Arial" w:hAnsi="Arial" w:cs="Arial"/>
        </w:rPr>
        <w:t xml:space="preserve">, el riesgo "responsabilidad civil hacia terceros" se limita a la suma de </w:t>
      </w:r>
      <w:r w:rsidRPr="00117CDC">
        <w:rPr>
          <w:rFonts w:ascii="Arial" w:hAnsi="Arial" w:cs="Arial"/>
          <w:b/>
          <w:bCs/>
        </w:rPr>
        <w:t>$160.000.000,00.</w:t>
      </w:r>
    </w:p>
    <w:p w:rsidRPr="007C220E" w:rsidR="00971E95" w:rsidP="004B2076" w:rsidRDefault="00971E95" w14:paraId="141954D5" w14:textId="77777777">
      <w:pPr>
        <w:spacing w:line="360" w:lineRule="auto"/>
        <w:ind w:left="708" w:firstLine="709"/>
        <w:jc w:val="both"/>
        <w:rPr>
          <w:rFonts w:ascii="Arial" w:hAnsi="Arial" w:cs="Arial"/>
        </w:rPr>
      </w:pPr>
      <w:r w:rsidRPr="007C220E">
        <w:rPr>
          <w:rFonts w:ascii="Arial" w:hAnsi="Arial" w:cs="Arial"/>
        </w:rPr>
        <w:t xml:space="preserve">La suma denunciada como límite de cobertura resulta aplicable para el seguro de responsabilidad civil automotor, al haber sido establecida por la Superintendencia de Seguros de la Nación, en su carácter de Organismo de Contralor del mercado asegurador siendo ley entre las partes contratantes y resultando oponible a todo tercero damnificado. </w:t>
      </w:r>
    </w:p>
    <w:p w:rsidRPr="007C220E" w:rsidR="00971E95" w:rsidP="004B2076" w:rsidRDefault="00971E95" w14:paraId="2AD8391D" w14:textId="77777777">
      <w:pPr>
        <w:spacing w:line="360" w:lineRule="auto"/>
        <w:ind w:left="708" w:firstLine="709"/>
        <w:jc w:val="both"/>
        <w:rPr>
          <w:rFonts w:ascii="Arial" w:hAnsi="Arial" w:cs="Arial"/>
        </w:rPr>
      </w:pPr>
      <w:r w:rsidRPr="007C220E">
        <w:rPr>
          <w:rFonts w:ascii="Arial" w:hAnsi="Arial" w:cs="Arial"/>
        </w:rPr>
        <w:t xml:space="preserve">De modo tal que, en caso de resultar condenado el asegurado, la condena solo podrá ser extendida en la medida del seguro y hasta el límite de cobertura contratado. Como se ha señalado “habrá de tenerse presente que ello resulta de la previsión 2 contenida en el art. 118.3 Ley de Seguros, ya que la sentencia de condena contra el responsable civil será ejecutable contra el asegurador “en la medida del seguro”, debiendo ello entenderse como entidad cuantitativa referida a los límites económicos de garantía asegurativa, como así también a la delimitación subjetiva y objetiva del riesgo” (Stiglitz, Ruben S., Jurisprudencia anotada SJA 2/3/2005 JA 2005-I-786 Comentario al fallo de la C. Nac. Civ, Sala G, 6/7/2004 – Diaz, Elvira C v. Empresa Gutierrez SRL y otro). </w:t>
      </w:r>
    </w:p>
    <w:p w:rsidRPr="007C220E" w:rsidR="00971E95" w:rsidP="004B2076" w:rsidRDefault="00971E95" w14:paraId="4413CDD3" w14:textId="3DC168E5">
      <w:pPr>
        <w:spacing w:line="360" w:lineRule="auto"/>
        <w:ind w:left="708" w:firstLine="709"/>
        <w:jc w:val="both"/>
        <w:rPr>
          <w:rFonts w:ascii="Arial" w:hAnsi="Arial" w:cs="Arial"/>
        </w:rPr>
      </w:pPr>
      <w:r w:rsidRPr="007C220E">
        <w:rPr>
          <w:rFonts w:ascii="Arial" w:hAnsi="Arial" w:cs="Arial"/>
        </w:rPr>
        <w:t>En este sentido, reiteradamente la Corte Suprema de Justicia de la Nación ha sostenido que deben ser respetados los límites establecidos en los contratos de seguro y que las cláusulas contractuales del seguro son oponibles a la víctima de un accidente de tránsito. (</w:t>
      </w:r>
      <w:r w:rsidRPr="007C220E" w:rsidR="00D124DA">
        <w:rPr>
          <w:rFonts w:ascii="Arial" w:hAnsi="Arial" w:cs="Arial"/>
        </w:rPr>
        <w:t>Fallos: 329:3054</w:t>
      </w:r>
      <w:r w:rsidRPr="007C220E">
        <w:rPr>
          <w:rFonts w:ascii="Arial" w:hAnsi="Arial" w:cs="Arial"/>
        </w:rPr>
        <w:t xml:space="preserve"> y 3488;330:3483 y 331:379 y causas CSJ166/2007 (43-0) / CS1"</w:t>
      </w:r>
      <w:r w:rsidRPr="007C220E" w:rsidR="00894946">
        <w:rPr>
          <w:rFonts w:ascii="Arial" w:hAnsi="Arial" w:cs="Arial"/>
        </w:rPr>
        <w:t>Obarrio, María</w:t>
      </w:r>
      <w:r w:rsidR="00D124DA">
        <w:rPr>
          <w:rFonts w:ascii="Arial" w:hAnsi="Arial" w:cs="Arial"/>
        </w:rPr>
        <w:t xml:space="preserve"> </w:t>
      </w:r>
      <w:r w:rsidRPr="007C220E">
        <w:rPr>
          <w:rFonts w:ascii="Arial" w:hAnsi="Arial" w:cs="Arial"/>
        </w:rPr>
        <w:t>Pía c/ Microómnibus Norte S.A.y otros" y CSJ327/2007(43-G)/CS1 "Gauna, Agustín y su acumulado c/ La Economía Comercial S.A.</w:t>
      </w:r>
      <w:r w:rsidR="00D124DA">
        <w:rPr>
          <w:rFonts w:ascii="Arial" w:hAnsi="Arial" w:cs="Arial"/>
        </w:rPr>
        <w:t xml:space="preserve"> </w:t>
      </w:r>
      <w:r w:rsidRPr="007C220E">
        <w:rPr>
          <w:rFonts w:ascii="Arial" w:hAnsi="Arial" w:cs="Arial"/>
        </w:rPr>
        <w:t>de Seguros Generales y otro</w:t>
      </w:r>
      <w:r w:rsidR="00D124DA">
        <w:rPr>
          <w:rFonts w:ascii="Arial" w:hAnsi="Arial" w:cs="Arial"/>
        </w:rPr>
        <w:t xml:space="preserve"> </w:t>
      </w:r>
      <w:r w:rsidRPr="007C220E">
        <w:rPr>
          <w:rFonts w:ascii="Arial" w:hAnsi="Arial" w:cs="Arial"/>
        </w:rPr>
        <w:t>",sentencias de l4 de marzo</w:t>
      </w:r>
      <w:r w:rsidR="00D124DA">
        <w:rPr>
          <w:rFonts w:ascii="Arial" w:hAnsi="Arial" w:cs="Arial"/>
        </w:rPr>
        <w:t xml:space="preserve"> </w:t>
      </w:r>
      <w:r w:rsidRPr="007C220E">
        <w:rPr>
          <w:rFonts w:ascii="Arial" w:hAnsi="Arial" w:cs="Arial"/>
        </w:rPr>
        <w:t xml:space="preserve">de 2008). </w:t>
      </w:r>
    </w:p>
    <w:p w:rsidRPr="007C220E" w:rsidR="00971E95" w:rsidP="004B2076" w:rsidRDefault="00971E95" w14:paraId="46CBEBA6" w14:textId="77777777">
      <w:pPr>
        <w:spacing w:line="360" w:lineRule="auto"/>
        <w:ind w:left="708" w:firstLine="709"/>
        <w:jc w:val="both"/>
        <w:rPr>
          <w:rFonts w:ascii="Arial" w:hAnsi="Arial" w:cs="Arial"/>
        </w:rPr>
      </w:pPr>
      <w:r w:rsidRPr="007C220E">
        <w:rPr>
          <w:rFonts w:ascii="Arial" w:hAnsi="Arial" w:cs="Arial"/>
        </w:rPr>
        <w:t xml:space="preserve">En igual sentido, ha dicho la CSJN que la función social que cumple el contrato de seguros no genera la implicancia del deber de reparar la integralidad de daños sufridos por la víctima de un accidente de tránsito, sin consideración alguna de las condiciones contractuales establecidas en el contrato de seguros. Y si bien la reparación integral constituye un principio constitucional que debe ser tutelado, ello no obsta a que el contrato de seguro rija exclusivamente la relación jurídica existente entre los otorgantes, en tanto por no participar de tal relación jurídica, los damnificados revisten la condición de terceros frente a los contratantes (causa "Buffoni" - Fallos: 337:329). </w:t>
      </w:r>
    </w:p>
    <w:p w:rsidRPr="007C220E" w:rsidR="00971E95" w:rsidP="004B2076" w:rsidRDefault="00971E95" w14:paraId="181C0A89" w14:textId="77777777">
      <w:pPr>
        <w:spacing w:line="360" w:lineRule="auto"/>
        <w:ind w:left="708" w:firstLine="709"/>
        <w:jc w:val="both"/>
        <w:rPr>
          <w:rFonts w:ascii="Arial" w:hAnsi="Arial" w:cs="Arial"/>
        </w:rPr>
      </w:pPr>
      <w:r w:rsidRPr="007C220E">
        <w:rPr>
          <w:rFonts w:ascii="Arial" w:hAnsi="Arial" w:cs="Arial"/>
        </w:rPr>
        <w:t xml:space="preserve">Cabe señalar que, con relación a la fuente de la obligación, las obligaciones del demandado civilmente responsable y de la aseguradora citada en garantía poseen distintos sujetos y tienen distinta causa. En cuanto a los sujetos, no son los mismos deudores y acreedores en una y otra obligación, ya que en una la causa es la ley y en la otra el contrato. </w:t>
      </w:r>
    </w:p>
    <w:p w:rsidRPr="007C220E" w:rsidR="00971E95" w:rsidP="004B2076" w:rsidRDefault="00971E95" w14:paraId="06CCEB56" w14:textId="77777777">
      <w:pPr>
        <w:spacing w:line="360" w:lineRule="auto"/>
        <w:ind w:left="708" w:firstLine="709"/>
        <w:jc w:val="both"/>
        <w:rPr>
          <w:rFonts w:ascii="Arial" w:hAnsi="Arial" w:cs="Arial"/>
        </w:rPr>
      </w:pPr>
      <w:r w:rsidRPr="007C220E">
        <w:rPr>
          <w:rFonts w:ascii="Arial" w:hAnsi="Arial" w:cs="Arial"/>
        </w:rPr>
        <w:t xml:space="preserve">En lo relativo al daño ocasionado el asegurado es en quien recae la obligación de reparar el daño ocasionado y el asegurado debe garantizar la indemnidad del asegurado en la medida del seguro. Es decir que el origen de la obligación en cabeza de la aseguradora no es el daño sino el “contrato de seguro”. </w:t>
      </w:r>
    </w:p>
    <w:p w:rsidRPr="007C220E" w:rsidR="00971E95" w:rsidP="004B2076" w:rsidRDefault="00971E95" w14:paraId="7E6CF33E" w14:textId="77777777">
      <w:pPr>
        <w:spacing w:line="360" w:lineRule="auto"/>
        <w:ind w:left="708" w:firstLine="709"/>
        <w:jc w:val="both"/>
        <w:rPr>
          <w:rFonts w:ascii="Arial" w:hAnsi="Arial" w:cs="Arial"/>
        </w:rPr>
      </w:pPr>
      <w:r w:rsidRPr="007C220E">
        <w:rPr>
          <w:rFonts w:ascii="Arial" w:hAnsi="Arial" w:cs="Arial"/>
        </w:rPr>
        <w:t xml:space="preserve">Así, del Art. 68 de la Ley de Tránsito no surge que la cobertura deba 3 ser integral, irrestricta o limitada, en tanto la norma si bien establece la obligatoriedad del seguro de responsabilidad civil no determina la extensión de responsabilidad de la aseguradora. </w:t>
      </w:r>
    </w:p>
    <w:p w:rsidRPr="007C220E" w:rsidR="00971E95" w:rsidP="004B2076" w:rsidRDefault="00971E95" w14:paraId="34BC89C9" w14:textId="64F433E4">
      <w:pPr>
        <w:spacing w:line="360" w:lineRule="auto"/>
        <w:ind w:left="708" w:firstLine="709"/>
        <w:jc w:val="both"/>
        <w:rPr>
          <w:rFonts w:ascii="Arial" w:hAnsi="Arial" w:cs="Arial"/>
        </w:rPr>
      </w:pPr>
      <w:r w:rsidRPr="007C220E">
        <w:rPr>
          <w:rFonts w:ascii="Arial" w:hAnsi="Arial" w:cs="Arial"/>
        </w:rPr>
        <w:t xml:space="preserve">Por tal motivo, la CSJN ha reiterado </w:t>
      </w:r>
      <w:r w:rsidRPr="007C220E" w:rsidR="00D124DA">
        <w:rPr>
          <w:rFonts w:ascii="Arial" w:hAnsi="Arial" w:cs="Arial"/>
        </w:rPr>
        <w:t>que,</w:t>
      </w:r>
      <w:r w:rsidRPr="007C220E">
        <w:rPr>
          <w:rFonts w:ascii="Arial" w:hAnsi="Arial" w:cs="Arial"/>
        </w:rPr>
        <w:t xml:space="preserve"> si bien la finalidad social del seguro de responsabilidad civil es tanto proteger a las víctimas de los accidentes de tránsito como permitir un fácil acceso de la comunidad al seguro, no autoriza per se a los jueces a declarar inoponible al actor el límite de la cobertura pactada </w:t>
      </w:r>
      <w:r w:rsidRPr="007C220E">
        <w:rPr>
          <w:rFonts w:ascii="Arial" w:hAnsi="Arial" w:cs="Arial"/>
        </w:rPr>
        <w:t xml:space="preserve">entre la aseguradora y el asegurado. Si las pólizas emitidas no tuvieran límites de cobertura, ello implicaría que los seguros no solo serían más costosos para los asegurados, sino también, serán más costosos que lo necesario para cubrir los riesgos en que puede incurrir el universo de asegurados. </w:t>
      </w:r>
    </w:p>
    <w:p w:rsidRPr="007C220E" w:rsidR="00971E95" w:rsidP="004B2076" w:rsidRDefault="00971E95" w14:paraId="3FFEAC07" w14:textId="77777777">
      <w:pPr>
        <w:spacing w:line="360" w:lineRule="auto"/>
        <w:ind w:left="708" w:firstLine="709"/>
        <w:jc w:val="both"/>
        <w:rPr>
          <w:rFonts w:ascii="Arial" w:hAnsi="Arial" w:cs="Arial"/>
        </w:rPr>
      </w:pPr>
      <w:r w:rsidRPr="007C220E">
        <w:rPr>
          <w:rFonts w:ascii="Arial" w:hAnsi="Arial" w:cs="Arial"/>
        </w:rPr>
        <w:t xml:space="preserve">Los límites de cobertura, sea en seguros obligatorios o voluntarios, constituyen un elementos esencial en la estructura técnica del seguro y su falta de consideración puede perjudicar la solvencia de las aseguradoras, la relación de estas con su reaseguro, el respaldo hacia los asegurados y, por consiguiente, al mercado asegurador en general. </w:t>
      </w:r>
    </w:p>
    <w:p w:rsidRPr="007C220E" w:rsidR="00971E95" w:rsidP="004B2076" w:rsidRDefault="00971E95" w14:paraId="281A5160" w14:textId="77777777">
      <w:pPr>
        <w:spacing w:line="360" w:lineRule="auto"/>
        <w:ind w:left="708" w:firstLine="709"/>
        <w:jc w:val="both"/>
        <w:rPr>
          <w:rFonts w:ascii="Arial" w:hAnsi="Arial" w:cs="Arial"/>
        </w:rPr>
      </w:pPr>
      <w:r w:rsidRPr="007C220E">
        <w:rPr>
          <w:rFonts w:ascii="Arial" w:hAnsi="Arial" w:cs="Arial"/>
        </w:rPr>
        <w:t xml:space="preserve">El principio de compensación integral no es absoluto pues en materia responsabilidad civil el legislador puede optar por diversos sistemas de reparación, siempre que estos se mantengan dentro del límite general impuesto por el artículo 28 de la Constitución Nacional. Es decir, el principio de la reparación integral no es incompatible con sistemas que establezcan una indemnización —limitada o tasada—, en la medida que el sistema en cuestión sea razonable. </w:t>
      </w:r>
    </w:p>
    <w:p w:rsidRPr="007C220E" w:rsidR="00971E95" w:rsidP="004B2076" w:rsidRDefault="00971E95" w14:paraId="14B098A2" w14:textId="77777777">
      <w:pPr>
        <w:spacing w:line="360" w:lineRule="auto"/>
        <w:ind w:left="708" w:firstLine="709"/>
        <w:jc w:val="both"/>
        <w:rPr>
          <w:rFonts w:ascii="Arial" w:hAnsi="Arial" w:cs="Arial"/>
        </w:rPr>
      </w:pPr>
      <w:r w:rsidRPr="007C220E">
        <w:rPr>
          <w:rFonts w:ascii="Arial" w:hAnsi="Arial" w:cs="Arial"/>
        </w:rPr>
        <w:t>La regla de derecho según la cual los contratos no pueden perjudicar ni oponerse a terceros no es un fundamento válido para concluir que el límite de cobertura pactado en la póliza, de acuerdo con las condiciones fijadas por la Superintendencia, no es oponible a la víctima. El contrato, entonces, no puede perjudicar a la víctima, pero tampoco podría beneficiarla más allá de sus términos y de lo dispuesto en las normas aplicables.</w:t>
      </w:r>
    </w:p>
    <w:p w:rsidRPr="007C220E" w:rsidR="00971E95" w:rsidP="004B2076" w:rsidRDefault="00971E95" w14:paraId="55DC40A3" w14:textId="63DBB8EA">
      <w:pPr>
        <w:spacing w:line="360" w:lineRule="auto"/>
        <w:ind w:left="708" w:firstLine="709"/>
        <w:jc w:val="both"/>
        <w:rPr>
          <w:rFonts w:ascii="Arial" w:hAnsi="Arial" w:cs="Arial"/>
        </w:rPr>
      </w:pPr>
      <w:r w:rsidRPr="007C220E">
        <w:rPr>
          <w:rFonts w:ascii="Arial" w:hAnsi="Arial" w:cs="Arial"/>
        </w:rPr>
        <w:t xml:space="preserve">Tampoco sirve que como fundamento invocar la Ley de Defensa del Consumidor (texto, según la ley 26.361), ya que la misma no condiciona en modo alguno lo expuesto en los anteriores </w:t>
      </w:r>
      <w:r w:rsidRPr="007C220E" w:rsidR="005E6BFF">
        <w:rPr>
          <w:rFonts w:ascii="Arial" w:hAnsi="Arial" w:cs="Arial"/>
        </w:rPr>
        <w:t>párrafos</w:t>
      </w:r>
      <w:r w:rsidRPr="007C220E">
        <w:rPr>
          <w:rFonts w:ascii="Arial" w:hAnsi="Arial" w:cs="Arial"/>
        </w:rPr>
        <w:t xml:space="preserve">, puesto que se trata de una ley general posterior que no deroga ni modifica una ley especial anterior, cuando dicha ley regula un régimen singular tal 4 como ocurre en el caso de los contratos de seguro. Y si bien prevé que </w:t>
      </w:r>
      <w:r w:rsidRPr="007C220E">
        <w:rPr>
          <w:rFonts w:ascii="Arial" w:hAnsi="Arial" w:cs="Arial"/>
          <w:i/>
          <w:iCs/>
        </w:rPr>
        <w:t>“Las relaciones de consumo se rigen por el régimen establecido en esta ley y sus reglamentaciones sin perjuicio de que el proveedor, por la actividad que desarrolle, esté alcanzado asimismo por otra normativa específica”</w:t>
      </w:r>
      <w:r w:rsidRPr="007C220E">
        <w:rPr>
          <w:rFonts w:ascii="Arial" w:hAnsi="Arial" w:cs="Arial"/>
        </w:rPr>
        <w:t xml:space="preserve"> (artículo 3), esa disposición no puede ser interpretada con un alcance tal que deje sin efecto las estipulaciones contractuales de terceros ajustadas a normas regulatorias de la actividad aseguradora de acuerdo con la Ley Nacional de Tránsito, régimen que compatibiliza los distintos intereses en juego. (CSJ 1319/2008 (44-M) /CS1 "Martínez de Costa, María Esther c/ Vallejos, </w:t>
      </w:r>
      <w:r w:rsidRPr="007C220E">
        <w:rPr>
          <w:rFonts w:ascii="Arial" w:hAnsi="Arial" w:cs="Arial"/>
        </w:rPr>
        <w:t xml:space="preserve">Hugo Manuel y otros s/ daños y perjuicios", fallada el 9 de diciembrede 2009 y "Buffoni"(Fa-llos:337:329). </w:t>
      </w:r>
    </w:p>
    <w:p w:rsidRPr="00D124DA" w:rsidR="00971E95" w:rsidP="004B2076" w:rsidRDefault="00971E95" w14:paraId="7DA8997C" w14:textId="77777777">
      <w:pPr>
        <w:spacing w:line="360" w:lineRule="auto"/>
        <w:ind w:left="708" w:firstLine="709"/>
        <w:jc w:val="both"/>
        <w:rPr>
          <w:rFonts w:ascii="Arial" w:hAnsi="Arial" w:cs="Arial"/>
        </w:rPr>
      </w:pPr>
      <w:r w:rsidRPr="00D124DA">
        <w:rPr>
          <w:rFonts w:ascii="Arial" w:hAnsi="Arial" w:cs="Arial"/>
        </w:rPr>
        <w:t xml:space="preserve">Tal como se pronunciara la CJSN los límites del contrato de seguro son plenamente válidos y oponible a las víctimas: “La obligación del asegurador de reparar el daño tiene naturaleza meramente "contractual", y si su finalidad es indemnizar al asegurado de los perjuicios sufridos por la producción del riesgo asegurado, su origen no es el daño sino el contrato de seguro. De tal manera la pretensión de que la aseguradora se haga cargo del pago de la indemnización más allá de las limitaciones cuantitativas establecidas en el contrato carece de fuente jurídica que la justifique y, por tanto, no puede ser el objeto de una obligación civil” (CSJ 678/2013 (49-F)/CS1 “Flores, Lorena Romina c/ Gimenez, Marcelino Osvaldo y otro s/ Daños y perjuicios – acc. Tran. c/ les. O muerte). Ratificado el 24/04/2018 mediante causa 31171/2012 “Aimar, Maria Cristina y otro c/ Molina, Jose Alfredo y otros s/ Daños y Perjuicios”. </w:t>
      </w:r>
    </w:p>
    <w:p w:rsidRPr="00D124DA" w:rsidR="00971E95" w:rsidP="004B2076" w:rsidRDefault="00971E95" w14:paraId="481515F2" w14:textId="77777777">
      <w:pPr>
        <w:spacing w:line="360" w:lineRule="auto"/>
        <w:ind w:left="708" w:firstLine="709"/>
        <w:jc w:val="both"/>
        <w:rPr>
          <w:rFonts w:ascii="Arial" w:hAnsi="Arial" w:cs="Arial"/>
        </w:rPr>
      </w:pPr>
      <w:r w:rsidRPr="00D124DA">
        <w:rPr>
          <w:rFonts w:ascii="Arial" w:hAnsi="Arial" w:cs="Arial"/>
        </w:rPr>
        <w:t xml:space="preserve">En fecha el 14/12/2023 en los autos CIV 1728/2017/CS1 "Álvarez, Martín Lucero c/ Moscatelli, Emanuel Guillermo y otro s/ Daños y Perjuicios", la CSJN ha ratificado su doctrina, despejando nuevamente toda opinión en contrario. </w:t>
      </w:r>
    </w:p>
    <w:p w:rsidRPr="007C220E" w:rsidR="00971E95" w:rsidP="004B2076" w:rsidRDefault="00971E95" w14:paraId="6BF7ADF7" w14:textId="77777777">
      <w:pPr>
        <w:spacing w:line="360" w:lineRule="auto"/>
        <w:ind w:left="708" w:firstLine="709"/>
        <w:jc w:val="both"/>
        <w:rPr>
          <w:rFonts w:ascii="Arial" w:hAnsi="Arial" w:cs="Arial"/>
        </w:rPr>
      </w:pPr>
      <w:r w:rsidRPr="007C220E">
        <w:rPr>
          <w:rFonts w:ascii="Arial" w:hAnsi="Arial" w:cs="Arial"/>
        </w:rPr>
        <w:t>En consecuencia, para el supuesto caso de prosperar la demanda entablada por la parte actora, solicito que la sentencia se haga extensiva a mi representada sólo hasta el límite de cobertura invocado.</w:t>
      </w:r>
    </w:p>
    <w:p w:rsidRPr="007C220E" w:rsidR="00971E95" w:rsidP="004B2076" w:rsidRDefault="00971E95" w14:paraId="17D9E0C2" w14:textId="77777777">
      <w:pPr>
        <w:spacing w:line="360" w:lineRule="auto"/>
        <w:ind w:left="708" w:firstLine="709"/>
        <w:jc w:val="both"/>
        <w:rPr>
          <w:rFonts w:ascii="Arial" w:hAnsi="Arial" w:cs="Arial"/>
        </w:rPr>
      </w:pPr>
      <w:r w:rsidRPr="007C220E">
        <w:rPr>
          <w:rFonts w:ascii="Arial" w:hAnsi="Arial" w:cs="Arial"/>
          <w:b/>
          <w:bCs/>
        </w:rPr>
        <w:t>DEFENSA EN JUICIO DEL ASEGURADO:</w:t>
      </w:r>
      <w:r w:rsidRPr="007C220E">
        <w:rPr>
          <w:rFonts w:ascii="Arial" w:hAnsi="Arial" w:cs="Arial"/>
        </w:rPr>
        <w:t xml:space="preserve"> De conformidad con lo establecido por la cláusula tercera de la Póliza Básica del Seguro Obligatorio de Responsabilidad Civil, en caso de que el Asegurado y/o Conductor del vehículo asegurado asuman su defensa en juicio sin darle noticia oportuna a mi representada para que éste la asuma, los honorarios de los letrados de éstos quedarán a su exclusivo cargo de los mismos.</w:t>
      </w:r>
    </w:p>
    <w:p w:rsidRPr="007C220E" w:rsidR="00971E95" w:rsidP="711FC840" w:rsidRDefault="00971E95" w14:paraId="1C90280E" w14:textId="77777777">
      <w:pPr>
        <w:spacing w:line="360" w:lineRule="auto"/>
        <w:ind w:left="708" w:firstLine="709"/>
        <w:jc w:val="both"/>
        <w:rPr>
          <w:rFonts w:ascii="Arial" w:hAnsi="Arial" w:cs="Arial"/>
          <w:b w:val="1"/>
          <w:bCs w:val="1"/>
          <w:highlight w:val="yellow"/>
        </w:rPr>
      </w:pPr>
      <w:r w:rsidRPr="711FC840" w:rsidR="00971E95">
        <w:rPr>
          <w:rFonts w:ascii="Arial" w:hAnsi="Arial" w:cs="Arial"/>
          <w:b w:val="1"/>
          <w:bCs w:val="1"/>
        </w:rPr>
        <w:t xml:space="preserve">V.- </w:t>
      </w:r>
      <w:r w:rsidRPr="711FC840" w:rsidR="00971E95">
        <w:rPr>
          <w:rFonts w:ascii="Arial" w:hAnsi="Arial" w:cs="Arial"/>
          <w:b w:val="1"/>
          <w:bCs w:val="1"/>
          <w:highlight w:val="yellow"/>
        </w:rPr>
        <w:t>CONTESTA DEMANDA. NEGATIVAS GENERALES Y PARTICULARES.</w:t>
      </w:r>
    </w:p>
    <w:p w:rsidRPr="007C220E" w:rsidR="00971E95" w:rsidP="711FC840" w:rsidRDefault="00971E95" w14:paraId="615D4FB1" w14:textId="3E80848D">
      <w:pPr>
        <w:spacing w:line="360" w:lineRule="auto"/>
        <w:ind w:left="708" w:firstLine="709"/>
        <w:jc w:val="both"/>
        <w:rPr>
          <w:rFonts w:ascii="Arial" w:hAnsi="Arial" w:cs="Arial"/>
          <w:b w:val="1"/>
          <w:bCs w:val="1"/>
          <w:highlight w:val="yellow"/>
        </w:rPr>
      </w:pPr>
      <w:r w:rsidRPr="711FC840" w:rsidR="00971E95">
        <w:rPr>
          <w:rFonts w:ascii="Arial" w:hAnsi="Arial" w:cs="Arial"/>
          <w:b w:val="1"/>
          <w:bCs w:val="1"/>
          <w:highlight w:val="yellow"/>
        </w:rPr>
        <w:t>A) NEGATIVA</w:t>
      </w:r>
      <w:r w:rsidRPr="711FC840" w:rsidR="74292C62">
        <w:rPr>
          <w:rFonts w:ascii="Arial" w:hAnsi="Arial" w:cs="Arial"/>
          <w:b w:val="1"/>
          <w:bCs w:val="1"/>
          <w:highlight w:val="yellow"/>
        </w:rPr>
        <w:t>S:</w:t>
      </w:r>
    </w:p>
    <w:p w:rsidRPr="007C220E" w:rsidR="00971E95" w:rsidP="004B2076" w:rsidRDefault="00971E95" w14:paraId="55B59946" w14:textId="77777777">
      <w:pPr>
        <w:spacing w:line="360" w:lineRule="auto"/>
        <w:ind w:left="708" w:firstLine="709"/>
        <w:jc w:val="both"/>
        <w:rPr>
          <w:rFonts w:ascii="Arial" w:hAnsi="Arial" w:cs="Arial"/>
        </w:rPr>
      </w:pPr>
      <w:r w:rsidRPr="007C220E">
        <w:rPr>
          <w:rFonts w:ascii="Arial" w:hAnsi="Arial" w:cs="Arial"/>
        </w:rPr>
        <w:t>De manera específica, se niegan las siguientes afirmaciones de la actora:</w:t>
      </w:r>
    </w:p>
    <w:p w:rsidRPr="00C10808" w:rsidR="00C10808" w:rsidP="004B2076" w:rsidRDefault="00C10808" w14:paraId="2CF3024B" w14:textId="1A16B28D">
      <w:pPr>
        <w:spacing w:line="360" w:lineRule="auto"/>
        <w:ind w:left="708" w:firstLine="709"/>
        <w:jc w:val="both"/>
      </w:pPr>
      <w:r w:rsidRPr="711FC840" w:rsidR="00C10808">
        <w:rPr>
          <w:rFonts w:ascii="Arial" w:hAnsi="Arial" w:cs="Arial"/>
        </w:rPr>
        <w:t xml:space="preserve">1. Niego que el siniestro haya ocurrido el día 27 de agosto de 2025 a las 08:15 </w:t>
      </w:r>
      <w:r w:rsidRPr="711FC840" w:rsidR="00C10808">
        <w:rPr>
          <w:rFonts w:ascii="Arial" w:hAnsi="Arial" w:cs="Arial"/>
        </w:rPr>
        <w:t>hs</w:t>
      </w:r>
      <w:r w:rsidRPr="711FC840" w:rsidR="00C10808">
        <w:rPr>
          <w:rFonts w:ascii="Arial" w:hAnsi="Arial" w:cs="Arial"/>
        </w:rPr>
        <w:t>.</w:t>
      </w:r>
    </w:p>
    <w:p w:rsidRPr="00C10808" w:rsidR="00C10808" w:rsidP="004B2076" w:rsidRDefault="00C10808" w14:paraId="771C27F0" w14:textId="4CC816A9">
      <w:pPr>
        <w:spacing w:line="360" w:lineRule="auto"/>
        <w:ind w:left="708" w:firstLine="709"/>
        <w:jc w:val="both"/>
        <w:rPr>
          <w:rFonts w:ascii="Arial" w:hAnsi="Arial" w:cs="Arial"/>
        </w:rPr>
      </w:pPr>
      <w:r w:rsidRPr="711FC840" w:rsidR="22D7CB8C">
        <w:rPr>
          <w:rFonts w:ascii="Arial" w:hAnsi="Arial" w:cs="Arial"/>
        </w:rPr>
        <w:t>2</w:t>
      </w:r>
      <w:r w:rsidRPr="711FC840" w:rsidR="00C10808">
        <w:rPr>
          <w:rFonts w:ascii="Arial" w:hAnsi="Arial" w:cs="Arial"/>
        </w:rPr>
        <w:t>. Niego que la parte actora circula</w:t>
      </w:r>
      <w:r w:rsidRPr="711FC840" w:rsidR="25F374F5">
        <w:rPr>
          <w:rFonts w:ascii="Arial" w:hAnsi="Arial" w:cs="Arial"/>
        </w:rPr>
        <w:t>ra</w:t>
      </w:r>
      <w:r w:rsidRPr="711FC840" w:rsidR="00C10808">
        <w:rPr>
          <w:rFonts w:ascii="Arial" w:hAnsi="Arial" w:cs="Arial"/>
        </w:rPr>
        <w:t xml:space="preserve"> por la Av. Las Heras a velocidad reglamentaria </w:t>
      </w:r>
      <w:r w:rsidRPr="711FC840" w:rsidR="5AAD759C">
        <w:rPr>
          <w:rFonts w:ascii="Arial" w:hAnsi="Arial" w:cs="Arial"/>
        </w:rPr>
        <w:t>ni</w:t>
      </w:r>
      <w:r w:rsidRPr="711FC840" w:rsidR="00C10808">
        <w:rPr>
          <w:rFonts w:ascii="Arial" w:hAnsi="Arial" w:cs="Arial"/>
        </w:rPr>
        <w:t xml:space="preserve"> respetando las normas de tránsito.</w:t>
      </w:r>
    </w:p>
    <w:p w:rsidRPr="00C10808" w:rsidR="00C10808" w:rsidP="004B2076" w:rsidRDefault="00C10808" w14:paraId="0E3511FC" w14:textId="77777777">
      <w:pPr>
        <w:spacing w:line="360" w:lineRule="auto"/>
        <w:ind w:left="708" w:firstLine="709"/>
        <w:jc w:val="both"/>
        <w:rPr>
          <w:rFonts w:ascii="Arial" w:hAnsi="Arial" w:cs="Arial"/>
        </w:rPr>
      </w:pPr>
      <w:r w:rsidRPr="00C10808">
        <w:rPr>
          <w:rFonts w:ascii="Arial" w:hAnsi="Arial" w:cs="Arial"/>
        </w:rPr>
        <w:t>3. Niego que el asegurado, Sr. Sergio Stivala, condujera de manera distraída o a gran velocidad por la Avenida Mitre.</w:t>
      </w:r>
    </w:p>
    <w:p w:rsidRPr="00C10808" w:rsidR="00C10808" w:rsidP="711FC840" w:rsidRDefault="00C10808" w14:paraId="7469529D" w14:textId="0F31FCEF">
      <w:pPr>
        <w:spacing w:line="360" w:lineRule="auto"/>
        <w:ind w:left="708" w:firstLine="709"/>
        <w:jc w:val="both"/>
        <w:rPr>
          <w:rFonts w:ascii="Arial" w:hAnsi="Arial" w:cs="Arial"/>
          <w:highlight w:val="yellow"/>
        </w:rPr>
      </w:pPr>
      <w:r w:rsidRPr="711FC840" w:rsidR="00C10808">
        <w:rPr>
          <w:rFonts w:ascii="Arial" w:hAnsi="Arial" w:cs="Arial"/>
          <w:highlight w:val="yellow"/>
        </w:rPr>
        <w:t xml:space="preserve">4. Niego que el Sr. </w:t>
      </w:r>
      <w:r w:rsidRPr="711FC840" w:rsidR="00C10808">
        <w:rPr>
          <w:rFonts w:ascii="Arial" w:hAnsi="Arial" w:cs="Arial"/>
          <w:highlight w:val="yellow"/>
        </w:rPr>
        <w:t>Stivala</w:t>
      </w:r>
      <w:r w:rsidRPr="711FC840" w:rsidR="00C10808">
        <w:rPr>
          <w:rFonts w:ascii="Arial" w:hAnsi="Arial" w:cs="Arial"/>
          <w:highlight w:val="yellow"/>
        </w:rPr>
        <w:t xml:space="preserve"> haya provocado el accidente al </w:t>
      </w:r>
      <w:r w:rsidRPr="711FC840" w:rsidR="5D33FBFB">
        <w:rPr>
          <w:rFonts w:ascii="Arial" w:hAnsi="Arial" w:cs="Arial"/>
          <w:highlight w:val="yellow"/>
        </w:rPr>
        <w:t>incorporarse a la Av. XXXX</w:t>
      </w:r>
    </w:p>
    <w:p w:rsidRPr="00C10808" w:rsidR="00C10808" w:rsidP="711FC840" w:rsidRDefault="00C10808" w14:paraId="24FFA453" w14:textId="5CDF1802">
      <w:pPr>
        <w:spacing w:line="360" w:lineRule="auto"/>
        <w:ind w:left="708" w:firstLine="709"/>
        <w:jc w:val="both"/>
        <w:rPr>
          <w:rFonts w:ascii="Arial" w:hAnsi="Arial" w:cs="Arial"/>
          <w:highlight w:val="yellow"/>
        </w:rPr>
      </w:pPr>
      <w:r w:rsidRPr="711FC840" w:rsidR="5D33FBFB">
        <w:rPr>
          <w:rFonts w:ascii="Arial" w:hAnsi="Arial" w:cs="Arial"/>
          <w:highlight w:val="yellow"/>
        </w:rPr>
        <w:t>NIego</w:t>
      </w:r>
      <w:r w:rsidRPr="711FC840" w:rsidR="5D33FBFB">
        <w:rPr>
          <w:rFonts w:ascii="Arial" w:hAnsi="Arial" w:cs="Arial"/>
          <w:highlight w:val="yellow"/>
        </w:rPr>
        <w:t xml:space="preserve"> que el Sr. XXXX </w:t>
      </w:r>
      <w:r w:rsidRPr="711FC840" w:rsidR="00C10808">
        <w:rPr>
          <w:rFonts w:ascii="Arial" w:hAnsi="Arial" w:cs="Arial"/>
          <w:highlight w:val="yellow"/>
        </w:rPr>
        <w:t>o que haya violado la prioridad de paso de la actora.</w:t>
      </w:r>
    </w:p>
    <w:p w:rsidRPr="00C10808" w:rsidR="00C10808" w:rsidP="004B2076" w:rsidRDefault="00C10808" w14:paraId="7E4FCB55" w14:textId="4DD4A80D">
      <w:pPr>
        <w:spacing w:line="360" w:lineRule="auto"/>
        <w:ind w:left="708" w:firstLine="709"/>
        <w:jc w:val="both"/>
        <w:rPr>
          <w:rFonts w:ascii="Arial" w:hAnsi="Arial" w:cs="Arial"/>
        </w:rPr>
      </w:pPr>
      <w:r w:rsidRPr="00C10808">
        <w:rPr>
          <w:rFonts w:ascii="Arial" w:hAnsi="Arial" w:cs="Arial"/>
        </w:rPr>
        <w:t>5. Niego que la prioridad de paso asistiera a la actora</w:t>
      </w:r>
      <w:r w:rsidR="00EE732F">
        <w:rPr>
          <w:rFonts w:ascii="Arial" w:hAnsi="Arial" w:cs="Arial"/>
        </w:rPr>
        <w:t>.</w:t>
      </w:r>
    </w:p>
    <w:p w:rsidRPr="00C10808" w:rsidR="00C10808" w:rsidP="004B2076" w:rsidRDefault="00C10808" w14:paraId="56386B25" w14:textId="6218544D">
      <w:pPr>
        <w:spacing w:line="360" w:lineRule="auto"/>
        <w:ind w:left="708" w:firstLine="709"/>
        <w:jc w:val="both"/>
        <w:rPr>
          <w:rFonts w:ascii="Arial" w:hAnsi="Arial" w:cs="Arial"/>
        </w:rPr>
      </w:pPr>
      <w:r w:rsidRPr="711FC840" w:rsidR="00C10808">
        <w:rPr>
          <w:rFonts w:ascii="Arial" w:hAnsi="Arial" w:cs="Arial"/>
        </w:rPr>
        <w:t xml:space="preserve">6. Niego que el asegurado sea el causante </w:t>
      </w:r>
      <w:r w:rsidRPr="711FC840" w:rsidR="02A119D0">
        <w:rPr>
          <w:rFonts w:ascii="Arial" w:hAnsi="Arial" w:cs="Arial"/>
        </w:rPr>
        <w:t>d</w:t>
      </w:r>
      <w:r w:rsidRPr="711FC840" w:rsidR="00C10808">
        <w:rPr>
          <w:rFonts w:ascii="Arial" w:hAnsi="Arial" w:cs="Arial"/>
        </w:rPr>
        <w:t>e la producción del evento dañoso.</w:t>
      </w:r>
    </w:p>
    <w:p w:rsidRPr="00C10808" w:rsidR="00C10808" w:rsidP="004B2076" w:rsidRDefault="00C10808" w14:paraId="42CBAD5D" w14:textId="6A04C514">
      <w:pPr>
        <w:spacing w:line="360" w:lineRule="auto"/>
        <w:ind w:left="708" w:firstLine="709"/>
        <w:jc w:val="both"/>
      </w:pPr>
      <w:r w:rsidRPr="711FC840" w:rsidR="00C10808">
        <w:rPr>
          <w:rFonts w:ascii="Arial" w:hAnsi="Arial" w:cs="Arial"/>
        </w:rPr>
        <w:t xml:space="preserve">7. Niego que el Sr. </w:t>
      </w:r>
      <w:r w:rsidRPr="711FC840" w:rsidR="00C10808">
        <w:rPr>
          <w:rFonts w:ascii="Arial" w:hAnsi="Arial" w:cs="Arial"/>
        </w:rPr>
        <w:t>Stivala</w:t>
      </w:r>
      <w:r w:rsidRPr="711FC840" w:rsidR="00C10808">
        <w:rPr>
          <w:rFonts w:ascii="Arial" w:hAnsi="Arial" w:cs="Arial"/>
        </w:rPr>
        <w:t xml:space="preserve"> haya avanzado sin advertir la presencia de la unidad actora</w:t>
      </w:r>
    </w:p>
    <w:p w:rsidRPr="00C10808" w:rsidR="00C10808" w:rsidP="004B2076" w:rsidRDefault="00C10808" w14:paraId="4D73609A" w14:textId="52A94AE9">
      <w:pPr>
        <w:spacing w:line="360" w:lineRule="auto"/>
        <w:ind w:left="708" w:firstLine="709"/>
        <w:jc w:val="both"/>
        <w:rPr>
          <w:rFonts w:ascii="Arial" w:hAnsi="Arial" w:cs="Arial"/>
        </w:rPr>
      </w:pPr>
      <w:r w:rsidRPr="711FC840" w:rsidR="00C10808">
        <w:rPr>
          <w:rFonts w:ascii="Arial" w:hAnsi="Arial" w:cs="Arial"/>
        </w:rPr>
        <w:t xml:space="preserve"> o que haya perdido el control del vehículo.</w:t>
      </w:r>
    </w:p>
    <w:p w:rsidRPr="00C10808" w:rsidR="00C10808" w:rsidP="004B2076" w:rsidRDefault="00C10808" w14:paraId="02588D5F" w14:textId="01F2F47A">
      <w:pPr>
        <w:spacing w:line="360" w:lineRule="auto"/>
        <w:ind w:left="708" w:firstLine="709"/>
        <w:jc w:val="both"/>
      </w:pPr>
      <w:r w:rsidRPr="711FC840" w:rsidR="00C10808">
        <w:rPr>
          <w:rFonts w:ascii="Arial" w:hAnsi="Arial" w:cs="Arial"/>
        </w:rPr>
        <w:t>8. Niego que el asegurado haya desplegado una conducta temeraria</w:t>
      </w:r>
    </w:p>
    <w:p w:rsidRPr="00C10808" w:rsidR="00C10808" w:rsidP="004B2076" w:rsidRDefault="00C10808" w14:paraId="5E4DDEF1" w14:textId="402C00D4">
      <w:pPr>
        <w:spacing w:line="360" w:lineRule="auto"/>
        <w:ind w:left="708" w:firstLine="709"/>
        <w:jc w:val="both"/>
        <w:rPr>
          <w:rFonts w:ascii="Arial" w:hAnsi="Arial" w:cs="Arial"/>
        </w:rPr>
      </w:pPr>
      <w:r w:rsidRPr="711FC840" w:rsidR="00C10808">
        <w:rPr>
          <w:rFonts w:ascii="Arial" w:hAnsi="Arial" w:cs="Arial"/>
        </w:rPr>
        <w:t xml:space="preserve"> o imprudente.</w:t>
      </w:r>
    </w:p>
    <w:p w:rsidRPr="00C10808" w:rsidR="00C10808" w:rsidP="004B2076" w:rsidRDefault="00C10808" w14:paraId="6C6EAC13" w14:textId="318C250B">
      <w:pPr>
        <w:spacing w:line="360" w:lineRule="auto"/>
        <w:ind w:left="708" w:firstLine="709"/>
        <w:jc w:val="both"/>
        <w:rPr>
          <w:rFonts w:ascii="Arial" w:hAnsi="Arial" w:cs="Arial"/>
        </w:rPr>
      </w:pPr>
      <w:r w:rsidRPr="00C10808">
        <w:rPr>
          <w:rFonts w:ascii="Arial" w:hAnsi="Arial" w:cs="Arial"/>
        </w:rPr>
        <w:t>9. Niego que el accionar de mi asegurado haya sido antijurídic</w:t>
      </w:r>
      <w:r w:rsidR="00B8710B">
        <w:rPr>
          <w:rFonts w:ascii="Arial" w:hAnsi="Arial" w:cs="Arial"/>
        </w:rPr>
        <w:t xml:space="preserve">o. </w:t>
      </w:r>
    </w:p>
    <w:p w:rsidRPr="00C10808" w:rsidR="00C10808" w:rsidP="004B2076" w:rsidRDefault="00C10808" w14:paraId="6CCC3DA6" w14:textId="7F3BD905">
      <w:pPr>
        <w:spacing w:line="360" w:lineRule="auto"/>
        <w:ind w:left="708" w:firstLine="709"/>
        <w:jc w:val="both"/>
        <w:rPr>
          <w:rFonts w:ascii="Arial" w:hAnsi="Arial" w:cs="Arial"/>
        </w:rPr>
      </w:pPr>
      <w:r w:rsidRPr="711FC840" w:rsidR="00C10808">
        <w:rPr>
          <w:rFonts w:ascii="Arial" w:hAnsi="Arial" w:cs="Arial"/>
        </w:rPr>
        <w:t>10. Niego que concurra un factor de atribución subjetivo u objetivo en cabeza de</w:t>
      </w:r>
      <w:r w:rsidRPr="711FC840" w:rsidR="6B3453D3">
        <w:rPr>
          <w:rFonts w:ascii="Arial" w:hAnsi="Arial" w:cs="Arial"/>
        </w:rPr>
        <w:t>l</w:t>
      </w:r>
      <w:r w:rsidRPr="711FC840" w:rsidR="00C10808">
        <w:rPr>
          <w:rFonts w:ascii="Arial" w:hAnsi="Arial" w:cs="Arial"/>
        </w:rPr>
        <w:t xml:space="preserve"> asegurado.</w:t>
      </w:r>
    </w:p>
    <w:p w:rsidRPr="00C10808" w:rsidR="00C10808" w:rsidP="004B2076" w:rsidRDefault="00C10808" w14:paraId="7266071B" w14:textId="77777777">
      <w:pPr>
        <w:spacing w:line="360" w:lineRule="auto"/>
        <w:ind w:left="708" w:firstLine="709"/>
        <w:jc w:val="both"/>
        <w:rPr>
          <w:rFonts w:ascii="Arial" w:hAnsi="Arial" w:cs="Arial"/>
        </w:rPr>
      </w:pPr>
      <w:r w:rsidRPr="00C10808">
        <w:rPr>
          <w:rFonts w:ascii="Arial" w:hAnsi="Arial" w:cs="Arial"/>
        </w:rPr>
        <w:t>11. Niego que el vehículo VW Suran patente NPU799 haya actuado como un factor generador de riesgo injustificado.</w:t>
      </w:r>
    </w:p>
    <w:p w:rsidRPr="00C10808" w:rsidR="00C10808" w:rsidP="004B2076" w:rsidRDefault="00C10808" w14:paraId="4F2B961C" w14:textId="57AAE986">
      <w:pPr>
        <w:spacing w:line="360" w:lineRule="auto"/>
        <w:ind w:left="708" w:firstLine="709"/>
        <w:jc w:val="both"/>
        <w:rPr>
          <w:rFonts w:ascii="Arial" w:hAnsi="Arial" w:cs="Arial"/>
        </w:rPr>
      </w:pPr>
      <w:r w:rsidRPr="711FC840" w:rsidR="00C10808">
        <w:rPr>
          <w:rFonts w:ascii="Arial" w:hAnsi="Arial" w:cs="Arial"/>
        </w:rPr>
        <w:t>12. Niego la procedencia de la responsabilidad objetiva,.</w:t>
      </w:r>
    </w:p>
    <w:p w:rsidRPr="00C10808" w:rsidR="00C10808" w:rsidP="004B2076" w:rsidRDefault="00C10808" w14:paraId="562AA163" w14:textId="77777777">
      <w:pPr>
        <w:spacing w:line="360" w:lineRule="auto"/>
        <w:ind w:left="708" w:firstLine="709"/>
        <w:jc w:val="both"/>
        <w:rPr>
          <w:rFonts w:ascii="Arial" w:hAnsi="Arial" w:cs="Arial"/>
        </w:rPr>
      </w:pPr>
      <w:r w:rsidRPr="00C10808">
        <w:rPr>
          <w:rFonts w:ascii="Arial" w:hAnsi="Arial" w:cs="Arial"/>
        </w:rPr>
        <w:t>13. Niego la existencia de una relación de causalidad adecuada entre el contacto físico de las unidades y los daños reclamados.</w:t>
      </w:r>
    </w:p>
    <w:p w:rsidRPr="00C10808" w:rsidR="00C10808" w:rsidP="004B2076" w:rsidRDefault="00C10808" w14:paraId="52BA4CCD" w14:textId="745FE93D">
      <w:pPr>
        <w:spacing w:line="360" w:lineRule="auto"/>
        <w:ind w:left="708" w:firstLine="709"/>
        <w:jc w:val="both"/>
      </w:pPr>
      <w:r w:rsidRPr="711FC840" w:rsidR="00C10808">
        <w:rPr>
          <w:rFonts w:ascii="Arial" w:hAnsi="Arial" w:cs="Arial"/>
        </w:rPr>
        <w:t xml:space="preserve">14. Niego que el vehículo Renault Sandero haya sufrido daños de importancia que afecten su estructura resistente </w:t>
      </w:r>
    </w:p>
    <w:p w:rsidRPr="00C10808" w:rsidR="00C10808" w:rsidP="004B2076" w:rsidRDefault="00C10808" w14:paraId="3C7E3E6A" w14:textId="7CDFDBBE">
      <w:pPr>
        <w:spacing w:line="360" w:lineRule="auto"/>
        <w:ind w:left="708" w:firstLine="709"/>
        <w:jc w:val="both"/>
        <w:rPr>
          <w:rFonts w:ascii="Arial" w:hAnsi="Arial" w:cs="Arial"/>
        </w:rPr>
      </w:pPr>
      <w:r w:rsidRPr="711FC840" w:rsidR="00C10808">
        <w:rPr>
          <w:rFonts w:ascii="Arial" w:hAnsi="Arial" w:cs="Arial"/>
        </w:rPr>
        <w:t>o partes vitales.</w:t>
      </w:r>
    </w:p>
    <w:p w:rsidRPr="00C10808" w:rsidR="00C10808" w:rsidP="004B2076" w:rsidRDefault="00C10808" w14:paraId="522D2E1E" w14:textId="77777777">
      <w:pPr>
        <w:spacing w:line="360" w:lineRule="auto"/>
        <w:ind w:left="708" w:firstLine="709"/>
        <w:jc w:val="both"/>
        <w:rPr>
          <w:rFonts w:ascii="Arial" w:hAnsi="Arial" w:cs="Arial"/>
        </w:rPr>
      </w:pPr>
      <w:r w:rsidRPr="00C10808">
        <w:rPr>
          <w:rFonts w:ascii="Arial" w:hAnsi="Arial" w:cs="Arial"/>
        </w:rPr>
        <w:t>15. Niego la autenticidad, contenido y validez del presupuesto del "Taller Lucanto SA" por la suma de $7.640.000.</w:t>
      </w:r>
    </w:p>
    <w:p w:rsidRPr="00C10808" w:rsidR="00C10808" w:rsidP="004B2076" w:rsidRDefault="00C10808" w14:paraId="2A4F04EC" w14:textId="77777777">
      <w:pPr>
        <w:spacing w:line="360" w:lineRule="auto"/>
        <w:ind w:left="708" w:firstLine="709"/>
        <w:jc w:val="both"/>
        <w:rPr>
          <w:rFonts w:ascii="Arial" w:hAnsi="Arial" w:cs="Arial"/>
        </w:rPr>
      </w:pPr>
      <w:r w:rsidRPr="00C10808">
        <w:rPr>
          <w:rFonts w:ascii="Arial" w:hAnsi="Arial" w:cs="Arial"/>
        </w:rPr>
        <w:t>16. Niego que la accionante tenga derecho a percibir la suma detallada en concepto de daños materiales.</w:t>
      </w:r>
    </w:p>
    <w:p w:rsidRPr="00C10808" w:rsidR="00C10808" w:rsidP="004B2076" w:rsidRDefault="00C10808" w14:paraId="347CAB46" w14:textId="77777777">
      <w:pPr>
        <w:spacing w:line="360" w:lineRule="auto"/>
        <w:ind w:left="708" w:firstLine="709"/>
        <w:jc w:val="both"/>
        <w:rPr>
          <w:rFonts w:ascii="Arial" w:hAnsi="Arial" w:cs="Arial"/>
        </w:rPr>
      </w:pPr>
      <w:r w:rsidRPr="00C10808">
        <w:rPr>
          <w:rFonts w:ascii="Arial" w:hAnsi="Arial" w:cs="Arial"/>
        </w:rPr>
        <w:t>17. Niego que todas las piezas detalladas en la liquidación requieran ser reemplazadas por repuestos nuevos.</w:t>
      </w:r>
    </w:p>
    <w:p w:rsidRPr="00C10808" w:rsidR="00C10808" w:rsidP="004B2076" w:rsidRDefault="00C10808" w14:paraId="2DC37898" w14:textId="77777777">
      <w:pPr>
        <w:spacing w:line="360" w:lineRule="auto"/>
        <w:ind w:left="708" w:firstLine="709"/>
        <w:jc w:val="both"/>
        <w:rPr>
          <w:rFonts w:ascii="Arial" w:hAnsi="Arial" w:cs="Arial"/>
        </w:rPr>
      </w:pPr>
      <w:r w:rsidRPr="00C10808">
        <w:rPr>
          <w:rFonts w:ascii="Arial" w:hAnsi="Arial" w:cs="Arial"/>
        </w:rPr>
        <w:t>18. Niego que el vehículo de la actora deba permanecer inmovilizado en un taller durante el lapso de veinte días.</w:t>
      </w:r>
    </w:p>
    <w:p w:rsidRPr="00C10808" w:rsidR="00C10808" w:rsidP="004B2076" w:rsidRDefault="00C10808" w14:paraId="3EF622BB" w14:textId="77777777">
      <w:pPr>
        <w:spacing w:line="360" w:lineRule="auto"/>
        <w:ind w:left="708" w:firstLine="709"/>
        <w:jc w:val="both"/>
        <w:rPr>
          <w:rFonts w:ascii="Arial" w:hAnsi="Arial" w:cs="Arial"/>
        </w:rPr>
      </w:pPr>
      <w:r w:rsidRPr="00C10808">
        <w:rPr>
          <w:rFonts w:ascii="Arial" w:hAnsi="Arial" w:cs="Arial"/>
        </w:rPr>
        <w:t>19. Niego que la Sra. Marta Gastón haya sufrido molestias o gastos que ameriten un resarcimiento por privación de uso.</w:t>
      </w:r>
    </w:p>
    <w:p w:rsidRPr="00C10808" w:rsidR="00C10808" w:rsidP="004B2076" w:rsidRDefault="00C10808" w14:paraId="039F2CAA" w14:textId="77777777">
      <w:pPr>
        <w:spacing w:line="360" w:lineRule="auto"/>
        <w:ind w:left="708" w:firstLine="709"/>
        <w:jc w:val="both"/>
        <w:rPr>
          <w:rFonts w:ascii="Arial" w:hAnsi="Arial" w:cs="Arial"/>
        </w:rPr>
      </w:pPr>
      <w:r w:rsidRPr="00C10808">
        <w:rPr>
          <w:rFonts w:ascii="Arial" w:hAnsi="Arial" w:cs="Arial"/>
        </w:rPr>
        <w:t>20. Niego que la accionante tenga derecho a percibir la suma de $500.000, o subsidiariamente los $300.000 mencionados, por dicho rubro.</w:t>
      </w:r>
    </w:p>
    <w:p w:rsidRPr="00C10808" w:rsidR="00C10808" w:rsidP="004B2076" w:rsidRDefault="00C10808" w14:paraId="0C81293D" w14:textId="77777777">
      <w:pPr>
        <w:spacing w:line="360" w:lineRule="auto"/>
        <w:ind w:left="708" w:firstLine="709"/>
        <w:jc w:val="both"/>
        <w:rPr>
          <w:rFonts w:ascii="Arial" w:hAnsi="Arial" w:cs="Arial"/>
        </w:rPr>
      </w:pPr>
      <w:r w:rsidRPr="00C10808">
        <w:rPr>
          <w:rFonts w:ascii="Arial" w:hAnsi="Arial" w:cs="Arial"/>
        </w:rPr>
        <w:t>21. Niego que la actora se haya visto obligada a recurrir a otros medios de transporte o que el rodado estuviera afectado a tareas laborales.</w:t>
      </w:r>
    </w:p>
    <w:p w:rsidRPr="00C10808" w:rsidR="00C10808" w:rsidP="004B2076" w:rsidRDefault="00C10808" w14:paraId="5217B478" w14:textId="77777777">
      <w:pPr>
        <w:spacing w:line="360" w:lineRule="auto"/>
        <w:ind w:left="708" w:firstLine="709"/>
        <w:jc w:val="both"/>
        <w:rPr>
          <w:rFonts w:ascii="Arial" w:hAnsi="Arial" w:cs="Arial"/>
        </w:rPr>
      </w:pPr>
      <w:r w:rsidRPr="00C10808">
        <w:rPr>
          <w:rFonts w:ascii="Arial" w:hAnsi="Arial" w:cs="Arial"/>
        </w:rPr>
        <w:t>22. Niego que el impacto haya generado una desvalorización en el valor de reventa de la unidad actora por la suma de $2.000.000.</w:t>
      </w:r>
    </w:p>
    <w:p w:rsidRPr="00C10808" w:rsidR="00C10808" w:rsidP="004B2076" w:rsidRDefault="00C10808" w14:paraId="727338FB" w14:textId="77777777">
      <w:pPr>
        <w:spacing w:line="360" w:lineRule="auto"/>
        <w:ind w:left="708" w:firstLine="709"/>
        <w:jc w:val="both"/>
        <w:rPr>
          <w:rFonts w:ascii="Arial" w:hAnsi="Arial" w:cs="Arial"/>
        </w:rPr>
      </w:pPr>
      <w:r w:rsidRPr="00C10808">
        <w:rPr>
          <w:rFonts w:ascii="Arial" w:hAnsi="Arial" w:cs="Arial"/>
        </w:rPr>
        <w:t>23. Niego que el Renault Sandero presente secuelas visibles o invisibles que afecten su valor venal tras una reparación adecuada.</w:t>
      </w:r>
    </w:p>
    <w:p w:rsidRPr="00C10808" w:rsidR="00C10808" w:rsidP="004B2076" w:rsidRDefault="00C10808" w14:paraId="495DE9C6" w14:textId="77777777">
      <w:pPr>
        <w:spacing w:line="360" w:lineRule="auto"/>
        <w:ind w:left="708" w:firstLine="709"/>
        <w:jc w:val="both"/>
        <w:rPr>
          <w:rFonts w:ascii="Arial" w:hAnsi="Arial" w:cs="Arial"/>
        </w:rPr>
      </w:pPr>
      <w:r w:rsidRPr="00C10808">
        <w:rPr>
          <w:rFonts w:ascii="Arial" w:hAnsi="Arial" w:cs="Arial"/>
        </w:rPr>
        <w:t>24. Niego que la unidad actora se encontrara en el "muy buen estado" que se alega en el libelo de inicio.</w:t>
      </w:r>
    </w:p>
    <w:p w:rsidRPr="00C10808" w:rsidR="00C10808" w:rsidP="004B2076" w:rsidRDefault="00C10808" w14:paraId="32DE1CAF" w14:textId="77777777">
      <w:pPr>
        <w:spacing w:line="360" w:lineRule="auto"/>
        <w:ind w:left="708" w:firstLine="709"/>
        <w:jc w:val="both"/>
        <w:rPr>
          <w:rFonts w:ascii="Arial" w:hAnsi="Arial" w:cs="Arial"/>
        </w:rPr>
      </w:pPr>
      <w:r w:rsidRPr="00C10808">
        <w:rPr>
          <w:rFonts w:ascii="Arial" w:hAnsi="Arial" w:cs="Arial"/>
        </w:rPr>
        <w:t>25. Niego que la accionante tenga derecho a percibir la suma total de $10.140.000 o cualquier otra suma indemnizatoria.</w:t>
      </w:r>
    </w:p>
    <w:p w:rsidRPr="00C10808" w:rsidR="00C10808" w:rsidP="004B2076" w:rsidRDefault="00C10808" w14:paraId="0DFF318E" w14:textId="77777777">
      <w:pPr>
        <w:spacing w:line="360" w:lineRule="auto"/>
        <w:ind w:left="708" w:firstLine="709"/>
        <w:jc w:val="both"/>
        <w:rPr>
          <w:rFonts w:ascii="Arial" w:hAnsi="Arial" w:cs="Arial"/>
        </w:rPr>
      </w:pPr>
      <w:r w:rsidRPr="00C10808">
        <w:rPr>
          <w:rFonts w:ascii="Arial" w:hAnsi="Arial" w:cs="Arial"/>
        </w:rPr>
        <w:t>26. Niego la procedencia de la reserva de derecho para acompañar comprobantes de gastos médicos, atento a que la actora admite que "no hubo lesionados".</w:t>
      </w:r>
    </w:p>
    <w:p w:rsidRPr="00C10808" w:rsidR="00C10808" w:rsidP="004B2076" w:rsidRDefault="00C10808" w14:paraId="121CCF1C" w14:textId="77777777">
      <w:pPr>
        <w:spacing w:line="360" w:lineRule="auto"/>
        <w:ind w:left="708" w:firstLine="709"/>
        <w:jc w:val="both"/>
        <w:rPr>
          <w:rFonts w:ascii="Arial" w:hAnsi="Arial" w:cs="Arial"/>
        </w:rPr>
      </w:pPr>
      <w:r w:rsidRPr="00C10808">
        <w:rPr>
          <w:rFonts w:ascii="Arial" w:hAnsi="Arial" w:cs="Arial"/>
        </w:rPr>
        <w:t>27. Niego que la actora haya sufrido traumatismos, lesiones o secuelas de cualquier índole derivas del hecho.</w:t>
      </w:r>
    </w:p>
    <w:p w:rsidRPr="00C10808" w:rsidR="00C10808" w:rsidP="004B2076" w:rsidRDefault="00C10808" w14:paraId="76421353" w14:textId="77777777">
      <w:pPr>
        <w:spacing w:line="360" w:lineRule="auto"/>
        <w:ind w:left="708" w:firstLine="709"/>
        <w:jc w:val="both"/>
        <w:rPr>
          <w:rFonts w:ascii="Arial" w:hAnsi="Arial" w:cs="Arial"/>
        </w:rPr>
      </w:pPr>
      <w:r w:rsidRPr="00C10808">
        <w:rPr>
          <w:rFonts w:ascii="Arial" w:hAnsi="Arial" w:cs="Arial"/>
        </w:rPr>
        <w:t>28. Niego que sea procedente la capitalización de intereses (anatocismo) solicitada en la demanda.</w:t>
      </w:r>
    </w:p>
    <w:p w:rsidRPr="00C10808" w:rsidR="00C10808" w:rsidP="004B2076" w:rsidRDefault="00C10808" w14:paraId="5FEC5328" w14:textId="77777777">
      <w:pPr>
        <w:spacing w:line="360" w:lineRule="auto"/>
        <w:ind w:left="708" w:firstLine="709"/>
        <w:jc w:val="both"/>
        <w:rPr>
          <w:rFonts w:ascii="Arial" w:hAnsi="Arial" w:cs="Arial"/>
        </w:rPr>
      </w:pPr>
      <w:r w:rsidRPr="00C10808">
        <w:rPr>
          <w:rFonts w:ascii="Arial" w:hAnsi="Arial" w:cs="Arial"/>
        </w:rPr>
        <w:t>29. Niego que el Art. 730 del Código Civil y Comercial de la Nación sea inconstitucional o vulnere derechos de propiedad.</w:t>
      </w:r>
    </w:p>
    <w:p w:rsidRPr="00C10808" w:rsidR="00C10808" w:rsidP="004B2076" w:rsidRDefault="00C10808" w14:paraId="083F170D" w14:textId="77777777">
      <w:pPr>
        <w:spacing w:line="360" w:lineRule="auto"/>
        <w:ind w:left="708" w:firstLine="709"/>
        <w:jc w:val="both"/>
        <w:rPr>
          <w:rFonts w:ascii="Arial" w:hAnsi="Arial" w:cs="Arial"/>
        </w:rPr>
      </w:pPr>
      <w:r w:rsidRPr="00C10808">
        <w:rPr>
          <w:rFonts w:ascii="Arial" w:hAnsi="Arial" w:cs="Arial"/>
        </w:rPr>
        <w:t>30. Niego la autenticidad y validez de las supuestas conversaciones de WhatsApp mantenidas con el asegurado.</w:t>
      </w:r>
    </w:p>
    <w:p w:rsidRPr="00C10808" w:rsidR="00C10808" w:rsidP="004B2076" w:rsidRDefault="00C10808" w14:paraId="77640850" w14:textId="77777777">
      <w:pPr>
        <w:spacing w:line="360" w:lineRule="auto"/>
        <w:ind w:left="708" w:firstLine="709"/>
        <w:jc w:val="both"/>
        <w:rPr>
          <w:rFonts w:ascii="Arial" w:hAnsi="Arial" w:cs="Arial"/>
        </w:rPr>
      </w:pPr>
      <w:r w:rsidRPr="00C10808">
        <w:rPr>
          <w:rFonts w:ascii="Arial" w:hAnsi="Arial" w:cs="Arial"/>
        </w:rPr>
        <w:t>31. Niego que resulte aplicable al caso la sanción pecuniaria o multa prevista en el Art. 45 del CPCCN.</w:t>
      </w:r>
    </w:p>
    <w:p w:rsidRPr="00C10808" w:rsidR="00C10808" w:rsidP="004B2076" w:rsidRDefault="00C10808" w14:paraId="539FE6EA" w14:textId="77777777">
      <w:pPr>
        <w:spacing w:line="360" w:lineRule="auto"/>
        <w:ind w:left="708" w:firstLine="709"/>
        <w:jc w:val="both"/>
        <w:rPr>
          <w:rFonts w:ascii="Arial" w:hAnsi="Arial" w:cs="Arial"/>
        </w:rPr>
      </w:pPr>
      <w:r w:rsidRPr="00C10808">
        <w:rPr>
          <w:rFonts w:ascii="Arial" w:hAnsi="Arial" w:cs="Arial"/>
        </w:rPr>
        <w:t>32. Niego que el daño fuera causado por el impulso del VW Suran, siendo producto de la energía cinética del Renault Sandero.</w:t>
      </w:r>
    </w:p>
    <w:p w:rsidRPr="00C10808" w:rsidR="00C10808" w:rsidP="004B2076" w:rsidRDefault="00C10808" w14:paraId="386A709B" w14:textId="77777777">
      <w:pPr>
        <w:spacing w:line="360" w:lineRule="auto"/>
        <w:ind w:left="708" w:firstLine="709"/>
        <w:jc w:val="both"/>
        <w:rPr>
          <w:rFonts w:ascii="Arial" w:hAnsi="Arial" w:cs="Arial"/>
        </w:rPr>
      </w:pPr>
      <w:r w:rsidRPr="00C10808">
        <w:rPr>
          <w:rFonts w:ascii="Arial" w:hAnsi="Arial" w:cs="Arial"/>
        </w:rPr>
        <w:t>33. Niego que la Sra. Marta Gastón haya mantenido el pleno dominio de su unidad conforme lo exige el Art. 50 de la Ley de Tránsito.</w:t>
      </w:r>
    </w:p>
    <w:p w:rsidRPr="00C10808" w:rsidR="00C10808" w:rsidP="004B2076" w:rsidRDefault="00C10808" w14:paraId="666EBCBA" w14:textId="77777777">
      <w:pPr>
        <w:spacing w:line="360" w:lineRule="auto"/>
        <w:ind w:left="708" w:firstLine="709"/>
        <w:jc w:val="both"/>
        <w:rPr>
          <w:rFonts w:ascii="Arial" w:hAnsi="Arial" w:cs="Arial"/>
        </w:rPr>
      </w:pPr>
      <w:r w:rsidRPr="00C10808">
        <w:rPr>
          <w:rFonts w:ascii="Arial" w:hAnsi="Arial" w:cs="Arial"/>
        </w:rPr>
        <w:t>34. Niego que la configuración en "T" de la bocacalle dispense a la actora de reducir la velocidad al llegar a la misma.</w:t>
      </w:r>
    </w:p>
    <w:p w:rsidRPr="00C10808" w:rsidR="00C10808" w:rsidP="004B2076" w:rsidRDefault="00C10808" w14:paraId="414B2448" w14:textId="77777777">
      <w:pPr>
        <w:spacing w:line="360" w:lineRule="auto"/>
        <w:ind w:left="708" w:firstLine="709"/>
        <w:jc w:val="both"/>
        <w:rPr>
          <w:rFonts w:ascii="Arial" w:hAnsi="Arial" w:cs="Arial"/>
        </w:rPr>
      </w:pPr>
      <w:r w:rsidRPr="00C10808">
        <w:rPr>
          <w:rFonts w:ascii="Arial" w:hAnsi="Arial" w:cs="Arial"/>
        </w:rPr>
        <w:t>35. Niego que los intereses deban calcularse a tasas que no sean las establecidas por la jurisprudencia obligatoria vigente.</w:t>
      </w:r>
    </w:p>
    <w:p w:rsidRPr="00C10808" w:rsidR="00C10808" w:rsidP="004B2076" w:rsidRDefault="00C10808" w14:paraId="7ABBA988" w14:textId="77777777">
      <w:pPr>
        <w:spacing w:line="360" w:lineRule="auto"/>
        <w:ind w:left="708" w:firstLine="709"/>
        <w:jc w:val="both"/>
        <w:rPr>
          <w:rFonts w:ascii="Arial" w:hAnsi="Arial" w:cs="Arial"/>
        </w:rPr>
      </w:pPr>
      <w:r w:rsidRPr="00C10808">
        <w:rPr>
          <w:rFonts w:ascii="Arial" w:hAnsi="Arial" w:cs="Arial"/>
        </w:rPr>
        <w:t>36. Desconozco la autenticidad, contenido y validez de toda la documentación acompañada por la actora que no sea objeto de expreso reconocimiento.</w:t>
      </w:r>
    </w:p>
    <w:p w:rsidRPr="00C10808" w:rsidR="00C10808" w:rsidP="004B2076" w:rsidRDefault="00C10808" w14:paraId="0C63BC46" w14:textId="77777777">
      <w:pPr>
        <w:spacing w:line="360" w:lineRule="auto"/>
        <w:ind w:left="708" w:firstLine="709"/>
        <w:jc w:val="both"/>
        <w:rPr>
          <w:rFonts w:ascii="Arial" w:hAnsi="Arial" w:cs="Arial"/>
        </w:rPr>
      </w:pPr>
      <w:r w:rsidRPr="00C10808">
        <w:rPr>
          <w:rFonts w:ascii="Arial" w:hAnsi="Arial" w:cs="Arial"/>
        </w:rPr>
        <w:t>37. Desconozco la autenticidad de todas las fotografías adjuntas, por no contar con certificación de fecha, lugar ni técnica.</w:t>
      </w:r>
    </w:p>
    <w:p w:rsidRPr="00C10808" w:rsidR="00C10808" w:rsidP="004B2076" w:rsidRDefault="00C10808" w14:paraId="693A7243" w14:textId="77777777">
      <w:pPr>
        <w:spacing w:line="360" w:lineRule="auto"/>
        <w:ind w:left="708" w:firstLine="709"/>
        <w:jc w:val="both"/>
        <w:rPr>
          <w:rFonts w:ascii="Arial" w:hAnsi="Arial" w:cs="Arial"/>
        </w:rPr>
      </w:pPr>
      <w:r w:rsidRPr="00C10808">
        <w:rPr>
          <w:rFonts w:ascii="Arial" w:hAnsi="Arial" w:cs="Arial"/>
        </w:rPr>
        <w:t>38. Desconozco las fotocopias simples del DNI, licencia de conducir y cédula verde por no haber sido cotejadas con originales.</w:t>
      </w:r>
    </w:p>
    <w:p w:rsidRPr="00C10808" w:rsidR="00C10808" w:rsidP="004B2076" w:rsidRDefault="00C10808" w14:paraId="023E7452" w14:textId="77777777">
      <w:pPr>
        <w:spacing w:line="360" w:lineRule="auto"/>
        <w:ind w:left="708" w:firstLine="709"/>
        <w:jc w:val="both"/>
        <w:rPr>
          <w:rFonts w:ascii="Arial" w:hAnsi="Arial" w:cs="Arial"/>
        </w:rPr>
      </w:pPr>
      <w:r w:rsidRPr="00C10808">
        <w:rPr>
          <w:rFonts w:ascii="Arial" w:hAnsi="Arial" w:cs="Arial"/>
        </w:rPr>
        <w:t>39. Desconozco el certificado de cobertura y la denuncia de siniestro ante la aseguradora Rivadavia por ser manifestaciones unilaterales inoponibles.</w:t>
      </w:r>
    </w:p>
    <w:p w:rsidRPr="00C10808" w:rsidR="00C10808" w:rsidP="004B2076" w:rsidRDefault="00C10808" w14:paraId="31012A8F" w14:textId="77777777">
      <w:pPr>
        <w:spacing w:line="360" w:lineRule="auto"/>
        <w:ind w:left="708" w:firstLine="709"/>
        <w:jc w:val="both"/>
        <w:rPr>
          <w:rFonts w:ascii="Arial" w:hAnsi="Arial" w:cs="Arial"/>
        </w:rPr>
      </w:pPr>
      <w:r w:rsidRPr="00C10808">
        <w:rPr>
          <w:rFonts w:ascii="Arial" w:hAnsi="Arial" w:cs="Arial"/>
        </w:rPr>
        <w:t>40. Desconozco la validez del acta de mediación para acreditar hechos vinculados a la mecánica del accidente o cuantificación de daños.</w:t>
      </w:r>
    </w:p>
    <w:p w:rsidRPr="00C10808" w:rsidR="00C10808" w:rsidP="004B2076" w:rsidRDefault="00C10808" w14:paraId="14CA6F58" w14:textId="77777777">
      <w:pPr>
        <w:spacing w:line="360" w:lineRule="auto"/>
        <w:ind w:left="708" w:firstLine="709"/>
        <w:jc w:val="both"/>
        <w:rPr>
          <w:rFonts w:ascii="Arial" w:hAnsi="Arial" w:cs="Arial"/>
        </w:rPr>
      </w:pPr>
      <w:r w:rsidRPr="00C10808">
        <w:rPr>
          <w:rFonts w:ascii="Arial" w:hAnsi="Arial" w:cs="Arial"/>
        </w:rPr>
        <w:t>41. Desconozco cualquier otro documento, factura o recibo que no emane de mi mandante, LIBRA COMPAÑÍA ARGENTINA DE SEGUROS S.A..</w:t>
      </w:r>
    </w:p>
    <w:p w:rsidRPr="00C10808" w:rsidR="00C10808" w:rsidP="004B2076" w:rsidRDefault="00C10808" w14:paraId="351E40B6" w14:textId="77777777">
      <w:pPr>
        <w:spacing w:line="360" w:lineRule="auto"/>
        <w:ind w:left="708" w:firstLine="709"/>
        <w:jc w:val="both"/>
        <w:rPr>
          <w:rFonts w:ascii="Arial" w:hAnsi="Arial" w:cs="Arial"/>
        </w:rPr>
      </w:pPr>
      <w:r w:rsidRPr="00C10808">
        <w:rPr>
          <w:rFonts w:ascii="Arial" w:hAnsi="Arial" w:cs="Arial"/>
        </w:rPr>
        <w:t>42. Niego que mi representada deba responder por consecuencias mediatas previsibles en los términos del Art. 1726 del CCyC.</w:t>
      </w:r>
    </w:p>
    <w:p w:rsidRPr="00C10808" w:rsidR="00C10808" w:rsidP="004B2076" w:rsidRDefault="00C10808" w14:paraId="64A5535E" w14:textId="77777777">
      <w:pPr>
        <w:spacing w:line="360" w:lineRule="auto"/>
        <w:ind w:left="708" w:firstLine="709"/>
        <w:jc w:val="both"/>
        <w:rPr>
          <w:rFonts w:ascii="Arial" w:hAnsi="Arial" w:cs="Arial"/>
        </w:rPr>
      </w:pPr>
      <w:r w:rsidRPr="00C10808">
        <w:rPr>
          <w:rFonts w:ascii="Arial" w:hAnsi="Arial" w:cs="Arial"/>
        </w:rPr>
        <w:t>43. Niego la titularidad de los daños reclamados y la legitimación para obrar en cuanto a los montos pretendidos por ser abusivos.</w:t>
      </w:r>
    </w:p>
    <w:p w:rsidRPr="00C10808" w:rsidR="00C10808" w:rsidP="004B2076" w:rsidRDefault="00C10808" w14:paraId="357C2167" w14:textId="77777777">
      <w:pPr>
        <w:spacing w:line="360" w:lineRule="auto"/>
        <w:ind w:left="708" w:firstLine="709"/>
        <w:jc w:val="both"/>
        <w:rPr>
          <w:rFonts w:ascii="Arial" w:hAnsi="Arial" w:cs="Arial"/>
        </w:rPr>
      </w:pPr>
      <w:r w:rsidRPr="00C10808">
        <w:rPr>
          <w:rFonts w:ascii="Arial" w:hAnsi="Arial" w:cs="Arial"/>
        </w:rPr>
        <w:t>44. Niego que el presupuesto acompañado esté debidamente asentado en los libros contables del taller emisor.</w:t>
      </w:r>
    </w:p>
    <w:p w:rsidRPr="00C10808" w:rsidR="00C10808" w:rsidP="004B2076" w:rsidRDefault="00C10808" w14:paraId="761A479A" w14:textId="77777777">
      <w:pPr>
        <w:spacing w:line="360" w:lineRule="auto"/>
        <w:ind w:left="708" w:firstLine="709"/>
        <w:jc w:val="both"/>
        <w:rPr>
          <w:rFonts w:ascii="Arial" w:hAnsi="Arial" w:cs="Arial"/>
        </w:rPr>
      </w:pPr>
      <w:r w:rsidRPr="00C10808">
        <w:rPr>
          <w:rFonts w:ascii="Arial" w:hAnsi="Arial" w:cs="Arial"/>
        </w:rPr>
        <w:t>45. Niego que existan piezas a reemplazar por roturas vitales que impidan el normal funcionamiento del automotor.</w:t>
      </w:r>
    </w:p>
    <w:p w:rsidRPr="00C10808" w:rsidR="00C10808" w:rsidP="004B2076" w:rsidRDefault="00C10808" w14:paraId="6939E151" w14:textId="77777777">
      <w:pPr>
        <w:spacing w:line="360" w:lineRule="auto"/>
        <w:ind w:left="708" w:firstLine="709"/>
        <w:jc w:val="both"/>
        <w:rPr>
          <w:rFonts w:ascii="Arial" w:hAnsi="Arial" w:cs="Arial"/>
        </w:rPr>
      </w:pPr>
      <w:r w:rsidRPr="00C10808">
        <w:rPr>
          <w:rFonts w:ascii="Arial" w:hAnsi="Arial" w:cs="Arial"/>
        </w:rPr>
        <w:t>46. Niego que el siniestro haya sido la causa eficiente de los perjuicios invocados por la contraria.</w:t>
      </w:r>
    </w:p>
    <w:p w:rsidRPr="00C10808" w:rsidR="00C10808" w:rsidP="004B2076" w:rsidRDefault="00C10808" w14:paraId="6C85E2B9" w14:textId="77777777">
      <w:pPr>
        <w:spacing w:line="360" w:lineRule="auto"/>
        <w:ind w:left="708" w:firstLine="709"/>
        <w:jc w:val="both"/>
        <w:rPr>
          <w:rFonts w:ascii="Arial" w:hAnsi="Arial" w:cs="Arial"/>
        </w:rPr>
      </w:pPr>
      <w:r w:rsidRPr="00C10808">
        <w:rPr>
          <w:rFonts w:ascii="Arial" w:hAnsi="Arial" w:cs="Arial"/>
        </w:rPr>
        <w:t>47. Niego la veracidad del relato de los hechos expuesto en el Punto V "HECHOS" de la demanda.</w:t>
      </w:r>
    </w:p>
    <w:p w:rsidRPr="00C10808" w:rsidR="00C10808" w:rsidP="004B2076" w:rsidRDefault="00C10808" w14:paraId="6757CE89" w14:textId="77777777">
      <w:pPr>
        <w:spacing w:line="360" w:lineRule="auto"/>
        <w:ind w:left="708" w:firstLine="709"/>
        <w:jc w:val="both"/>
        <w:rPr>
          <w:rFonts w:ascii="Arial" w:hAnsi="Arial" w:cs="Arial"/>
        </w:rPr>
      </w:pPr>
      <w:r w:rsidRPr="00C10808">
        <w:rPr>
          <w:rFonts w:ascii="Arial" w:hAnsi="Arial" w:cs="Arial"/>
        </w:rPr>
        <w:t>48. Niego que la Sra. Gastón haya acreditado perjuicio patrimonial real y efectivo que justifique la indemnización pretendida.</w:t>
      </w:r>
    </w:p>
    <w:p w:rsidRPr="00C10808" w:rsidR="00C10808" w:rsidP="004B2076" w:rsidRDefault="00C10808" w14:paraId="2E9B5D60" w14:textId="77777777">
      <w:pPr>
        <w:spacing w:line="360" w:lineRule="auto"/>
        <w:ind w:left="708" w:firstLine="709"/>
        <w:jc w:val="both"/>
        <w:rPr>
          <w:rFonts w:ascii="Arial" w:hAnsi="Arial" w:cs="Arial"/>
        </w:rPr>
      </w:pPr>
      <w:r w:rsidRPr="00C10808">
        <w:rPr>
          <w:rFonts w:ascii="Arial" w:hAnsi="Arial" w:cs="Arial"/>
        </w:rPr>
        <w:t>49. Niego que el impacto haya tenido la entidad suficiente para afectar partes no intercambiables del chasis.</w:t>
      </w:r>
    </w:p>
    <w:p w:rsidRPr="007C220E" w:rsidR="00971E95" w:rsidP="004B2076" w:rsidRDefault="00C10808" w14:paraId="36331635" w14:textId="1959EC2B">
      <w:pPr>
        <w:spacing w:line="360" w:lineRule="auto"/>
        <w:ind w:left="708" w:firstLine="709"/>
        <w:jc w:val="both"/>
        <w:rPr>
          <w:rFonts w:ascii="Arial" w:hAnsi="Arial" w:cs="Arial"/>
        </w:rPr>
      </w:pPr>
      <w:r w:rsidRPr="00C10808">
        <w:rPr>
          <w:rFonts w:ascii="Arial" w:hAnsi="Arial" w:cs="Arial"/>
        </w:rPr>
        <w:t>50. Niego cada uno de los hechos y derechos invocados por la contraparte que no sean objeto de expreso reconocimiento en esta contestación</w:t>
      </w:r>
    </w:p>
    <w:p w:rsidRPr="007C220E" w:rsidR="00971E95" w:rsidP="004B2076" w:rsidRDefault="00971E95" w14:paraId="380624C9" w14:textId="230C067A">
      <w:pPr>
        <w:spacing w:line="360" w:lineRule="auto"/>
        <w:ind w:left="708" w:firstLine="709"/>
        <w:jc w:val="both"/>
        <w:rPr>
          <w:rFonts w:ascii="Arial" w:hAnsi="Arial" w:cs="Arial"/>
        </w:rPr>
      </w:pPr>
      <w:r w:rsidRPr="007C220E">
        <w:rPr>
          <w:rFonts w:ascii="Arial" w:hAnsi="Arial" w:cs="Arial"/>
        </w:rPr>
        <w:t xml:space="preserve">Por todo lo expuesto, mi mandante rechaza la totalidad de la demanda, fundamentado en que el siniestro se produjo por la exclusiva culpa de la víctima (Art. 1729 CCCN), </w:t>
      </w:r>
      <w:r w:rsidRPr="00EA00A2" w:rsidR="00EA00A2">
        <w:rPr>
          <w:rFonts w:ascii="Arial" w:hAnsi="Arial" w:cs="Arial"/>
        </w:rPr>
        <w:t>quien circulaba por la Av. Las Heras a una velocidad excesiva e imprudente</w:t>
      </w:r>
      <w:r w:rsidR="00EA00A2">
        <w:rPr>
          <w:rFonts w:ascii="Arial" w:hAnsi="Arial" w:cs="Arial"/>
        </w:rPr>
        <w:t>.</w:t>
      </w:r>
    </w:p>
    <w:p w:rsidR="00971E95" w:rsidP="004B2076" w:rsidRDefault="00971E95" w14:paraId="5EBE13C0" w14:textId="77777777">
      <w:pPr>
        <w:spacing w:line="360" w:lineRule="auto"/>
        <w:ind w:left="708" w:firstLine="709"/>
        <w:jc w:val="both"/>
        <w:rPr>
          <w:rFonts w:ascii="Arial" w:hAnsi="Arial" w:cs="Arial"/>
          <w:b/>
          <w:bCs/>
        </w:rPr>
      </w:pPr>
      <w:r w:rsidRPr="007C220E">
        <w:rPr>
          <w:rFonts w:ascii="Arial" w:hAnsi="Arial" w:cs="Arial"/>
          <w:b/>
          <w:bCs/>
        </w:rPr>
        <w:t xml:space="preserve">VI.- LA VERDAD DE LOS HECHOS. </w:t>
      </w:r>
    </w:p>
    <w:p w:rsidR="00D74117" w:rsidP="711FC840" w:rsidRDefault="00D74117" w14:paraId="6E26CC9D" w14:textId="0ED31815">
      <w:pPr>
        <w:spacing w:line="360" w:lineRule="auto"/>
        <w:ind w:left="708" w:firstLine="709"/>
        <w:jc w:val="both"/>
        <w:rPr>
          <w:rFonts w:ascii="Arial" w:hAnsi="Arial" w:cs="Arial"/>
          <w:highlight w:val="yellow"/>
        </w:rPr>
      </w:pPr>
      <w:r w:rsidRPr="711FC840" w:rsidR="00D74117">
        <w:rPr>
          <w:rFonts w:ascii="Arial" w:hAnsi="Arial" w:cs="Arial"/>
          <w:highlight w:val="yellow"/>
        </w:rPr>
        <w:t xml:space="preserve">Contrariamente a lo sostenido por la parte actora, mi representado circulaba por la Avenida Mitre con total dominio de su unidad y respetando las normas de tránsito vigentes. </w:t>
      </w:r>
      <w:r w:rsidRPr="711FC840" w:rsidR="00DC7B79">
        <w:rPr>
          <w:rFonts w:ascii="Arial" w:hAnsi="Arial" w:cs="Arial"/>
          <w:highlight w:val="yellow"/>
        </w:rPr>
        <w:t>Así</w:t>
      </w:r>
      <w:r w:rsidRPr="711FC840" w:rsidR="00BF1935">
        <w:rPr>
          <w:rFonts w:ascii="Arial" w:hAnsi="Arial" w:cs="Arial"/>
          <w:highlight w:val="yellow"/>
        </w:rPr>
        <w:t xml:space="preserve"> las cosas, a</w:t>
      </w:r>
      <w:r w:rsidRPr="711FC840" w:rsidR="00D74117">
        <w:rPr>
          <w:rFonts w:ascii="Arial" w:hAnsi="Arial" w:cs="Arial"/>
          <w:highlight w:val="yellow"/>
        </w:rPr>
        <w:t xml:space="preserve">l llegar a la encrucijada con la Av. Las Heras, el Sr. </w:t>
      </w:r>
      <w:r w:rsidRPr="711FC840" w:rsidR="00D74117">
        <w:rPr>
          <w:rFonts w:ascii="Arial" w:hAnsi="Arial" w:cs="Arial"/>
          <w:highlight w:val="yellow"/>
        </w:rPr>
        <w:t>Stivala</w:t>
      </w:r>
      <w:r w:rsidRPr="711FC840" w:rsidR="56041D65">
        <w:rPr>
          <w:rFonts w:ascii="Arial" w:hAnsi="Arial" w:cs="Arial"/>
          <w:highlight w:val="yellow"/>
        </w:rPr>
        <w:t xml:space="preserve">, </w:t>
      </w:r>
      <w:r w:rsidRPr="711FC840" w:rsidR="178AC560">
        <w:rPr>
          <w:rFonts w:ascii="Arial" w:hAnsi="Arial" w:cs="Arial"/>
          <w:highlight w:val="yellow"/>
        </w:rPr>
        <w:t xml:space="preserve">se detiene y </w:t>
      </w:r>
      <w:r w:rsidRPr="711FC840" w:rsidR="56041D65">
        <w:rPr>
          <w:rFonts w:ascii="Arial" w:hAnsi="Arial" w:cs="Arial"/>
          <w:highlight w:val="yellow"/>
        </w:rPr>
        <w:t>encontrando paso libre</w:t>
      </w:r>
      <w:r w:rsidRPr="711FC840" w:rsidR="42747B89">
        <w:rPr>
          <w:rFonts w:ascii="Arial" w:hAnsi="Arial" w:cs="Arial"/>
          <w:highlight w:val="yellow"/>
        </w:rPr>
        <w:t xml:space="preserve"> para el</w:t>
      </w:r>
      <w:r w:rsidRPr="711FC840" w:rsidR="56041D65">
        <w:rPr>
          <w:rFonts w:ascii="Arial" w:hAnsi="Arial" w:cs="Arial"/>
          <w:highlight w:val="yellow"/>
        </w:rPr>
        <w:t xml:space="preserve"> ingreso en la arteria que iba a tomar, </w:t>
      </w:r>
      <w:r w:rsidRPr="711FC840" w:rsidR="0368D735">
        <w:rPr>
          <w:rFonts w:ascii="Arial" w:hAnsi="Arial" w:cs="Arial"/>
          <w:highlight w:val="yellow"/>
        </w:rPr>
        <w:t>comienza a incorporarse</w:t>
      </w:r>
      <w:r w:rsidRPr="711FC840" w:rsidR="3D0A3FC0">
        <w:rPr>
          <w:rFonts w:ascii="Arial" w:hAnsi="Arial" w:cs="Arial"/>
          <w:highlight w:val="yellow"/>
        </w:rPr>
        <w:t>,</w:t>
      </w:r>
      <w:r w:rsidRPr="711FC840" w:rsidR="0368D735">
        <w:rPr>
          <w:rFonts w:ascii="Arial" w:hAnsi="Arial" w:cs="Arial"/>
          <w:highlight w:val="yellow"/>
        </w:rPr>
        <w:t xml:space="preserve"> y es en ese </w:t>
      </w:r>
      <w:r w:rsidRPr="711FC840" w:rsidR="56041D65">
        <w:rPr>
          <w:rFonts w:ascii="Arial" w:hAnsi="Arial" w:cs="Arial"/>
          <w:highlight w:val="yellow"/>
        </w:rPr>
        <w:t>momento en el cual apareció de improvisto y a alta velocidad e</w:t>
      </w:r>
      <w:r w:rsidRPr="711FC840" w:rsidR="00D74117">
        <w:rPr>
          <w:rFonts w:ascii="Arial" w:hAnsi="Arial" w:cs="Arial"/>
          <w:highlight w:val="yellow"/>
        </w:rPr>
        <w:t xml:space="preserve">l vehículo de la actora, un Renault Sandero, dominio AC520PK, </w:t>
      </w:r>
      <w:r w:rsidRPr="711FC840" w:rsidR="51D870E4">
        <w:rPr>
          <w:rFonts w:ascii="Arial" w:hAnsi="Arial" w:cs="Arial"/>
          <w:highlight w:val="yellow"/>
        </w:rPr>
        <w:t xml:space="preserve">el cual se convierte súbitamente en un </w:t>
      </w:r>
      <w:r w:rsidRPr="711FC840" w:rsidR="51D870E4">
        <w:rPr>
          <w:rFonts w:ascii="Arial" w:hAnsi="Arial" w:cs="Arial"/>
          <w:highlight w:val="yellow"/>
        </w:rPr>
        <w:t>obstáculo</w:t>
      </w:r>
      <w:r w:rsidRPr="711FC840" w:rsidR="51D870E4">
        <w:rPr>
          <w:rFonts w:ascii="Arial" w:hAnsi="Arial" w:cs="Arial"/>
          <w:highlight w:val="yellow"/>
        </w:rPr>
        <w:t xml:space="preserve"> insalvable </w:t>
      </w:r>
      <w:r w:rsidRPr="711FC840" w:rsidR="507D3B78">
        <w:rPr>
          <w:rFonts w:ascii="Arial" w:hAnsi="Arial" w:cs="Arial"/>
          <w:highlight w:val="yellow"/>
        </w:rPr>
        <w:t>con el cual se genera el contacto que deviene en el siniestro que nos ocupa</w:t>
      </w:r>
      <w:r w:rsidRPr="711FC840" w:rsidR="00D74117">
        <w:rPr>
          <w:rFonts w:ascii="Arial" w:hAnsi="Arial" w:cs="Arial"/>
          <w:highlight w:val="yellow"/>
        </w:rPr>
        <w:t>.</w:t>
      </w:r>
    </w:p>
    <w:p w:rsidR="00202AA3" w:rsidP="004B2076" w:rsidRDefault="00202AA3" w14:paraId="58095D97" w14:textId="759785CD">
      <w:pPr>
        <w:spacing w:line="360" w:lineRule="auto"/>
        <w:ind w:left="708" w:firstLine="709"/>
        <w:jc w:val="both"/>
        <w:rPr>
          <w:rFonts w:ascii="Arial" w:hAnsi="Arial" w:cs="Arial"/>
        </w:rPr>
      </w:pPr>
      <w:r>
        <w:rPr>
          <w:rFonts w:ascii="Arial" w:hAnsi="Arial" w:cs="Arial"/>
        </w:rPr>
        <w:t>Por tanto, en el</w:t>
      </w:r>
      <w:r w:rsidR="00F90AD6">
        <w:rPr>
          <w:rFonts w:ascii="Arial" w:hAnsi="Arial" w:cs="Arial"/>
        </w:rPr>
        <w:t xml:space="preserve"> caso de marras concurren dos circunstancias que permiten concluir la falta de responsabilidad del demandado:</w:t>
      </w:r>
    </w:p>
    <w:p w:rsidRPr="009C25AE" w:rsidR="00F90AD6" w:rsidP="009413AD" w:rsidRDefault="00387F8E" w14:paraId="637B43DA" w14:textId="5E0671C0">
      <w:pPr>
        <w:numPr>
          <w:ilvl w:val="0"/>
          <w:numId w:val="3"/>
        </w:numPr>
        <w:spacing w:line="360" w:lineRule="auto"/>
        <w:ind w:left="1777"/>
        <w:jc w:val="both"/>
        <w:rPr>
          <w:rFonts w:ascii="Arial" w:hAnsi="Arial" w:cs="Arial"/>
          <w:u w:val="single"/>
        </w:rPr>
      </w:pPr>
      <w:r w:rsidRPr="009C25AE">
        <w:rPr>
          <w:rFonts w:ascii="Arial" w:hAnsi="Arial" w:cs="Arial"/>
          <w:u w:val="single"/>
        </w:rPr>
        <w:t>Interrupción de nexo de causalidad:</w:t>
      </w:r>
    </w:p>
    <w:p w:rsidR="0087530A" w:rsidP="004B2076" w:rsidRDefault="00FC1B2F" w14:paraId="15E0EBD6" w14:textId="2D9683B8">
      <w:pPr>
        <w:spacing w:line="360" w:lineRule="auto"/>
        <w:ind w:left="1777"/>
        <w:jc w:val="both"/>
        <w:rPr>
          <w:rFonts w:ascii="Arial" w:hAnsi="Arial" w:cs="Arial"/>
        </w:rPr>
      </w:pPr>
      <w:commentRangeStart w:id="3"/>
      <w:commentRangeStart w:id="4"/>
      <w:r>
        <w:rPr>
          <w:rFonts w:ascii="Arial" w:hAnsi="Arial" w:cs="Arial"/>
        </w:rPr>
        <w:t>Tal como señalan los autores Caramelo</w:t>
      </w:r>
      <w:r w:rsidR="00E00A7A">
        <w:rPr>
          <w:rFonts w:ascii="Arial" w:hAnsi="Arial" w:cs="Arial"/>
        </w:rPr>
        <w:t xml:space="preserve">, Herrera y Picasso en la obra “Código Civil y Comercial de la Nación Comentado”, “(…) </w:t>
      </w:r>
      <w:r w:rsidRPr="00E00A7A" w:rsidR="004C420A">
        <w:rPr>
          <w:rFonts w:ascii="Arial" w:hAnsi="Arial" w:cs="Arial"/>
        </w:rPr>
        <w:t>la llamada “causalidad jurídica” es un juicio de imputación en virtud del cual el intérprete —siguiendo criterios predefinidos por la ley— eleva una o algunas de las condiciones de un resultado a la categoría de “causa</w:t>
      </w:r>
      <w:r w:rsidR="00E00A7A">
        <w:rPr>
          <w:rFonts w:ascii="Arial" w:hAnsi="Arial" w:cs="Arial"/>
        </w:rPr>
        <w:t xml:space="preserve"> (…)”</w:t>
      </w:r>
      <w:r w:rsidR="00E51F05">
        <w:rPr>
          <w:rFonts w:ascii="Arial" w:hAnsi="Arial" w:cs="Arial"/>
        </w:rPr>
        <w:t>.</w:t>
      </w:r>
      <w:commentRangeEnd w:id="3"/>
      <w:r w:rsidR="0098174F">
        <w:rPr>
          <w:rStyle w:val="Refdecomentario"/>
        </w:rPr>
        <w:commentReference w:id="3"/>
      </w:r>
      <w:commentRangeEnd w:id="4"/>
      <w:r w:rsidR="00DC7B79">
        <w:rPr>
          <w:rStyle w:val="Refdecomentario"/>
        </w:rPr>
        <w:commentReference w:id="4"/>
      </w:r>
    </w:p>
    <w:p w:rsidR="00E51F05" w:rsidP="004B2076" w:rsidRDefault="00A0130F" w14:paraId="1D160107" w14:textId="6BDA5C96">
      <w:pPr>
        <w:spacing w:line="360" w:lineRule="auto"/>
        <w:ind w:left="1777"/>
        <w:jc w:val="both"/>
        <w:rPr>
          <w:rFonts w:ascii="Arial" w:hAnsi="Arial" w:cs="Arial"/>
        </w:rPr>
      </w:pPr>
      <w:r>
        <w:rPr>
          <w:rFonts w:ascii="Arial" w:hAnsi="Arial" w:cs="Arial"/>
        </w:rPr>
        <w:t>Dicha causalidad juridica</w:t>
      </w:r>
      <w:r w:rsidR="00D56D31">
        <w:rPr>
          <w:rFonts w:ascii="Arial" w:hAnsi="Arial" w:cs="Arial"/>
        </w:rPr>
        <w:t xml:space="preserve">, sostiene la doctrina, puede interrumpirse por factores extraños a la voluntad del agente. Situación que concurre en el </w:t>
      </w:r>
      <w:r w:rsidR="002A2182">
        <w:rPr>
          <w:rFonts w:ascii="Arial" w:hAnsi="Arial" w:cs="Arial"/>
        </w:rPr>
        <w:t xml:space="preserve">presente caso, constituyendo la misma el hecho de que la accionante circulaba a extrema </w:t>
      </w:r>
      <w:r w:rsidR="00E625E9">
        <w:rPr>
          <w:rFonts w:ascii="Arial" w:hAnsi="Arial" w:cs="Arial"/>
        </w:rPr>
        <w:t xml:space="preserve">velocidad, en incumplimiento a los límites normados la ley de tránsito. </w:t>
      </w:r>
    </w:p>
    <w:p w:rsidR="00E625E9" w:rsidP="004B2076" w:rsidRDefault="00F07358" w14:paraId="57896D34" w14:textId="14196F1F">
      <w:pPr>
        <w:spacing w:line="360" w:lineRule="auto"/>
        <w:ind w:left="1777"/>
        <w:jc w:val="both"/>
        <w:rPr>
          <w:rFonts w:ascii="Arial" w:hAnsi="Arial" w:cs="Arial"/>
        </w:rPr>
      </w:pPr>
      <w:r>
        <w:rPr>
          <w:rFonts w:ascii="Arial" w:hAnsi="Arial" w:cs="Arial"/>
        </w:rPr>
        <w:t xml:space="preserve">No debemos soslayar que el artículo 1729 del CCyCN prevé </w:t>
      </w:r>
      <w:r w:rsidR="00C02526">
        <w:rPr>
          <w:rFonts w:ascii="Arial" w:hAnsi="Arial" w:cs="Arial"/>
        </w:rPr>
        <w:t>el hecho del damnificado como figura de exclusión de responsabilidad</w:t>
      </w:r>
      <w:r w:rsidR="00435C97">
        <w:rPr>
          <w:rFonts w:ascii="Arial" w:hAnsi="Arial" w:cs="Arial"/>
        </w:rPr>
        <w:t xml:space="preserve">. </w:t>
      </w:r>
      <w:r w:rsidR="00251BBE">
        <w:rPr>
          <w:rFonts w:ascii="Arial" w:hAnsi="Arial" w:cs="Arial"/>
        </w:rPr>
        <w:t xml:space="preserve">En tal sentido, establece que: </w:t>
      </w:r>
      <w:r w:rsidR="00E53734">
        <w:rPr>
          <w:rFonts w:ascii="Arial" w:hAnsi="Arial" w:cs="Arial"/>
        </w:rPr>
        <w:t>“</w:t>
      </w:r>
      <w:r w:rsidRPr="00E53734" w:rsidR="00E53734">
        <w:rPr>
          <w:rFonts w:ascii="Arial" w:hAnsi="Arial" w:cs="Arial"/>
        </w:rPr>
        <w:t>La responsabilidad puede ser excluida o limitada por la incidencia del hecho del damnificado en la producción del daño, excepto que la ley o el contrato dispongan que debe tratarse de su culpa, de su dolo, o de cualquier otra circunstancia especial</w:t>
      </w:r>
      <w:r w:rsidR="00803DE2">
        <w:rPr>
          <w:rFonts w:ascii="Arial" w:hAnsi="Arial" w:cs="Arial"/>
        </w:rPr>
        <w:t>”.</w:t>
      </w:r>
    </w:p>
    <w:p w:rsidR="00803DE2" w:rsidP="004B2076" w:rsidRDefault="00803DE2" w14:paraId="65234FCD" w14:textId="39BD2E6F">
      <w:pPr>
        <w:spacing w:line="360" w:lineRule="auto"/>
        <w:ind w:left="1777"/>
        <w:jc w:val="both"/>
        <w:rPr>
          <w:rFonts w:ascii="Arial" w:hAnsi="Arial" w:cs="Arial"/>
        </w:rPr>
      </w:pPr>
      <w:r>
        <w:rPr>
          <w:rFonts w:ascii="Arial" w:hAnsi="Arial" w:cs="Arial"/>
        </w:rPr>
        <w:t xml:space="preserve">Es menester destacar que, </w:t>
      </w:r>
      <w:r w:rsidR="00641754">
        <w:rPr>
          <w:rFonts w:ascii="Arial" w:hAnsi="Arial" w:cs="Arial"/>
        </w:rPr>
        <w:t>p</w:t>
      </w:r>
      <w:r w:rsidRPr="00641754" w:rsidR="00641754">
        <w:rPr>
          <w:rFonts w:ascii="Arial" w:hAnsi="Arial" w:cs="Arial"/>
        </w:rPr>
        <w:t>ara que pueda configurarse la eximente del hecho del damnificado, deben configurarse dos requisitos esenciales</w:t>
      </w:r>
      <w:r w:rsidR="00641754">
        <w:rPr>
          <w:rFonts w:ascii="Arial" w:hAnsi="Arial" w:cs="Arial"/>
        </w:rPr>
        <w:t>:</w:t>
      </w:r>
    </w:p>
    <w:p w:rsidRPr="009C25AE" w:rsidR="00641754" w:rsidP="009413AD" w:rsidRDefault="00641754" w14:paraId="23DC1308" w14:textId="31D15AC7">
      <w:pPr>
        <w:numPr>
          <w:ilvl w:val="0"/>
          <w:numId w:val="2"/>
        </w:numPr>
        <w:spacing w:line="360" w:lineRule="auto"/>
        <w:ind w:left="2137"/>
        <w:jc w:val="both"/>
        <w:rPr>
          <w:rFonts w:ascii="Arial" w:hAnsi="Arial" w:cs="Arial"/>
        </w:rPr>
      </w:pPr>
      <w:commentRangeStart w:id="5"/>
      <w:commentRangeStart w:id="6"/>
      <w:r w:rsidRPr="711FC840" w:rsidR="00641754">
        <w:rPr>
          <w:rFonts w:ascii="Arial" w:hAnsi="Arial" w:cs="Arial"/>
        </w:rPr>
        <w:t xml:space="preserve">Conducta de la </w:t>
      </w:r>
      <w:r w:rsidRPr="711FC840" w:rsidR="00A0463C">
        <w:rPr>
          <w:rFonts w:ascii="Arial" w:hAnsi="Arial" w:cs="Arial"/>
        </w:rPr>
        <w:t>víctima: El auto</w:t>
      </w:r>
      <w:r w:rsidRPr="711FC840" w:rsidR="271C466B">
        <w:rPr>
          <w:rFonts w:ascii="Arial" w:hAnsi="Arial" w:cs="Arial"/>
        </w:rPr>
        <w:t>r</w:t>
      </w:r>
      <w:r w:rsidRPr="711FC840" w:rsidR="00A0463C">
        <w:rPr>
          <w:rFonts w:ascii="Arial" w:hAnsi="Arial" w:cs="Arial"/>
        </w:rPr>
        <w:t xml:space="preserve"> Calvo Costa explica en su obra</w:t>
      </w:r>
      <w:r w:rsidRPr="711FC840" w:rsidR="00533872">
        <w:rPr>
          <w:rFonts w:ascii="Arial" w:hAnsi="Arial" w:cs="Arial"/>
        </w:rPr>
        <w:t xml:space="preserve"> </w:t>
      </w:r>
      <w:r w:rsidRPr="711FC840" w:rsidR="009C25AE">
        <w:rPr>
          <w:rFonts w:ascii="Arial" w:hAnsi="Arial" w:cs="Arial"/>
        </w:rPr>
        <w:t>“Derecho de las obligaciones”</w:t>
      </w:r>
      <w:r w:rsidRPr="711FC840" w:rsidR="00A0463C">
        <w:rPr>
          <w:rFonts w:ascii="Arial" w:hAnsi="Arial" w:cs="Arial"/>
        </w:rPr>
        <w:t xml:space="preserve">, </w:t>
      </w:r>
      <w:r w:rsidRPr="711FC840" w:rsidR="000A77E8">
        <w:rPr>
          <w:rFonts w:ascii="Arial" w:hAnsi="Arial" w:cs="Arial"/>
        </w:rPr>
        <w:t>que la</w:t>
      </w:r>
      <w:r w:rsidRPr="711FC840" w:rsidR="006B71FB">
        <w:rPr>
          <w:rFonts w:ascii="Arial" w:hAnsi="Arial" w:cs="Arial"/>
        </w:rPr>
        <w:t xml:space="preserve"> conducta </w:t>
      </w:r>
      <w:r w:rsidRPr="711FC840" w:rsidR="006B71FB">
        <w:rPr>
          <w:rFonts w:ascii="Arial" w:hAnsi="Arial" w:cs="Arial"/>
        </w:rPr>
        <w:t xml:space="preserve">“(…) </w:t>
      </w:r>
      <w:r w:rsidRPr="711FC840" w:rsidR="006B71FB">
        <w:rPr>
          <w:rFonts w:ascii="Arial" w:hAnsi="Arial" w:cs="Arial"/>
          <w:i w:val="1"/>
          <w:iCs w:val="1"/>
        </w:rPr>
        <w:t>D</w:t>
      </w:r>
      <w:r w:rsidRPr="711FC840" w:rsidR="00A0463C">
        <w:rPr>
          <w:rFonts w:ascii="Arial" w:hAnsi="Arial" w:cs="Arial"/>
          <w:i w:val="1"/>
          <w:iCs w:val="1"/>
        </w:rPr>
        <w:t xml:space="preserve">ebe tener incidencia causal adecuada en la producción del daño que ella terminará </w:t>
      </w:r>
      <w:r w:rsidRPr="711FC840" w:rsidR="007629AB">
        <w:rPr>
          <w:rFonts w:ascii="Arial" w:hAnsi="Arial" w:cs="Arial"/>
          <w:i w:val="1"/>
          <w:iCs w:val="1"/>
        </w:rPr>
        <w:t>padeciendo (</w:t>
      </w:r>
      <w:r w:rsidRPr="711FC840" w:rsidR="00A0463C">
        <w:rPr>
          <w:rFonts w:ascii="Arial" w:hAnsi="Arial" w:cs="Arial"/>
          <w:i w:val="1"/>
          <w:iCs w:val="1"/>
        </w:rPr>
        <w:t>ya  sea</w:t>
      </w:r>
      <w:r w:rsidRPr="711FC840" w:rsidR="00A0463C">
        <w:rPr>
          <w:rFonts w:ascii="Arial" w:hAnsi="Arial" w:cs="Arial"/>
          <w:i w:val="1"/>
          <w:iCs w:val="1"/>
        </w:rPr>
        <w:t xml:space="preserve">  </w:t>
      </w:r>
      <w:r w:rsidRPr="711FC840" w:rsidR="00A0463C">
        <w:rPr>
          <w:rFonts w:ascii="Arial" w:hAnsi="Arial" w:cs="Arial"/>
          <w:i w:val="1"/>
          <w:iCs w:val="1"/>
        </w:rPr>
        <w:t>en  forma</w:t>
      </w:r>
      <w:r w:rsidRPr="711FC840" w:rsidR="00A0463C">
        <w:rPr>
          <w:rFonts w:ascii="Arial" w:hAnsi="Arial" w:cs="Arial"/>
          <w:i w:val="1"/>
          <w:iCs w:val="1"/>
        </w:rPr>
        <w:t xml:space="preserve">  </w:t>
      </w:r>
      <w:r w:rsidRPr="711FC840" w:rsidR="00A0463C">
        <w:rPr>
          <w:rFonts w:ascii="Arial" w:hAnsi="Arial" w:cs="Arial"/>
          <w:i w:val="1"/>
          <w:iCs w:val="1"/>
        </w:rPr>
        <w:t>exclusiva  o</w:t>
      </w:r>
      <w:r w:rsidRPr="711FC840" w:rsidR="00A0463C">
        <w:rPr>
          <w:rFonts w:ascii="Arial" w:hAnsi="Arial" w:cs="Arial"/>
          <w:i w:val="1"/>
          <w:iCs w:val="1"/>
        </w:rPr>
        <w:t xml:space="preserve">  </w:t>
      </w:r>
      <w:r w:rsidRPr="711FC840" w:rsidR="00A0463C">
        <w:rPr>
          <w:rFonts w:ascii="Arial" w:hAnsi="Arial" w:cs="Arial"/>
          <w:i w:val="1"/>
          <w:iCs w:val="1"/>
        </w:rPr>
        <w:t>concurrente  con</w:t>
      </w:r>
      <w:r w:rsidRPr="711FC840" w:rsidR="00A0463C">
        <w:rPr>
          <w:rFonts w:ascii="Arial" w:hAnsi="Arial" w:cs="Arial"/>
          <w:i w:val="1"/>
          <w:iCs w:val="1"/>
        </w:rPr>
        <w:t xml:space="preserve">  </w:t>
      </w:r>
      <w:r w:rsidRPr="711FC840" w:rsidR="00A0463C">
        <w:rPr>
          <w:rFonts w:ascii="Arial" w:hAnsi="Arial" w:cs="Arial"/>
          <w:i w:val="1"/>
          <w:iCs w:val="1"/>
        </w:rPr>
        <w:t>la  conducta</w:t>
      </w:r>
      <w:r w:rsidRPr="711FC840" w:rsidR="00A0463C">
        <w:rPr>
          <w:rFonts w:ascii="Arial" w:hAnsi="Arial" w:cs="Arial"/>
          <w:i w:val="1"/>
          <w:iCs w:val="1"/>
        </w:rPr>
        <w:t xml:space="preserve">  </w:t>
      </w:r>
      <w:r w:rsidRPr="711FC840" w:rsidR="00A0463C">
        <w:rPr>
          <w:rFonts w:ascii="Arial" w:hAnsi="Arial" w:cs="Arial"/>
          <w:i w:val="1"/>
          <w:iCs w:val="1"/>
        </w:rPr>
        <w:t>del  agente</w:t>
      </w:r>
      <w:r w:rsidRPr="711FC840" w:rsidR="00A0463C">
        <w:rPr>
          <w:rFonts w:ascii="Arial" w:hAnsi="Arial" w:cs="Arial"/>
          <w:i w:val="1"/>
          <w:iCs w:val="1"/>
        </w:rPr>
        <w:t xml:space="preserve"> —</w:t>
      </w:r>
      <w:r w:rsidRPr="711FC840" w:rsidR="00A0463C">
        <w:rPr>
          <w:rFonts w:ascii="Arial" w:hAnsi="Arial" w:cs="Arial"/>
          <w:i w:val="1"/>
          <w:iCs w:val="1"/>
        </w:rPr>
        <w:t>concausalidad</w:t>
      </w:r>
      <w:r w:rsidRPr="711FC840" w:rsidR="00A0463C">
        <w:rPr>
          <w:rFonts w:ascii="Arial" w:hAnsi="Arial" w:cs="Arial"/>
          <w:i w:val="1"/>
          <w:iCs w:val="1"/>
        </w:rPr>
        <w:t>—)</w:t>
      </w:r>
      <w:r w:rsidRPr="711FC840" w:rsidR="00533872">
        <w:rPr>
          <w:rFonts w:ascii="Arial" w:hAnsi="Arial" w:cs="Arial"/>
          <w:i w:val="1"/>
          <w:iCs w:val="1"/>
        </w:rPr>
        <w:t xml:space="preserve"> (…)”.</w:t>
      </w:r>
      <w:commentRangeEnd w:id="5"/>
      <w:r>
        <w:rPr>
          <w:rStyle w:val="CommentReference"/>
        </w:rPr>
        <w:commentReference w:id="5"/>
      </w:r>
      <w:commentRangeEnd w:id="6"/>
      <w:r>
        <w:rPr>
          <w:rStyle w:val="CommentReference"/>
        </w:rPr>
        <w:commentReference w:id="6"/>
      </w:r>
    </w:p>
    <w:p w:rsidR="009C25AE" w:rsidP="004B2076" w:rsidRDefault="009C25AE" w14:paraId="0AAB2D77" w14:textId="77777777">
      <w:pPr>
        <w:spacing w:line="360" w:lineRule="auto"/>
        <w:ind w:left="2137"/>
        <w:jc w:val="both"/>
        <w:rPr>
          <w:rFonts w:ascii="Arial" w:hAnsi="Arial" w:cs="Arial"/>
        </w:rPr>
      </w:pPr>
    </w:p>
    <w:p w:rsidRPr="005E02D9" w:rsidR="005E02D9" w:rsidP="711FC840" w:rsidRDefault="005E02D9" w14:paraId="2E02D8D3" w14:textId="15E9123E">
      <w:pPr>
        <w:numPr>
          <w:ilvl w:val="0"/>
          <w:numId w:val="2"/>
        </w:numPr>
        <w:spacing w:line="360" w:lineRule="auto"/>
        <w:ind w:left="2137"/>
        <w:jc w:val="both"/>
        <w:rPr>
          <w:rFonts w:ascii="Arial" w:hAnsi="Arial" w:cs="Arial"/>
        </w:rPr>
      </w:pPr>
      <w:r w:rsidRPr="711FC840" w:rsidR="00AF42CE">
        <w:rPr>
          <w:rFonts w:ascii="Arial" w:hAnsi="Arial" w:cs="Arial"/>
        </w:rPr>
        <w:t xml:space="preserve">El hecho de la </w:t>
      </w:r>
      <w:r w:rsidRPr="711FC840" w:rsidR="007629AB">
        <w:rPr>
          <w:rFonts w:ascii="Arial" w:hAnsi="Arial" w:cs="Arial"/>
        </w:rPr>
        <w:t>víctima</w:t>
      </w:r>
      <w:r w:rsidRPr="711FC840" w:rsidR="00AF42CE">
        <w:rPr>
          <w:rFonts w:ascii="Arial" w:hAnsi="Arial" w:cs="Arial"/>
        </w:rPr>
        <w:t xml:space="preserve"> no debe ser imputable al demandado</w:t>
      </w:r>
    </w:p>
    <w:p w:rsidRPr="00D67BFF" w:rsidR="00AB338F" w:rsidP="007629AB" w:rsidRDefault="00AB338F" w14:paraId="010A626A" w14:textId="13C1F392">
      <w:pPr>
        <w:spacing w:line="360" w:lineRule="auto"/>
        <w:ind w:left="1777"/>
        <w:jc w:val="both"/>
        <w:rPr>
          <w:rFonts w:ascii="Arial" w:hAnsi="Arial" w:cs="Arial"/>
        </w:rPr>
      </w:pPr>
      <w:r w:rsidRPr="00AB338F">
        <w:rPr>
          <w:rFonts w:ascii="Arial" w:hAnsi="Arial" w:cs="Arial"/>
        </w:rPr>
        <w:t xml:space="preserve">Ambos extremos se encuentran plenamente configurados en autos, toda vez que la conducta de la víctima consistió en circular a una velocidad excesiva e imprudente, y dicha circunstancia no resulta —bajo ningún aspecto— imputable al demandado ni a mi mandante. En </w:t>
      </w:r>
      <w:r w:rsidRPr="00AB338F">
        <w:rPr>
          <w:rFonts w:ascii="Arial" w:hAnsi="Arial" w:cs="Arial"/>
        </w:rPr>
        <w:t>consecuencia, el obrar desaprensivo de la actora constituye una causa ajena que interrumpe el nexo causal, desplazando el factor de atribución y liberando de responsabilidad tanto al asegurado como a esta parte</w:t>
      </w:r>
      <w:r>
        <w:rPr>
          <w:rFonts w:ascii="Arial" w:hAnsi="Arial" w:cs="Arial"/>
        </w:rPr>
        <w:t>.</w:t>
      </w:r>
    </w:p>
    <w:p w:rsidR="00E00A7A" w:rsidP="004B2076" w:rsidRDefault="007D054D" w14:paraId="6FA18FC0" w14:textId="7AB49E7B">
      <w:pPr>
        <w:spacing w:line="360" w:lineRule="auto"/>
        <w:ind w:left="1777"/>
        <w:jc w:val="both"/>
        <w:rPr>
          <w:rFonts w:ascii="Arial" w:hAnsi="Arial" w:cs="Arial"/>
        </w:rPr>
      </w:pPr>
      <w:r>
        <w:rPr>
          <w:rFonts w:ascii="Arial" w:hAnsi="Arial" w:cs="Arial"/>
        </w:rPr>
        <w:t xml:space="preserve">En </w:t>
      </w:r>
      <w:r w:rsidR="004F4707">
        <w:rPr>
          <w:rFonts w:ascii="Arial" w:hAnsi="Arial" w:cs="Arial"/>
        </w:rPr>
        <w:t>conclusión,</w:t>
      </w:r>
      <w:r>
        <w:rPr>
          <w:rFonts w:ascii="Arial" w:hAnsi="Arial" w:cs="Arial"/>
        </w:rPr>
        <w:t xml:space="preserve"> sobre este punto, l</w:t>
      </w:r>
      <w:r w:rsidRPr="007D054D">
        <w:rPr>
          <w:rFonts w:ascii="Arial" w:hAnsi="Arial" w:cs="Arial"/>
        </w:rPr>
        <w:t>a conducta de la Sra. Gastón, al circular a una velocidad excesiva e imprudente, constituye la causa ajena que interrumpe el nexo de causalidad.</w:t>
      </w:r>
      <w:r w:rsidRPr="00922345" w:rsidR="00922345">
        <w:t xml:space="preserve"> </w:t>
      </w:r>
      <w:r w:rsidR="00922345">
        <w:rPr>
          <w:rFonts w:ascii="Arial" w:hAnsi="Arial" w:cs="Arial"/>
        </w:rPr>
        <w:t>S</w:t>
      </w:r>
      <w:r w:rsidRPr="00922345" w:rsidR="00922345">
        <w:rPr>
          <w:rFonts w:ascii="Arial" w:hAnsi="Arial" w:cs="Arial"/>
        </w:rPr>
        <w:t>u actuar desaprensivo desplaza el factor de atribución, liberando de responsabilidad a</w:t>
      </w:r>
      <w:r w:rsidR="00922345">
        <w:rPr>
          <w:rFonts w:ascii="Arial" w:hAnsi="Arial" w:cs="Arial"/>
        </w:rPr>
        <w:t xml:space="preserve"> la demandada y a mi mandante.</w:t>
      </w:r>
    </w:p>
    <w:p w:rsidRPr="0045539F" w:rsidR="0045539F" w:rsidP="004B2076" w:rsidRDefault="0045539F" w14:paraId="1EAFC623" w14:textId="77777777">
      <w:pPr>
        <w:spacing w:line="360" w:lineRule="auto"/>
        <w:ind w:left="1777"/>
        <w:jc w:val="both"/>
        <w:rPr>
          <w:rFonts w:ascii="Arial" w:hAnsi="Arial" w:cs="Arial"/>
        </w:rPr>
      </w:pPr>
    </w:p>
    <w:p w:rsidRPr="0045539F" w:rsidR="00387F8E" w:rsidP="009413AD" w:rsidRDefault="000862C4" w14:paraId="0A18B160" w14:textId="23938B8A">
      <w:pPr>
        <w:numPr>
          <w:ilvl w:val="0"/>
          <w:numId w:val="3"/>
        </w:numPr>
        <w:spacing w:line="360" w:lineRule="auto"/>
        <w:ind w:left="1777"/>
        <w:jc w:val="both"/>
        <w:rPr>
          <w:rFonts w:ascii="Arial" w:hAnsi="Arial" w:cs="Arial"/>
          <w:u w:val="single"/>
        </w:rPr>
      </w:pPr>
      <w:r w:rsidRPr="0045539F">
        <w:rPr>
          <w:rFonts w:ascii="Arial" w:hAnsi="Arial" w:cs="Arial"/>
          <w:u w:val="single"/>
        </w:rPr>
        <w:t>Inexistencia de factor de atribución subjetivo</w:t>
      </w:r>
    </w:p>
    <w:p w:rsidR="004F4707" w:rsidP="004B2076" w:rsidRDefault="004F4707" w14:paraId="3AFB2157" w14:textId="77777777">
      <w:pPr>
        <w:spacing w:line="360" w:lineRule="auto"/>
        <w:ind w:left="1777"/>
        <w:jc w:val="both"/>
        <w:rPr>
          <w:rFonts w:ascii="Arial" w:hAnsi="Arial" w:cs="Arial"/>
        </w:rPr>
      </w:pPr>
      <w:r>
        <w:rPr>
          <w:rFonts w:ascii="Arial" w:hAnsi="Arial" w:cs="Arial"/>
        </w:rPr>
        <w:t>N</w:t>
      </w:r>
      <w:r w:rsidRPr="004F4707">
        <w:rPr>
          <w:rFonts w:ascii="Arial" w:hAnsi="Arial" w:cs="Arial"/>
        </w:rPr>
        <w:t xml:space="preserve">o concurre en el presente caso un factor de atribución subjetivo que permita responsabilizar </w:t>
      </w:r>
      <w:r>
        <w:rPr>
          <w:rFonts w:ascii="Arial" w:hAnsi="Arial" w:cs="Arial"/>
        </w:rPr>
        <w:t>al</w:t>
      </w:r>
      <w:r w:rsidRPr="004F4707">
        <w:rPr>
          <w:rFonts w:ascii="Arial" w:hAnsi="Arial" w:cs="Arial"/>
        </w:rPr>
        <w:t xml:space="preserve"> Sr. Sergio Stivala, toda vez que su conducta fue plenamente diligente y ajustada a las normas de tránsito. Al aproximarse a la encrucijada en "T" formada por la Av. Mitre y la Av. Las Heras, el demandado frenó su marcha para verificar el paso de otros vehículos, descartando cualquier tipo de negligencia o imprudencia en su accionar. </w:t>
      </w:r>
    </w:p>
    <w:p w:rsidR="004F4707" w:rsidP="004B2076" w:rsidRDefault="004F4707" w14:paraId="3910ED2F" w14:textId="4F3ACD1D">
      <w:pPr>
        <w:spacing w:line="360" w:lineRule="auto"/>
        <w:ind w:left="1777"/>
        <w:jc w:val="both"/>
        <w:rPr>
          <w:rFonts w:ascii="Arial" w:hAnsi="Arial" w:cs="Arial"/>
        </w:rPr>
      </w:pPr>
      <w:r w:rsidRPr="004F4707">
        <w:rPr>
          <w:rFonts w:ascii="Arial" w:hAnsi="Arial" w:cs="Arial"/>
        </w:rPr>
        <w:t>Fue en ese instante de detención precautoria cuando visualizó a la actora circulando a una "alta velocidad", lo que tornó el evento en un hecho inevitable para quien, como mi mandante, mantenía el pleno dominio de su unidad. Por lo tanto, al no existir culpa ni temeridad por parte del asegurado, la responsabilidad pretendida carece de sustento subjetivo, debiendo desplazarse el análisis hacia la exclusiva culpa de la víctima conforme al Art. 1729 del CCCN</w:t>
      </w:r>
      <w:r>
        <w:rPr>
          <w:rFonts w:ascii="Arial" w:hAnsi="Arial" w:cs="Arial"/>
        </w:rPr>
        <w:t>.</w:t>
      </w:r>
    </w:p>
    <w:p w:rsidR="00F34E75" w:rsidP="004B2076" w:rsidRDefault="00F34E75" w14:paraId="747332D6" w14:textId="77777777">
      <w:pPr>
        <w:spacing w:line="360" w:lineRule="auto"/>
        <w:ind w:left="708" w:firstLine="709"/>
        <w:jc w:val="both"/>
        <w:rPr>
          <w:rFonts w:ascii="Arial" w:hAnsi="Arial" w:cs="Arial"/>
        </w:rPr>
      </w:pPr>
    </w:p>
    <w:p w:rsidR="007629AB" w:rsidP="007629AB" w:rsidRDefault="00D74117" w14:paraId="43009E8F" w14:textId="10822AA3">
      <w:pPr>
        <w:spacing w:line="360" w:lineRule="auto"/>
        <w:ind w:left="708" w:firstLine="709"/>
        <w:jc w:val="both"/>
        <w:rPr>
          <w:rFonts w:ascii="Arial" w:hAnsi="Arial" w:cs="Arial"/>
        </w:rPr>
      </w:pPr>
      <w:r w:rsidRPr="00D74117">
        <w:rPr>
          <w:rFonts w:ascii="Arial" w:hAnsi="Arial" w:cs="Arial"/>
        </w:rPr>
        <w:t>Es fundamental destacar que, conforme surge de la propia denuncia del asegurado y de lo reconocido tácitamente por la actora al no haber intervención policial, no se registraron lesionados en el evento, limitándose el reclamo exclusivamente a daños materiales.</w:t>
      </w:r>
    </w:p>
    <w:p w:rsidRPr="00D74117" w:rsidR="007629AB" w:rsidP="007629AB" w:rsidRDefault="007629AB" w14:paraId="0CE1AE1C" w14:textId="77777777">
      <w:pPr>
        <w:spacing w:line="360" w:lineRule="auto"/>
        <w:ind w:left="708" w:firstLine="709"/>
        <w:jc w:val="both"/>
        <w:rPr>
          <w:rFonts w:ascii="Arial" w:hAnsi="Arial" w:cs="Arial"/>
        </w:rPr>
      </w:pPr>
    </w:p>
    <w:p w:rsidRPr="007C220E" w:rsidR="00971E95" w:rsidP="004B2076" w:rsidRDefault="00971E95" w14:paraId="10961818" w14:textId="1F612B39">
      <w:pPr>
        <w:spacing w:line="360" w:lineRule="auto"/>
        <w:ind w:left="708" w:firstLine="709"/>
        <w:jc w:val="both"/>
        <w:rPr>
          <w:rFonts w:ascii="Arial" w:hAnsi="Arial" w:cs="Arial"/>
          <w:b/>
          <w:bCs/>
        </w:rPr>
      </w:pPr>
      <w:r w:rsidRPr="007C220E">
        <w:rPr>
          <w:rFonts w:ascii="Arial" w:hAnsi="Arial" w:cs="Arial"/>
          <w:b/>
          <w:bCs/>
        </w:rPr>
        <w:t>VII.- DERECHO</w:t>
      </w:r>
    </w:p>
    <w:p w:rsidR="00971E95" w:rsidP="004B2076" w:rsidRDefault="00971E95" w14:paraId="6927041E" w14:textId="77777777">
      <w:pPr>
        <w:spacing w:line="360" w:lineRule="auto"/>
        <w:ind w:left="708" w:firstLine="709"/>
        <w:jc w:val="both"/>
        <w:rPr>
          <w:rFonts w:ascii="Arial" w:hAnsi="Arial" w:cs="Arial"/>
        </w:rPr>
      </w:pPr>
      <w:r w:rsidRPr="004E067F">
        <w:rPr>
          <w:rFonts w:ascii="Arial" w:hAnsi="Arial" w:cs="Arial"/>
        </w:rPr>
        <w:t>Fundo el derecho de mi parte en los términos de los arts. 730, 1719, 1722, 1729, 1757, 1758 y disposiciones concordantes del Código Civil y Comercial de la Nación (ley 26.994), como así las leyes 17.418 y 23.928.</w:t>
      </w:r>
    </w:p>
    <w:p w:rsidR="004E067F" w:rsidP="004B2076" w:rsidRDefault="004E067F" w14:paraId="4E927393" w14:textId="77777777">
      <w:pPr>
        <w:spacing w:line="360" w:lineRule="auto"/>
        <w:ind w:left="708" w:firstLine="709"/>
        <w:jc w:val="both"/>
        <w:rPr>
          <w:rFonts w:ascii="Arial" w:hAnsi="Arial" w:cs="Arial"/>
        </w:rPr>
      </w:pPr>
    </w:p>
    <w:p w:rsidRPr="009466F1" w:rsidR="00EA00A2" w:rsidP="004B2076" w:rsidRDefault="00EA00A2" w14:paraId="1667C129" w14:textId="5ED1584B">
      <w:pPr>
        <w:spacing w:line="360" w:lineRule="auto"/>
        <w:ind w:left="708" w:firstLine="709"/>
        <w:jc w:val="both"/>
        <w:rPr>
          <w:rFonts w:ascii="Arial" w:hAnsi="Arial" w:cs="Arial"/>
          <w:b/>
          <w:bCs/>
        </w:rPr>
      </w:pPr>
      <w:r w:rsidRPr="009466F1">
        <w:rPr>
          <w:rFonts w:ascii="Arial" w:hAnsi="Arial" w:cs="Arial"/>
          <w:b/>
          <w:bCs/>
        </w:rPr>
        <w:t>VIII. CONSTITUCIONALIDAD DEL ART 730 DEL CCyCN</w:t>
      </w:r>
    </w:p>
    <w:p w:rsidR="00EA00A2" w:rsidP="004B2076" w:rsidRDefault="00EA00A2" w14:paraId="71B2E252" w14:textId="279430C5">
      <w:pPr>
        <w:spacing w:line="360" w:lineRule="auto"/>
        <w:ind w:left="708" w:firstLine="709"/>
        <w:jc w:val="both"/>
        <w:rPr>
          <w:rFonts w:ascii="Arial" w:hAnsi="Arial" w:cs="Arial"/>
        </w:rPr>
      </w:pPr>
      <w:r w:rsidRPr="00EA00A2">
        <w:rPr>
          <w:rFonts w:ascii="Arial" w:hAnsi="Arial" w:cs="Arial"/>
        </w:rPr>
        <w:t>La actora plantea la inconstitucionalidad del Art. 730 del CCyC (límite de costas al 25%). Esta representación rechaza dicho planteo, sosteniendo que la norma busca evitar que las regulaciones de honorarios absorban la mayor parte de la indemnización, protegiendo tanto el derecho de propiedad de la aseguradora como el principio de reparación del damnificado. La validez constitucional de este límite ha sido ratificada por la Corte Suprema de Justicia de la Nación en autos "Villalba" y "Mamaní", por lo que debe aplicarse plenamente en el presente proceso.</w:t>
      </w:r>
    </w:p>
    <w:p w:rsidR="004F4707" w:rsidP="004B2076" w:rsidRDefault="004F4707" w14:paraId="0EDA3898" w14:textId="77777777">
      <w:pPr>
        <w:spacing w:line="360" w:lineRule="auto"/>
        <w:ind w:left="708" w:firstLine="709"/>
        <w:jc w:val="both"/>
        <w:rPr>
          <w:rFonts w:ascii="Arial" w:hAnsi="Arial" w:cs="Arial"/>
        </w:rPr>
      </w:pPr>
    </w:p>
    <w:p w:rsidRPr="007C220E" w:rsidR="00971E95" w:rsidP="004B2076" w:rsidRDefault="009466F1" w14:paraId="18D5E3F8" w14:textId="443F01DB">
      <w:pPr>
        <w:spacing w:line="360" w:lineRule="auto"/>
        <w:ind w:left="708" w:firstLine="709"/>
        <w:jc w:val="both"/>
        <w:rPr>
          <w:rFonts w:ascii="Arial" w:hAnsi="Arial" w:cs="Arial"/>
          <w:b/>
          <w:bCs/>
        </w:rPr>
      </w:pPr>
      <w:r>
        <w:rPr>
          <w:rFonts w:ascii="Arial" w:hAnsi="Arial" w:cs="Arial"/>
          <w:b/>
          <w:bCs/>
        </w:rPr>
        <w:t>IX</w:t>
      </w:r>
      <w:r w:rsidRPr="007C220E" w:rsidR="00971E95">
        <w:rPr>
          <w:rFonts w:ascii="Arial" w:hAnsi="Arial" w:cs="Arial"/>
          <w:b/>
          <w:bCs/>
        </w:rPr>
        <w:t>.- IMPUGNA RECLAMO PATRIMONIAL.</w:t>
      </w:r>
    </w:p>
    <w:p w:rsidRPr="009466F1" w:rsidR="009466F1" w:rsidP="009413AD" w:rsidRDefault="009466F1" w14:paraId="424DC969" w14:textId="4780648D">
      <w:pPr>
        <w:numPr>
          <w:ilvl w:val="0"/>
          <w:numId w:val="1"/>
        </w:numPr>
        <w:spacing w:line="360" w:lineRule="auto"/>
        <w:ind w:left="1777"/>
        <w:jc w:val="both"/>
        <w:rPr>
          <w:rFonts w:ascii="Arial" w:hAnsi="Arial" w:cs="Arial"/>
          <w:b/>
          <w:bCs/>
        </w:rPr>
      </w:pPr>
      <w:r>
        <w:rPr>
          <w:rFonts w:ascii="Arial" w:hAnsi="Arial" w:cs="Arial"/>
          <w:b/>
          <w:bCs/>
        </w:rPr>
        <w:t>DAÑOS MATERIALES</w:t>
      </w:r>
      <w:r w:rsidRPr="009466F1">
        <w:rPr>
          <w:rFonts w:ascii="Arial" w:hAnsi="Arial" w:cs="Arial"/>
          <w:b/>
          <w:bCs/>
        </w:rPr>
        <w:t>:</w:t>
      </w:r>
    </w:p>
    <w:p w:rsidRPr="007C220E" w:rsidR="00971E95" w:rsidP="004B2076" w:rsidRDefault="00971E95" w14:paraId="6097583D" w14:textId="0F0B5F25">
      <w:pPr>
        <w:spacing w:line="360" w:lineRule="auto"/>
        <w:ind w:left="708" w:firstLine="709"/>
        <w:jc w:val="both"/>
        <w:rPr>
          <w:rFonts w:ascii="Arial" w:hAnsi="Arial" w:cs="Arial"/>
        </w:rPr>
      </w:pPr>
      <w:r w:rsidRPr="007C220E">
        <w:rPr>
          <w:rFonts w:ascii="Arial" w:hAnsi="Arial" w:cs="Arial"/>
        </w:rPr>
        <w:t xml:space="preserve">Negada la responsabilidad en el evento, paso a contestar el reclamo patrimonial que se articula, el que desde ya se considera a todas luces excesivo, infundado e irrazonable. </w:t>
      </w:r>
    </w:p>
    <w:p w:rsidR="00481B7B" w:rsidP="00B87A1E" w:rsidRDefault="00971E95" w14:paraId="1F77107D" w14:textId="77777777">
      <w:pPr>
        <w:spacing w:line="360" w:lineRule="auto"/>
        <w:ind w:left="708" w:firstLine="709"/>
        <w:jc w:val="both"/>
        <w:rPr>
          <w:rFonts w:ascii="Arial" w:hAnsi="Arial" w:cs="Arial"/>
        </w:rPr>
      </w:pPr>
      <w:r w:rsidRPr="007C220E">
        <w:rPr>
          <w:rFonts w:ascii="Arial" w:hAnsi="Arial" w:cs="Arial"/>
        </w:rPr>
        <w:t xml:space="preserve">En lo atinente a este punto, esta parte considera necesario realizar algunas consideraciones al respecto. </w:t>
      </w:r>
    </w:p>
    <w:p w:rsidRPr="009466F1" w:rsidR="009466F1" w:rsidP="00B87A1E" w:rsidRDefault="009466F1" w14:paraId="1EEA1A9C" w14:textId="75E64F24">
      <w:pPr>
        <w:spacing w:line="360" w:lineRule="auto"/>
        <w:ind w:left="708" w:firstLine="709"/>
        <w:jc w:val="both"/>
        <w:rPr>
          <w:rFonts w:ascii="Arial" w:hAnsi="Arial" w:cs="Arial"/>
        </w:rPr>
      </w:pPr>
      <w:r w:rsidRPr="009466F1">
        <w:rPr>
          <w:rFonts w:ascii="Arial" w:hAnsi="Arial" w:cs="Arial"/>
        </w:rPr>
        <w:t>La actora pretende el resarcimiento de este rubro basándose exclusivamente en un presupuesto del "Taller Avenida Chapa y Pintura Lucanto SA". Esta parte impugna dicho presupuesto por ser una declaración unilateral que no constituye prueba fehaciente del daño real, resultando a todas luces inflado y alejado de los valores de plaza para un rodado de las características del Renault Sandero.</w:t>
      </w:r>
    </w:p>
    <w:p w:rsidRPr="009466F1" w:rsidR="009466F1" w:rsidP="004B2076" w:rsidRDefault="009466F1" w14:paraId="160B9E47" w14:textId="77777777">
      <w:pPr>
        <w:spacing w:line="360" w:lineRule="auto"/>
        <w:ind w:left="708" w:firstLine="709"/>
        <w:jc w:val="both"/>
        <w:rPr>
          <w:rFonts w:ascii="Arial" w:hAnsi="Arial" w:cs="Arial"/>
        </w:rPr>
      </w:pPr>
      <w:r w:rsidRPr="009466F1">
        <w:rPr>
          <w:rFonts w:ascii="Arial" w:hAnsi="Arial" w:cs="Arial"/>
        </w:rPr>
        <w:t>El daño debe ser cierto y actual, y su cuantía debe ser acreditada por quien lo reclama (Art. 1744 CCyC); la mera presentación de un presupuesto no suple la carga de probar la magnitud del perjuicio.</w:t>
      </w:r>
    </w:p>
    <w:p w:rsidR="009466F1" w:rsidP="004B2076" w:rsidRDefault="009466F1" w14:paraId="00C5028B" w14:textId="77777777">
      <w:pPr>
        <w:spacing w:line="360" w:lineRule="auto"/>
        <w:ind w:left="708" w:firstLine="709"/>
        <w:jc w:val="both"/>
        <w:rPr>
          <w:rFonts w:ascii="Arial" w:hAnsi="Arial" w:cs="Arial"/>
        </w:rPr>
      </w:pPr>
      <w:r w:rsidRPr="009466F1">
        <w:rPr>
          <w:rFonts w:ascii="Arial" w:hAnsi="Arial" w:cs="Arial"/>
        </w:rPr>
        <w:t>Niego que la accionante tenga derecho a percibir la suma de $7.640.000 en concepto de daños materiales.</w:t>
      </w:r>
    </w:p>
    <w:p w:rsidRPr="007C220E" w:rsidR="00971E95" w:rsidP="004B2076" w:rsidRDefault="00971E95" w14:paraId="589EF262" w14:textId="274B7267">
      <w:pPr>
        <w:spacing w:line="360" w:lineRule="auto"/>
        <w:ind w:left="708" w:firstLine="709"/>
        <w:jc w:val="both"/>
        <w:rPr>
          <w:rFonts w:ascii="Arial" w:hAnsi="Arial" w:cs="Arial"/>
          <w:b/>
          <w:bCs/>
        </w:rPr>
      </w:pPr>
      <w:r w:rsidRPr="007C220E">
        <w:rPr>
          <w:rFonts w:ascii="Arial" w:hAnsi="Arial" w:cs="Arial"/>
          <w:b/>
          <w:bCs/>
        </w:rPr>
        <w:t xml:space="preserve">2. </w:t>
      </w:r>
      <w:r w:rsidR="009466F1">
        <w:rPr>
          <w:rFonts w:ascii="Arial" w:hAnsi="Arial" w:cs="Arial"/>
          <w:b/>
          <w:bCs/>
        </w:rPr>
        <w:t>PRIVACIÓN DE USO</w:t>
      </w:r>
      <w:r w:rsidRPr="007C220E">
        <w:rPr>
          <w:rFonts w:ascii="Arial" w:hAnsi="Arial" w:cs="Arial"/>
          <w:b/>
          <w:bCs/>
        </w:rPr>
        <w:t>:</w:t>
      </w:r>
    </w:p>
    <w:p w:rsidRPr="009466F1" w:rsidR="009466F1" w:rsidP="004B2076" w:rsidRDefault="009466F1" w14:paraId="18510DD6" w14:textId="77777777">
      <w:pPr>
        <w:spacing w:line="360" w:lineRule="auto"/>
        <w:ind w:left="708" w:firstLine="709"/>
        <w:jc w:val="both"/>
        <w:rPr>
          <w:rFonts w:ascii="Arial" w:hAnsi="Arial" w:cs="Arial"/>
        </w:rPr>
      </w:pPr>
      <w:r w:rsidRPr="009466F1">
        <w:rPr>
          <w:rFonts w:ascii="Arial" w:hAnsi="Arial" w:cs="Arial"/>
        </w:rPr>
        <w:t>La actora reclama esta suma alegando que el vehículo debe permanecer 20 días en reparación. Esta parte rechaza el rubro por considerarlo una mera conjetura sin respaldo probatorio. No se ha acompañado constancia de alquiler de vehículo sustituto ni se ha acreditado que la falta del rodado haya generado un perjuicio económico concreto.</w:t>
      </w:r>
    </w:p>
    <w:p w:rsidR="009466F1" w:rsidP="004B2076" w:rsidRDefault="009466F1" w14:paraId="788C8A81" w14:textId="77777777">
      <w:pPr>
        <w:spacing w:line="360" w:lineRule="auto"/>
        <w:ind w:left="708" w:firstLine="709"/>
        <w:jc w:val="both"/>
        <w:rPr>
          <w:rFonts w:ascii="Arial" w:hAnsi="Arial" w:cs="Arial"/>
        </w:rPr>
      </w:pPr>
      <w:r w:rsidRPr="009466F1">
        <w:rPr>
          <w:rFonts w:ascii="Arial" w:hAnsi="Arial" w:cs="Arial"/>
        </w:rPr>
        <w:t>Como sostiene Matilde Zavala de González, la privación de uso no es un daño in re ipsa (que surge del hecho mismo), sino que requiere la acreditación de la imposibilidad de utilización y la necesidad de uso del bien.</w:t>
      </w:r>
    </w:p>
    <w:p w:rsidRPr="00A704FD" w:rsidR="00A704FD" w:rsidP="00FE588C" w:rsidRDefault="00A704FD" w14:paraId="2F6403BC" w14:textId="3E9686B2">
      <w:pPr>
        <w:spacing w:line="360" w:lineRule="auto"/>
        <w:ind w:left="708" w:firstLine="709"/>
        <w:jc w:val="both"/>
        <w:rPr>
          <w:rFonts w:ascii="Arial" w:hAnsi="Arial" w:cs="Arial"/>
        </w:rPr>
      </w:pPr>
      <w:r w:rsidRPr="00A704FD">
        <w:rPr>
          <w:rFonts w:ascii="Arial" w:hAnsi="Arial" w:cs="Arial"/>
        </w:rPr>
        <w:t>Tal como surge del precedente invocado por la propia actora, la procedencia de la indemnización por privación de uso exige la acreditación fehaciente del perjuicio efectivamente sufrido. Ello, en tanto la indisponibilidad del vehículo no sólo puede generar gastos de movilidad alternativa, sino también ahorros correlativos —tales como combustible, estacionamiento, mantenimiento y otros costos asociados al uso habitual del rodado— que deben ser ponderados a fin de evitar una reparación injustificada.</w:t>
      </w:r>
    </w:p>
    <w:p w:rsidRPr="00A704FD" w:rsidR="00A704FD" w:rsidP="00A704FD" w:rsidRDefault="00A704FD" w14:paraId="594FB13D" w14:textId="53CF0FFC">
      <w:pPr>
        <w:spacing w:line="360" w:lineRule="auto"/>
        <w:ind w:left="708" w:firstLine="709"/>
        <w:jc w:val="both"/>
        <w:rPr>
          <w:rFonts w:ascii="Arial" w:hAnsi="Arial" w:cs="Arial"/>
        </w:rPr>
      </w:pPr>
      <w:r w:rsidRPr="00A704FD">
        <w:rPr>
          <w:rFonts w:ascii="Arial" w:hAnsi="Arial" w:cs="Arial"/>
        </w:rPr>
        <w:t>En el caso, la actora no ha ofrecido prueba idónea alguna que permita demostrar que los gastos en que habría incurrido como consecuencia de la supuesta privación de uso superen el ahorro derivado de la falta de utilización del vehículo, circunstancia que torna improcedente el rubro reclamado.</w:t>
      </w:r>
    </w:p>
    <w:p w:rsidR="002043D6" w:rsidP="00A704FD" w:rsidRDefault="00A704FD" w14:paraId="63DBE872" w14:textId="41853C0F">
      <w:pPr>
        <w:spacing w:line="360" w:lineRule="auto"/>
        <w:ind w:left="708" w:firstLine="709"/>
        <w:jc w:val="both"/>
        <w:rPr>
          <w:rFonts w:ascii="Arial" w:hAnsi="Arial" w:cs="Arial"/>
        </w:rPr>
      </w:pPr>
      <w:r w:rsidRPr="00A704FD">
        <w:rPr>
          <w:rFonts w:ascii="Arial" w:hAnsi="Arial" w:cs="Arial"/>
        </w:rPr>
        <w:t>En este sentido, la Sala A de la Cámara Nacional de Apelaciones en lo Comercial, en autos “Valenza, Fabio Gustavo c/ Provincia Seguros S.A. s/ ordinario”, sostuvo que:</w:t>
      </w:r>
      <w:r>
        <w:rPr>
          <w:rFonts w:ascii="Arial" w:hAnsi="Arial" w:cs="Arial"/>
        </w:rPr>
        <w:t xml:space="preserve"> </w:t>
      </w:r>
      <w:r w:rsidRPr="00A704FD">
        <w:rPr>
          <w:rFonts w:ascii="Arial" w:hAnsi="Arial" w:cs="Arial"/>
          <w:i/>
          <w:iCs/>
        </w:rPr>
        <w:t>“(…) Para que este rubro —privación del uso del automotor— prospere, es exigible que la interesada suministre prueba concreta de que los gastos y molestias ocasionados por la falta del vehículo superan o exceden el ahorro que produce dicha ausencia de uso, debiendo allegar al Tribunal los elementos de juicio necesarios a tal fin, a fin de evitar un enriquecimiento sin causa en perjuicio del deudor (…)”.</w:t>
      </w:r>
      <w:r>
        <w:rPr>
          <w:rFonts w:ascii="Arial" w:hAnsi="Arial" w:cs="Arial"/>
        </w:rPr>
        <w:t xml:space="preserve"> </w:t>
      </w:r>
      <w:r w:rsidR="009466F1">
        <w:rPr>
          <w:rFonts w:ascii="Arial" w:hAnsi="Arial" w:cs="Arial"/>
        </w:rPr>
        <w:t>Asimismo,</w:t>
      </w:r>
      <w:r w:rsidRPr="009466F1" w:rsidR="009466F1">
        <w:rPr>
          <w:rFonts w:ascii="Arial" w:hAnsi="Arial" w:cs="Arial"/>
        </w:rPr>
        <w:t xml:space="preserve"> </w:t>
      </w:r>
      <w:r w:rsidR="009466F1">
        <w:rPr>
          <w:rFonts w:ascii="Arial" w:hAnsi="Arial" w:cs="Arial"/>
        </w:rPr>
        <w:t>l</w:t>
      </w:r>
      <w:r w:rsidRPr="009466F1" w:rsidR="009466F1">
        <w:rPr>
          <w:rFonts w:ascii="Arial" w:hAnsi="Arial" w:cs="Arial"/>
        </w:rPr>
        <w:t>a póliza de mi mandante, en su cláusula CG-CO 8.1, establece expresamente que el asegurador no indemnizará los perjuicios por privación de uso, limitando la medida del seguro a los daños materiales directos.</w:t>
      </w:r>
    </w:p>
    <w:p w:rsidRPr="007C220E" w:rsidR="00971E95" w:rsidP="004B2076" w:rsidRDefault="009466F1" w14:paraId="38109C01" w14:textId="76CE4FE5">
      <w:pPr>
        <w:spacing w:line="360" w:lineRule="auto"/>
        <w:ind w:left="708" w:firstLine="709"/>
        <w:jc w:val="both"/>
        <w:rPr>
          <w:rFonts w:ascii="Arial" w:hAnsi="Arial" w:cs="Arial"/>
        </w:rPr>
      </w:pPr>
      <w:r w:rsidRPr="009466F1">
        <w:rPr>
          <w:rFonts w:ascii="Arial" w:hAnsi="Arial" w:cs="Arial"/>
        </w:rPr>
        <w:t>Niego que la accionante tenga derecho a percibir la suma de $500.000 en concepto de privación de uso.</w:t>
      </w:r>
    </w:p>
    <w:p w:rsidRPr="007C220E" w:rsidR="00971E95" w:rsidP="004B2076" w:rsidRDefault="00971E95" w14:paraId="703D98DE" w14:textId="241A29A9">
      <w:pPr>
        <w:spacing w:line="360" w:lineRule="auto"/>
        <w:ind w:left="708" w:firstLine="709"/>
        <w:jc w:val="both"/>
        <w:rPr>
          <w:rFonts w:ascii="Arial" w:hAnsi="Arial" w:cs="Arial"/>
          <w:b/>
          <w:bCs/>
        </w:rPr>
      </w:pPr>
      <w:r w:rsidRPr="007C220E">
        <w:rPr>
          <w:rFonts w:ascii="Arial" w:hAnsi="Arial" w:cs="Arial"/>
          <w:b/>
          <w:bCs/>
        </w:rPr>
        <w:t xml:space="preserve">3. </w:t>
      </w:r>
      <w:r w:rsidR="009466F1">
        <w:rPr>
          <w:rFonts w:ascii="Arial" w:hAnsi="Arial" w:cs="Arial"/>
          <w:b/>
          <w:bCs/>
        </w:rPr>
        <w:t>DESVALORIZACIÓN DEL RODADO</w:t>
      </w:r>
      <w:r w:rsidRPr="007C220E">
        <w:rPr>
          <w:rFonts w:ascii="Arial" w:hAnsi="Arial" w:cs="Arial"/>
          <w:b/>
          <w:bCs/>
        </w:rPr>
        <w:t>:</w:t>
      </w:r>
    </w:p>
    <w:p w:rsidRPr="009466F1" w:rsidR="009466F1" w:rsidP="004B2076" w:rsidRDefault="009466F1" w14:paraId="48C4E37D" w14:textId="77777777">
      <w:pPr>
        <w:spacing w:line="360" w:lineRule="auto"/>
        <w:ind w:left="708" w:firstLine="709"/>
        <w:jc w:val="both"/>
        <w:rPr>
          <w:rFonts w:ascii="Arial" w:hAnsi="Arial" w:cs="Arial"/>
        </w:rPr>
      </w:pPr>
      <w:r w:rsidRPr="009466F1">
        <w:rPr>
          <w:rFonts w:ascii="Arial" w:hAnsi="Arial" w:cs="Arial"/>
        </w:rPr>
        <w:t>Este reclamo se funda en una supuesta pérdida del valor venal en el mercado de reventa. Mi representada impugna la procedencia de este rubro dado que, conforme a la mecánica del siniestro descrita por la propia actora (impacto en lateral derecho), no se advierte que se hayan afectado partes estructurales o vitales del chasis que no puedan ser subsanadas con una reparación de chapa y pintura adecuada.</w:t>
      </w:r>
    </w:p>
    <w:p w:rsidRPr="009466F1" w:rsidR="009466F1" w:rsidP="004B2076" w:rsidRDefault="009466F1" w14:paraId="4458055B" w14:textId="3E621454">
      <w:pPr>
        <w:spacing w:line="360" w:lineRule="auto"/>
        <w:ind w:left="708" w:firstLine="709"/>
        <w:jc w:val="both"/>
        <w:rPr>
          <w:rFonts w:ascii="Arial" w:hAnsi="Arial" w:cs="Arial"/>
        </w:rPr>
      </w:pPr>
      <w:r w:rsidRPr="009466F1">
        <w:rPr>
          <w:rFonts w:ascii="Arial" w:hAnsi="Arial" w:cs="Arial"/>
        </w:rPr>
        <w:t xml:space="preserve">La desvalorización solo es resarcible cuando, tras la reparación, persisten secuelas de importancia que afecten la simetría o el funcionamiento del vehículo, lo cual no ha </w:t>
      </w:r>
      <w:r w:rsidR="00D93778">
        <w:rPr>
          <w:rFonts w:ascii="Arial" w:hAnsi="Arial" w:cs="Arial"/>
        </w:rPr>
        <w:t>sucede</w:t>
      </w:r>
      <w:r w:rsidRPr="009466F1">
        <w:rPr>
          <w:rFonts w:ascii="Arial" w:hAnsi="Arial" w:cs="Arial"/>
        </w:rPr>
        <w:t xml:space="preserve"> en autos.</w:t>
      </w:r>
    </w:p>
    <w:p w:rsidR="00D9655D" w:rsidP="00870C1B" w:rsidRDefault="009722A5" w14:paraId="62BCE180" w14:textId="47C0FB64">
      <w:pPr>
        <w:spacing w:line="360" w:lineRule="auto"/>
        <w:ind w:left="708" w:firstLine="709"/>
        <w:jc w:val="both"/>
        <w:rPr>
          <w:rFonts w:ascii="Arial" w:hAnsi="Arial" w:cs="Arial"/>
        </w:rPr>
      </w:pPr>
      <w:r>
        <w:rPr>
          <w:rFonts w:ascii="Arial" w:hAnsi="Arial" w:cs="Arial"/>
        </w:rPr>
        <w:t xml:space="preserve">Tal como ha establecido la Sala </w:t>
      </w:r>
      <w:r w:rsidR="00664033">
        <w:rPr>
          <w:rFonts w:ascii="Arial" w:hAnsi="Arial" w:cs="Arial"/>
        </w:rPr>
        <w:t>G de la Cámara Civil en el fallo “</w:t>
      </w:r>
      <w:r w:rsidRPr="00870C1B" w:rsidR="00870C1B">
        <w:rPr>
          <w:rFonts w:ascii="Arial" w:hAnsi="Arial" w:cs="Arial"/>
        </w:rPr>
        <w:t>“M. S. P. Y OTRO C/ V. D. R. S.A D. T. C. E I. L Y OTRO S/</w:t>
      </w:r>
      <w:r w:rsidR="00870C1B">
        <w:rPr>
          <w:rFonts w:ascii="Arial" w:hAnsi="Arial" w:cs="Arial"/>
        </w:rPr>
        <w:t xml:space="preserve"> </w:t>
      </w:r>
      <w:r w:rsidRPr="00870C1B" w:rsidR="00870C1B">
        <w:rPr>
          <w:rFonts w:ascii="Arial" w:hAnsi="Arial" w:cs="Arial"/>
        </w:rPr>
        <w:t>DAÑOS Y PERJUICIOS”</w:t>
      </w:r>
      <w:r>
        <w:rPr>
          <w:rFonts w:ascii="Arial" w:hAnsi="Arial" w:cs="Arial"/>
        </w:rPr>
        <w:t xml:space="preserve">: </w:t>
      </w:r>
      <w:r w:rsidRPr="00BC7856" w:rsidR="00870C1B">
        <w:rPr>
          <w:rFonts w:ascii="Arial" w:hAnsi="Arial" w:cs="Arial"/>
          <w:i/>
          <w:iCs/>
        </w:rPr>
        <w:t>“</w:t>
      </w:r>
      <w:r w:rsidRPr="00BC7856">
        <w:rPr>
          <w:rFonts w:ascii="Arial" w:hAnsi="Arial" w:cs="Arial"/>
          <w:i/>
          <w:iCs/>
        </w:rPr>
        <w:t xml:space="preserve">Ha dicho en reiteradas oportunidades esta la sala </w:t>
      </w:r>
      <w:r w:rsidRPr="00BC7856" w:rsidR="00664033">
        <w:rPr>
          <w:rFonts w:ascii="Arial" w:hAnsi="Arial" w:cs="Arial"/>
          <w:i/>
          <w:iCs/>
        </w:rPr>
        <w:t>“</w:t>
      </w:r>
      <w:r w:rsidRPr="00BC7856">
        <w:rPr>
          <w:rFonts w:ascii="Arial" w:hAnsi="Arial" w:cs="Arial"/>
          <w:i/>
          <w:iCs/>
        </w:rPr>
        <w:t>en relación con la desvaloración del automóvil, que no pueden darse</w:t>
      </w:r>
      <w:r w:rsidRPr="00BC7856" w:rsidR="00664033">
        <w:rPr>
          <w:rFonts w:ascii="Arial" w:hAnsi="Arial" w:cs="Arial"/>
          <w:i/>
          <w:iCs/>
        </w:rPr>
        <w:t xml:space="preserve"> </w:t>
      </w:r>
      <w:r w:rsidRPr="00BC7856">
        <w:rPr>
          <w:rFonts w:ascii="Arial" w:hAnsi="Arial" w:cs="Arial"/>
          <w:i/>
          <w:iCs/>
        </w:rPr>
        <w:t>reglas generales con pretendida universalidad, pues tan inexacto es</w:t>
      </w:r>
      <w:r w:rsidRPr="00BC7856" w:rsidR="00664033">
        <w:rPr>
          <w:rFonts w:ascii="Arial" w:hAnsi="Arial" w:cs="Arial"/>
          <w:i/>
          <w:iCs/>
        </w:rPr>
        <w:t xml:space="preserve"> </w:t>
      </w:r>
      <w:r w:rsidRPr="00BC7856">
        <w:rPr>
          <w:rFonts w:ascii="Arial" w:hAnsi="Arial" w:cs="Arial"/>
          <w:i/>
          <w:iCs/>
        </w:rPr>
        <w:t>sostener que todo choque la produce, como -su opuesto- que sól</w:t>
      </w:r>
      <w:r w:rsidRPr="00BC7856" w:rsidR="00664033">
        <w:rPr>
          <w:rFonts w:ascii="Arial" w:hAnsi="Arial" w:cs="Arial"/>
          <w:i/>
          <w:iCs/>
        </w:rPr>
        <w:t xml:space="preserve">o </w:t>
      </w:r>
      <w:r w:rsidRPr="00BC7856">
        <w:rPr>
          <w:rFonts w:ascii="Arial" w:hAnsi="Arial" w:cs="Arial"/>
          <w:i/>
          <w:iCs/>
        </w:rPr>
        <w:t>concurre cuando se afectan partes estructurales; todo depende de las</w:t>
      </w:r>
      <w:r w:rsidRPr="00BC7856" w:rsidR="00664033">
        <w:rPr>
          <w:rFonts w:ascii="Arial" w:hAnsi="Arial" w:cs="Arial"/>
          <w:i/>
          <w:iCs/>
        </w:rPr>
        <w:t xml:space="preserve"> </w:t>
      </w:r>
      <w:r w:rsidRPr="00BC7856">
        <w:rPr>
          <w:rFonts w:ascii="Arial" w:hAnsi="Arial" w:cs="Arial"/>
          <w:i/>
          <w:iCs/>
        </w:rPr>
        <w:t>circunstancias variables en cada caso, antigüedad del automóvil,</w:t>
      </w:r>
      <w:r w:rsidRPr="00BC7856" w:rsidR="00664033">
        <w:rPr>
          <w:rFonts w:ascii="Arial" w:hAnsi="Arial" w:cs="Arial"/>
          <w:i/>
          <w:iCs/>
        </w:rPr>
        <w:t xml:space="preserve"> </w:t>
      </w:r>
      <w:r w:rsidRPr="00BC7856">
        <w:rPr>
          <w:rFonts w:ascii="Arial" w:hAnsi="Arial" w:cs="Arial"/>
          <w:i/>
          <w:iCs/>
        </w:rPr>
        <w:t>estado en que quedó al ser reparado, etc</w:t>
      </w:r>
      <w:r w:rsidRPr="00BC7856" w:rsidR="00BC7856">
        <w:rPr>
          <w:rFonts w:ascii="Arial" w:hAnsi="Arial" w:cs="Arial"/>
          <w:i/>
          <w:iCs/>
        </w:rPr>
        <w:t xml:space="preserve"> (…)”.</w:t>
      </w:r>
    </w:p>
    <w:p w:rsidR="009466F1" w:rsidP="004B2076" w:rsidRDefault="009466F1" w14:paraId="1F5988E0" w14:textId="3301AFAA">
      <w:pPr>
        <w:spacing w:line="360" w:lineRule="auto"/>
        <w:ind w:left="708" w:firstLine="709"/>
        <w:jc w:val="both"/>
        <w:rPr>
          <w:rFonts w:ascii="Arial" w:hAnsi="Arial" w:cs="Arial"/>
        </w:rPr>
      </w:pPr>
      <w:r w:rsidRPr="009466F1">
        <w:rPr>
          <w:rFonts w:ascii="Arial" w:hAnsi="Arial" w:cs="Arial"/>
        </w:rPr>
        <w:t>Niego que la accionante tenga derecho a percibir la suma de $2.000.000 en concepto de desvalorización del rodado.</w:t>
      </w:r>
    </w:p>
    <w:p w:rsidRPr="007C220E" w:rsidR="00971E95" w:rsidP="004B2076" w:rsidRDefault="00971E95" w14:paraId="59332348" w14:textId="0636DA3F">
      <w:pPr>
        <w:spacing w:line="360" w:lineRule="auto"/>
        <w:ind w:left="708" w:firstLine="709"/>
        <w:jc w:val="both"/>
        <w:rPr>
          <w:rFonts w:ascii="Arial" w:hAnsi="Arial" w:cs="Arial"/>
          <w:b/>
          <w:bCs/>
        </w:rPr>
      </w:pPr>
      <w:r w:rsidRPr="007C220E">
        <w:rPr>
          <w:rFonts w:ascii="Arial" w:hAnsi="Arial" w:cs="Arial"/>
          <w:b/>
          <w:bCs/>
        </w:rPr>
        <w:t xml:space="preserve">4. </w:t>
      </w:r>
      <w:r w:rsidR="009466F1">
        <w:rPr>
          <w:rFonts w:ascii="Arial" w:hAnsi="Arial" w:cs="Arial"/>
          <w:b/>
          <w:bCs/>
        </w:rPr>
        <w:t>RESERVA DE DAÑOS FUTUROS</w:t>
      </w:r>
      <w:r w:rsidRPr="007C220E">
        <w:rPr>
          <w:rFonts w:ascii="Arial" w:hAnsi="Arial" w:cs="Arial"/>
          <w:b/>
          <w:bCs/>
        </w:rPr>
        <w:t>:</w:t>
      </w:r>
    </w:p>
    <w:p w:rsidR="00984B60" w:rsidP="004B2076" w:rsidRDefault="009466F1" w14:paraId="6A9308B4" w14:textId="77777777">
      <w:pPr>
        <w:spacing w:line="360" w:lineRule="auto"/>
        <w:ind w:left="708" w:firstLine="709"/>
        <w:jc w:val="both"/>
        <w:rPr>
          <w:rFonts w:ascii="Arial" w:hAnsi="Arial" w:cs="Arial"/>
        </w:rPr>
      </w:pPr>
      <w:r w:rsidRPr="009466F1">
        <w:rPr>
          <w:rFonts w:ascii="Arial" w:hAnsi="Arial" w:cs="Arial"/>
        </w:rPr>
        <w:t xml:space="preserve">Se impugna la "Reserva de Daño Futuro" para gastos médicos y kinesiológicos formulada por la actora. </w:t>
      </w:r>
    </w:p>
    <w:p w:rsidRPr="009466F1" w:rsidR="009466F1" w:rsidP="004B2076" w:rsidRDefault="009466F1" w14:paraId="12D9C63C" w14:textId="6ADA45BC">
      <w:pPr>
        <w:spacing w:line="360" w:lineRule="auto"/>
        <w:ind w:left="708" w:firstLine="709"/>
        <w:jc w:val="both"/>
        <w:rPr>
          <w:rFonts w:ascii="Arial" w:hAnsi="Arial" w:cs="Arial"/>
        </w:rPr>
      </w:pPr>
      <w:r w:rsidRPr="009466F1">
        <w:rPr>
          <w:rFonts w:ascii="Arial" w:hAnsi="Arial" w:cs="Arial"/>
        </w:rPr>
        <w:t>Resulta jurídicamente inaceptable que la actora reconozca expresamente en el acápite VI de su demanda que "no hubo lesionados y por tal motivo no hubo intervención policial</w:t>
      </w:r>
      <w:r w:rsidR="0036546A">
        <w:rPr>
          <w:rFonts w:ascii="Arial" w:hAnsi="Arial" w:cs="Arial"/>
        </w:rPr>
        <w:t>”</w:t>
      </w:r>
      <w:r w:rsidRPr="009466F1">
        <w:rPr>
          <w:rFonts w:ascii="Arial" w:hAnsi="Arial" w:cs="Arial"/>
        </w:rPr>
        <w:t>, para luego pretender reservar el cobro de rubros derivados de lesiones inexistentes.</w:t>
      </w:r>
    </w:p>
    <w:p w:rsidRPr="009466F1" w:rsidR="009466F1" w:rsidP="004B2076" w:rsidRDefault="009466F1" w14:paraId="4796B6A6" w14:textId="77777777">
      <w:pPr>
        <w:spacing w:line="360" w:lineRule="auto"/>
        <w:ind w:left="708" w:firstLine="709"/>
        <w:jc w:val="both"/>
        <w:rPr>
          <w:rFonts w:ascii="Arial" w:hAnsi="Arial" w:cs="Arial"/>
        </w:rPr>
      </w:pPr>
      <w:r w:rsidRPr="009466F1">
        <w:rPr>
          <w:rFonts w:ascii="Arial" w:hAnsi="Arial" w:cs="Arial"/>
        </w:rPr>
        <w:t>Esta conducta vulnera la Doctrina de los Propios Actos, ya que nadie puede válidamente ir contra sus propias afirmaciones anteriores ("Venire contra factum proprium non valet"). Mi representada solicita que se tenga por inexistente cualquier daño a la integridad física conforme a la confesión de la propia actora.</w:t>
      </w:r>
    </w:p>
    <w:p w:rsidRPr="009466F1" w:rsidR="009466F1" w:rsidP="004B2076" w:rsidRDefault="009466F1" w14:paraId="7BE9E9C0" w14:textId="77777777">
      <w:pPr>
        <w:spacing w:line="360" w:lineRule="auto"/>
        <w:ind w:left="708" w:firstLine="709"/>
        <w:jc w:val="both"/>
        <w:rPr>
          <w:rFonts w:ascii="Arial" w:hAnsi="Arial" w:cs="Arial"/>
        </w:rPr>
      </w:pPr>
      <w:r w:rsidRPr="009466F1">
        <w:rPr>
          <w:rFonts w:ascii="Arial" w:hAnsi="Arial" w:cs="Arial"/>
        </w:rPr>
        <w:t xml:space="preserve">Sin perjuicio de la impugnación de los montos antes realizada, se recuerda que cualquier eventual condena deberá ajustarse al límite máximo de </w:t>
      </w:r>
      <w:r w:rsidRPr="009466F1">
        <w:rPr>
          <w:rFonts w:ascii="Arial" w:hAnsi="Arial" w:cs="Arial"/>
        </w:rPr>
        <w:t>Responsabilidad Civil de $160.000.000 pactado en las Condiciones Particulares de la póliza para el riesgo de daños a cosas.</w:t>
      </w:r>
    </w:p>
    <w:p w:rsidR="009466F1" w:rsidP="004B2076" w:rsidRDefault="009466F1" w14:paraId="5C2ADBD8" w14:textId="77777777">
      <w:pPr>
        <w:spacing w:line="360" w:lineRule="auto"/>
        <w:ind w:left="708" w:firstLine="709"/>
        <w:jc w:val="both"/>
        <w:rPr>
          <w:rFonts w:ascii="Arial" w:hAnsi="Arial" w:cs="Arial"/>
        </w:rPr>
      </w:pPr>
      <w:r w:rsidRPr="009466F1">
        <w:rPr>
          <w:rFonts w:ascii="Arial" w:hAnsi="Arial" w:cs="Arial"/>
        </w:rPr>
        <w:t>Por lo expuesto, solicito el rechazo de los montos liquidados por ser meras apreciaciones subjetivas de la actora sin respaldo en la realidad económica ni en el contrato de seguro que nos vincula.</w:t>
      </w:r>
    </w:p>
    <w:p w:rsidRPr="007C220E" w:rsidR="00971E95" w:rsidP="004B2076" w:rsidRDefault="00971E95" w14:paraId="4E44DF03" w14:textId="7C40C74D">
      <w:pPr>
        <w:spacing w:line="360" w:lineRule="auto"/>
        <w:ind w:left="708" w:firstLine="709"/>
        <w:jc w:val="both"/>
        <w:rPr>
          <w:rFonts w:ascii="Arial" w:hAnsi="Arial" w:cs="Arial"/>
          <w:b/>
          <w:bCs/>
        </w:rPr>
      </w:pPr>
      <w:r>
        <w:rPr>
          <w:rFonts w:ascii="Arial" w:hAnsi="Arial" w:cs="Arial"/>
          <w:b/>
          <w:bCs/>
        </w:rPr>
        <w:t>IX</w:t>
      </w:r>
      <w:r w:rsidRPr="007C220E">
        <w:rPr>
          <w:rFonts w:ascii="Arial" w:hAnsi="Arial" w:cs="Arial"/>
          <w:b/>
          <w:bCs/>
        </w:rPr>
        <w:t>.- IMPUGNA LIQUIDACION.</w:t>
      </w:r>
    </w:p>
    <w:p w:rsidRPr="007C220E" w:rsidR="00971E95" w:rsidP="004B2076" w:rsidRDefault="00971E95" w14:paraId="432C497C" w14:textId="73E92B5F">
      <w:pPr>
        <w:spacing w:line="360" w:lineRule="auto"/>
        <w:ind w:left="708" w:firstLine="709"/>
        <w:jc w:val="both"/>
        <w:rPr>
          <w:rFonts w:ascii="Arial" w:hAnsi="Arial" w:cs="Arial"/>
        </w:rPr>
      </w:pPr>
      <w:r w:rsidRPr="711FC840" w:rsidR="00971E95">
        <w:rPr>
          <w:rFonts w:ascii="Arial" w:hAnsi="Arial" w:cs="Arial"/>
          <w:highlight w:val="yellow"/>
        </w:rPr>
        <w:t xml:space="preserve">No </w:t>
      </w:r>
      <w:r w:rsidRPr="711FC840" w:rsidR="00971E95">
        <w:rPr>
          <w:rFonts w:ascii="Arial" w:hAnsi="Arial" w:cs="Arial"/>
          <w:highlight w:val="yellow"/>
        </w:rPr>
        <w:t>obstante</w:t>
      </w:r>
      <w:r w:rsidRPr="711FC840" w:rsidR="00971E95">
        <w:rPr>
          <w:rFonts w:ascii="Arial" w:hAnsi="Arial" w:cs="Arial"/>
          <w:highlight w:val="yellow"/>
        </w:rPr>
        <w:t xml:space="preserve"> los desconocimientos efectuados precedentemente, se impugna por arbitraria y desmedida la liquidación practicada en autos la que asciende a la suma de </w:t>
      </w:r>
      <w:r w:rsidRPr="711FC840" w:rsidR="00971E95">
        <w:rPr>
          <w:rFonts w:ascii="Arial" w:hAnsi="Arial" w:cs="Arial"/>
          <w:b w:val="1"/>
          <w:bCs w:val="1"/>
          <w:highlight w:val="yellow"/>
        </w:rPr>
        <w:t>$</w:t>
      </w:r>
      <w:r w:rsidRPr="711FC840" w:rsidR="0016379D">
        <w:rPr>
          <w:rFonts w:ascii="Arial" w:hAnsi="Arial" w:cs="Arial"/>
          <w:b w:val="1"/>
          <w:bCs w:val="1"/>
          <w:highlight w:val="yellow"/>
        </w:rPr>
        <w:t>10.</w:t>
      </w:r>
      <w:r w:rsidRPr="711FC840" w:rsidR="00C26182">
        <w:rPr>
          <w:rFonts w:ascii="Arial" w:hAnsi="Arial" w:cs="Arial"/>
          <w:b w:val="1"/>
          <w:bCs w:val="1"/>
          <w:highlight w:val="yellow"/>
        </w:rPr>
        <w:t>037</w:t>
      </w:r>
      <w:r w:rsidRPr="711FC840" w:rsidR="0093446C">
        <w:rPr>
          <w:rFonts w:ascii="Arial" w:hAnsi="Arial" w:cs="Arial"/>
          <w:b w:val="1"/>
          <w:bCs w:val="1"/>
          <w:highlight w:val="yellow"/>
        </w:rPr>
        <w:t>.</w:t>
      </w:r>
      <w:r w:rsidRPr="711FC840" w:rsidR="0016379D">
        <w:rPr>
          <w:rFonts w:ascii="Arial" w:hAnsi="Arial" w:cs="Arial"/>
          <w:b w:val="1"/>
          <w:bCs w:val="1"/>
          <w:highlight w:val="yellow"/>
        </w:rPr>
        <w:t>7</w:t>
      </w:r>
      <w:r w:rsidRPr="711FC840" w:rsidR="00EF6DAE">
        <w:rPr>
          <w:rFonts w:ascii="Arial" w:hAnsi="Arial" w:cs="Arial"/>
          <w:b w:val="1"/>
          <w:bCs w:val="1"/>
          <w:highlight w:val="yellow"/>
        </w:rPr>
        <w:t>84</w:t>
      </w:r>
      <w:ins w:author="Camila Persichini" w:date="2026-01-23T17:55:00Z" w16du:dateUtc="2026-01-23T20:55:00Z" w:id="1205334332">
        <w:r w:rsidRPr="711FC840" w:rsidR="00B87A1E">
          <w:rPr>
            <w:rFonts w:ascii="Arial" w:hAnsi="Arial" w:cs="Arial"/>
            <w:b w:val="1"/>
            <w:bCs w:val="1"/>
            <w:highlight w:val="yellow"/>
          </w:rPr>
          <w:t xml:space="preserve"> </w:t>
        </w:r>
      </w:ins>
      <w:del w:author="Camila Persichini" w:date="2026-01-23T17:55:00Z" w16du:dateUtc="2026-01-23T20:55:00Z" w:id="756526710">
        <w:r w:rsidRPr="711FC840" w:rsidDel="00EF6DAE">
          <w:rPr>
            <w:rFonts w:ascii="Arial" w:hAnsi="Arial" w:cs="Arial"/>
            <w:b w:val="1"/>
            <w:bCs w:val="1"/>
            <w:highlight w:val="yellow"/>
          </w:rPr>
          <w:delText>.</w:delText>
        </w:r>
      </w:del>
      <w:r w:rsidRPr="711FC840" w:rsidR="00971E95">
        <w:rPr>
          <w:rFonts w:ascii="Arial" w:hAnsi="Arial" w:cs="Arial"/>
          <w:b w:val="1"/>
          <w:bCs w:val="1"/>
          <w:highlight w:val="yellow"/>
        </w:rPr>
        <w:t xml:space="preserve">(PESOS </w:t>
      </w:r>
      <w:r w:rsidRPr="711FC840" w:rsidR="00C5692F">
        <w:rPr>
          <w:rFonts w:ascii="Arial" w:hAnsi="Arial" w:cs="Arial"/>
          <w:b w:val="1"/>
          <w:bCs w:val="1"/>
          <w:highlight w:val="yellow"/>
        </w:rPr>
        <w:t>DIEZ</w:t>
      </w:r>
      <w:r w:rsidRPr="711FC840" w:rsidR="00971E95">
        <w:rPr>
          <w:rFonts w:ascii="Arial" w:hAnsi="Arial" w:cs="Arial"/>
          <w:b w:val="1"/>
          <w:bCs w:val="1"/>
          <w:highlight w:val="yellow"/>
        </w:rPr>
        <w:t xml:space="preserve"> MILLONES </w:t>
      </w:r>
      <w:r w:rsidRPr="711FC840" w:rsidR="00B059EB">
        <w:rPr>
          <w:rFonts w:ascii="Arial" w:hAnsi="Arial" w:cs="Arial"/>
          <w:b w:val="1"/>
          <w:bCs w:val="1"/>
          <w:highlight w:val="yellow"/>
        </w:rPr>
        <w:t>T</w:t>
      </w:r>
      <w:r w:rsidRPr="711FC840" w:rsidR="00CC4D43">
        <w:rPr>
          <w:rFonts w:ascii="Arial" w:hAnsi="Arial" w:cs="Arial"/>
          <w:b w:val="1"/>
          <w:bCs w:val="1"/>
          <w:highlight w:val="yellow"/>
        </w:rPr>
        <w:t>REINTA</w:t>
      </w:r>
      <w:r w:rsidRPr="711FC840" w:rsidR="0079350D">
        <w:rPr>
          <w:rFonts w:ascii="Arial" w:hAnsi="Arial" w:cs="Arial"/>
          <w:b w:val="1"/>
          <w:bCs w:val="1"/>
          <w:highlight w:val="yellow"/>
        </w:rPr>
        <w:t xml:space="preserve"> Y </w:t>
      </w:r>
      <w:r w:rsidRPr="711FC840" w:rsidR="00E32FB3">
        <w:rPr>
          <w:rFonts w:ascii="Arial" w:hAnsi="Arial" w:cs="Arial"/>
          <w:b w:val="1"/>
          <w:bCs w:val="1"/>
          <w:highlight w:val="yellow"/>
        </w:rPr>
        <w:t>SIETE</w:t>
      </w:r>
      <w:r w:rsidRPr="711FC840" w:rsidR="00482834">
        <w:rPr>
          <w:rFonts w:ascii="Arial" w:hAnsi="Arial" w:cs="Arial"/>
          <w:b w:val="1"/>
          <w:bCs w:val="1"/>
          <w:highlight w:val="yellow"/>
        </w:rPr>
        <w:t xml:space="preserve"> MIL </w:t>
      </w:r>
      <w:r w:rsidRPr="711FC840" w:rsidR="009A70CF">
        <w:rPr>
          <w:rFonts w:ascii="Arial" w:hAnsi="Arial" w:cs="Arial"/>
          <w:b w:val="1"/>
          <w:bCs w:val="1"/>
          <w:highlight w:val="yellow"/>
        </w:rPr>
        <w:t>SETENCIEN</w:t>
      </w:r>
      <w:r w:rsidRPr="711FC840" w:rsidR="00250132">
        <w:rPr>
          <w:rFonts w:ascii="Arial" w:hAnsi="Arial" w:cs="Arial"/>
          <w:b w:val="1"/>
          <w:bCs w:val="1"/>
          <w:highlight w:val="yellow"/>
        </w:rPr>
        <w:t>TOS OCHENTA</w:t>
      </w:r>
      <w:r w:rsidRPr="711FC840" w:rsidR="005C6573">
        <w:rPr>
          <w:rFonts w:ascii="Arial" w:hAnsi="Arial" w:cs="Arial"/>
          <w:b w:val="1"/>
          <w:bCs w:val="1"/>
          <w:highlight w:val="yellow"/>
        </w:rPr>
        <w:t xml:space="preserve"> Y CUAT</w:t>
      </w:r>
      <w:r w:rsidRPr="711FC840" w:rsidR="00016D06">
        <w:rPr>
          <w:rFonts w:ascii="Arial" w:hAnsi="Arial" w:cs="Arial"/>
          <w:b w:val="1"/>
          <w:bCs w:val="1"/>
          <w:highlight w:val="yellow"/>
        </w:rPr>
        <w:t>RO</w:t>
      </w:r>
      <w:r w:rsidRPr="711FC840" w:rsidR="00971E95">
        <w:rPr>
          <w:rFonts w:ascii="Arial" w:hAnsi="Arial" w:cs="Arial"/>
          <w:b w:val="1"/>
          <w:bCs w:val="1"/>
          <w:highlight w:val="yellow"/>
        </w:rPr>
        <w:t>)</w:t>
      </w:r>
      <w:r w:rsidRPr="711FC840" w:rsidR="53B50FA8">
        <w:rPr>
          <w:rFonts w:ascii="Arial" w:hAnsi="Arial" w:cs="Arial"/>
          <w:b w:val="1"/>
          <w:bCs w:val="1"/>
          <w:highlight w:val="yellow"/>
        </w:rPr>
        <w:t xml:space="preserve">, por no constarnos la procedencia de los rubros reclamados, </w:t>
      </w:r>
      <w:r w:rsidRPr="711FC840" w:rsidR="53B50FA8">
        <w:rPr>
          <w:rFonts w:ascii="Arial" w:hAnsi="Arial" w:cs="Arial"/>
          <w:b w:val="1"/>
          <w:bCs w:val="1"/>
          <w:highlight w:val="yellow"/>
        </w:rPr>
        <w:t>asi</w:t>
      </w:r>
      <w:r w:rsidRPr="711FC840" w:rsidR="53B50FA8">
        <w:rPr>
          <w:rFonts w:ascii="Arial" w:hAnsi="Arial" w:cs="Arial"/>
          <w:b w:val="1"/>
          <w:bCs w:val="1"/>
          <w:highlight w:val="yellow"/>
        </w:rPr>
        <w:t xml:space="preserve"> como la magnitud de las consecuencias dañosas alegadas ni su eventual justipreciación.</w:t>
      </w:r>
      <w:r w:rsidRPr="711FC840" w:rsidR="53B50FA8">
        <w:rPr>
          <w:rFonts w:ascii="Arial" w:hAnsi="Arial" w:cs="Arial"/>
          <w:b w:val="1"/>
          <w:bCs w:val="1"/>
        </w:rPr>
        <w:t xml:space="preserve"> </w:t>
      </w:r>
    </w:p>
    <w:p w:rsidRPr="007C220E" w:rsidR="00971E95" w:rsidP="004B2076" w:rsidRDefault="00971E95" w14:paraId="150BFA42" w14:textId="77777777">
      <w:pPr>
        <w:spacing w:line="360" w:lineRule="auto"/>
        <w:ind w:left="708" w:firstLine="709"/>
        <w:jc w:val="both"/>
        <w:rPr>
          <w:rFonts w:ascii="Arial" w:hAnsi="Arial" w:cs="Arial"/>
          <w:b/>
          <w:bCs/>
        </w:rPr>
      </w:pPr>
      <w:r w:rsidRPr="007C220E">
        <w:rPr>
          <w:rFonts w:ascii="Arial" w:hAnsi="Arial" w:cs="Arial"/>
          <w:b/>
          <w:bCs/>
        </w:rPr>
        <w:t>X.- OFRECE PRUEBA.</w:t>
      </w:r>
    </w:p>
    <w:p w:rsidRPr="007C220E" w:rsidR="00971E95" w:rsidP="004B2076" w:rsidRDefault="00971E95" w14:paraId="078C7226" w14:textId="77777777">
      <w:pPr>
        <w:spacing w:line="360" w:lineRule="auto"/>
        <w:ind w:left="708" w:firstLine="709"/>
        <w:jc w:val="both"/>
        <w:rPr>
          <w:rFonts w:ascii="Arial" w:hAnsi="Arial" w:cs="Arial"/>
          <w:b/>
          <w:bCs/>
        </w:rPr>
      </w:pPr>
      <w:r w:rsidRPr="007C220E">
        <w:rPr>
          <w:rFonts w:ascii="Arial" w:hAnsi="Arial" w:cs="Arial"/>
          <w:b/>
          <w:bCs/>
        </w:rPr>
        <w:t xml:space="preserve">1.- DOCUMENTAL: </w:t>
      </w:r>
    </w:p>
    <w:p w:rsidRPr="00DD473F" w:rsidR="00DD473F" w:rsidP="004B2076" w:rsidRDefault="00DD473F" w14:paraId="258FDEDE" w14:textId="6C1A2926">
      <w:pPr>
        <w:spacing w:line="360" w:lineRule="auto"/>
        <w:ind w:left="708" w:firstLine="709"/>
        <w:jc w:val="both"/>
        <w:rPr>
          <w:rFonts w:ascii="Arial" w:hAnsi="Arial" w:cs="Arial"/>
        </w:rPr>
      </w:pPr>
      <w:r w:rsidRPr="00DD473F">
        <w:rPr>
          <w:rFonts w:ascii="Arial" w:hAnsi="Arial" w:cs="Arial"/>
        </w:rPr>
        <w:t>a)</w:t>
      </w:r>
      <w:r w:rsidRPr="00DD473F">
        <w:rPr>
          <w:rFonts w:ascii="Arial" w:hAnsi="Arial" w:cs="Arial"/>
        </w:rPr>
        <w:tab/>
      </w:r>
      <w:r w:rsidRPr="00DD473F">
        <w:rPr>
          <w:rFonts w:ascii="Arial" w:hAnsi="Arial" w:cs="Arial"/>
        </w:rPr>
        <w:t>Copia de poder general que se adjunta al presente.</w:t>
      </w:r>
    </w:p>
    <w:p w:rsidRPr="00DD473F" w:rsidR="00DD473F" w:rsidP="004B2076" w:rsidRDefault="00DD473F" w14:paraId="1B65BA99" w14:textId="77777777">
      <w:pPr>
        <w:spacing w:line="360" w:lineRule="auto"/>
        <w:ind w:left="708" w:firstLine="709"/>
        <w:jc w:val="both"/>
        <w:rPr>
          <w:rFonts w:ascii="Arial" w:hAnsi="Arial" w:cs="Arial"/>
        </w:rPr>
      </w:pPr>
      <w:r w:rsidRPr="00DD473F">
        <w:rPr>
          <w:rFonts w:ascii="Arial" w:hAnsi="Arial" w:cs="Arial"/>
        </w:rPr>
        <w:t>b)</w:t>
      </w:r>
      <w:r w:rsidRPr="00DD473F">
        <w:rPr>
          <w:rFonts w:ascii="Arial" w:hAnsi="Arial" w:cs="Arial"/>
        </w:rPr>
        <w:tab/>
      </w:r>
      <w:r w:rsidRPr="00DD473F">
        <w:rPr>
          <w:rFonts w:ascii="Arial" w:hAnsi="Arial" w:cs="Arial"/>
        </w:rPr>
        <w:t>Copia de la póliza emitida por mi mandante.</w:t>
      </w:r>
    </w:p>
    <w:p w:rsidRPr="00DD473F" w:rsidR="00DD473F" w:rsidP="004B2076" w:rsidRDefault="00DD473F" w14:paraId="28B45228" w14:textId="77777777">
      <w:pPr>
        <w:spacing w:line="360" w:lineRule="auto"/>
        <w:ind w:left="708" w:firstLine="709"/>
        <w:jc w:val="both"/>
        <w:rPr>
          <w:rFonts w:ascii="Arial" w:hAnsi="Arial" w:cs="Arial"/>
        </w:rPr>
      </w:pPr>
      <w:r w:rsidRPr="00DD473F">
        <w:rPr>
          <w:rFonts w:ascii="Arial" w:hAnsi="Arial" w:cs="Arial"/>
        </w:rPr>
        <w:t>c)</w:t>
      </w:r>
      <w:r w:rsidRPr="00DD473F">
        <w:rPr>
          <w:rFonts w:ascii="Arial" w:hAnsi="Arial" w:cs="Arial"/>
        </w:rPr>
        <w:tab/>
      </w:r>
      <w:r w:rsidRPr="00DD473F">
        <w:rPr>
          <w:rFonts w:ascii="Arial" w:hAnsi="Arial" w:cs="Arial"/>
        </w:rPr>
        <w:t>Copia de la denuncia de siniestro recibida con fecha 27/08/2025</w:t>
      </w:r>
    </w:p>
    <w:p w:rsidR="00DD473F" w:rsidP="004B2076" w:rsidRDefault="00DD473F" w14:paraId="7E9D1ED9" w14:textId="77777777">
      <w:pPr>
        <w:spacing w:line="360" w:lineRule="auto"/>
        <w:ind w:left="708" w:firstLine="709"/>
        <w:jc w:val="both"/>
        <w:rPr>
          <w:rFonts w:ascii="Arial" w:hAnsi="Arial" w:cs="Arial"/>
        </w:rPr>
      </w:pPr>
      <w:r w:rsidRPr="00DD473F">
        <w:rPr>
          <w:rFonts w:ascii="Arial" w:hAnsi="Arial" w:cs="Arial"/>
        </w:rPr>
        <w:t>d)</w:t>
      </w:r>
      <w:r w:rsidRPr="00DD473F">
        <w:rPr>
          <w:rFonts w:ascii="Arial" w:hAnsi="Arial" w:cs="Arial"/>
        </w:rPr>
        <w:tab/>
      </w:r>
      <w:r w:rsidRPr="00DD473F">
        <w:rPr>
          <w:rFonts w:ascii="Arial" w:hAnsi="Arial" w:cs="Arial"/>
        </w:rPr>
        <w:t>Copia de las fotografías del hecho presentadas por el asegurado</w:t>
      </w:r>
    </w:p>
    <w:p w:rsidRPr="007C220E" w:rsidR="00971E95" w:rsidP="004B2076" w:rsidRDefault="00971E95" w14:paraId="66F9168A" w14:textId="42A993EF">
      <w:pPr>
        <w:spacing w:line="360" w:lineRule="auto"/>
        <w:ind w:left="708" w:firstLine="709"/>
        <w:jc w:val="both"/>
        <w:rPr>
          <w:rFonts w:ascii="Arial" w:hAnsi="Arial" w:cs="Arial"/>
        </w:rPr>
      </w:pPr>
      <w:r w:rsidRPr="007C220E">
        <w:rPr>
          <w:rFonts w:ascii="Arial" w:hAnsi="Arial" w:cs="Arial"/>
          <w:b/>
          <w:bCs/>
        </w:rPr>
        <w:t xml:space="preserve">2.- CONFESIONAL: </w:t>
      </w:r>
      <w:r w:rsidRPr="007C220E">
        <w:rPr>
          <w:rFonts w:ascii="Arial" w:hAnsi="Arial" w:cs="Arial"/>
        </w:rPr>
        <w:t>Solicito se cite a la parte actora a absolver posiciones a tenor del pliego que oportunamente se acompañará, bajo apercibimiento de ley.</w:t>
      </w:r>
    </w:p>
    <w:p w:rsidRPr="007C220E" w:rsidR="00971E95" w:rsidP="004B2076" w:rsidRDefault="00971E95" w14:paraId="0977FC21" w14:textId="570BE336">
      <w:pPr>
        <w:spacing w:line="360" w:lineRule="auto"/>
        <w:ind w:left="708" w:firstLine="709"/>
        <w:jc w:val="both"/>
        <w:rPr>
          <w:rFonts w:ascii="Arial" w:hAnsi="Arial" w:cs="Arial"/>
          <w:b w:val="1"/>
          <w:bCs w:val="1"/>
        </w:rPr>
      </w:pPr>
      <w:r w:rsidRPr="711FC840" w:rsidR="00971E95">
        <w:rPr>
          <w:rFonts w:ascii="Arial" w:hAnsi="Arial" w:cs="Arial"/>
          <w:b w:val="1"/>
          <w:bCs w:val="1"/>
        </w:rPr>
        <w:t xml:space="preserve">3.- </w:t>
      </w:r>
      <w:r w:rsidRPr="711FC840" w:rsidR="00971E95">
        <w:rPr>
          <w:rFonts w:ascii="Arial" w:hAnsi="Arial" w:cs="Arial"/>
          <w:b w:val="1"/>
          <w:bCs w:val="1"/>
        </w:rPr>
        <w:t xml:space="preserve">PERICIA MECANICA: </w:t>
      </w:r>
    </w:p>
    <w:p w:rsidRPr="00DD473F" w:rsidR="00DD473F" w:rsidP="004B2076" w:rsidRDefault="00971E95" w14:paraId="0A2EC17B" w14:textId="34AFE82A">
      <w:pPr>
        <w:spacing w:line="360" w:lineRule="auto"/>
        <w:ind w:left="708" w:firstLine="709"/>
        <w:jc w:val="both"/>
        <w:rPr>
          <w:rFonts w:ascii="Arial" w:hAnsi="Arial" w:cs="Arial"/>
        </w:rPr>
      </w:pPr>
      <w:r w:rsidRPr="007C220E">
        <w:rPr>
          <w:rFonts w:ascii="Arial" w:hAnsi="Arial" w:cs="Arial"/>
        </w:rPr>
        <w:t xml:space="preserve">Se designe un experto ingeniero mecánico, a los efectos de que conteste los siguientes puntos: </w:t>
      </w:r>
    </w:p>
    <w:p w:rsidRPr="00DD473F" w:rsidR="00DD473F" w:rsidP="004B2076" w:rsidRDefault="00DD473F" w14:paraId="3EC15111" w14:textId="77777777">
      <w:pPr>
        <w:spacing w:line="360" w:lineRule="auto"/>
        <w:ind w:left="708" w:firstLine="709"/>
        <w:jc w:val="both"/>
        <w:rPr>
          <w:rFonts w:ascii="Arial" w:hAnsi="Arial" w:cs="Arial"/>
        </w:rPr>
      </w:pPr>
      <w:r w:rsidRPr="00DD473F">
        <w:rPr>
          <w:rFonts w:ascii="Arial" w:hAnsi="Arial" w:cs="Arial"/>
        </w:rPr>
        <w:t>1.</w:t>
      </w:r>
      <w:r w:rsidRPr="00DD473F">
        <w:rPr>
          <w:rFonts w:ascii="Arial" w:hAnsi="Arial" w:cs="Arial"/>
        </w:rPr>
        <w:tab/>
      </w:r>
      <w:r w:rsidRPr="00DD473F">
        <w:rPr>
          <w:rFonts w:ascii="Arial" w:hAnsi="Arial" w:cs="Arial"/>
        </w:rPr>
        <w:t>Determinación de la trayectoria y mecánica del hecho: A tenor de los daños descriptos en la demanda y la denuncia del asegurado, determine la trayectoria previa, punto de impacto y posición final de las unidades VW Suran (dominio NPU-799) y Renault Sandero (dominio AC520PK)</w:t>
      </w:r>
    </w:p>
    <w:p w:rsidRPr="00DD473F" w:rsidR="00DD473F" w:rsidP="004B2076" w:rsidRDefault="00DD473F" w14:paraId="194FDAA9" w14:textId="77777777">
      <w:pPr>
        <w:spacing w:line="360" w:lineRule="auto"/>
        <w:ind w:left="708" w:firstLine="709"/>
        <w:jc w:val="both"/>
        <w:rPr>
          <w:rFonts w:ascii="Arial" w:hAnsi="Arial" w:cs="Arial"/>
        </w:rPr>
      </w:pPr>
      <w:r w:rsidRPr="00DD473F">
        <w:rPr>
          <w:rFonts w:ascii="Arial" w:hAnsi="Arial" w:cs="Arial"/>
        </w:rPr>
        <w:t>2.</w:t>
      </w:r>
      <w:r w:rsidRPr="00DD473F">
        <w:rPr>
          <w:rFonts w:ascii="Arial" w:hAnsi="Arial" w:cs="Arial"/>
        </w:rPr>
        <w:tab/>
      </w:r>
      <w:r w:rsidRPr="00DD473F">
        <w:rPr>
          <w:rFonts w:ascii="Arial" w:hAnsi="Arial" w:cs="Arial"/>
        </w:rPr>
        <w:t>Cálculo de velocidad de la unidad actora: Mediante el análisis del coeficiente de fricción, grado de deformación de los componentes metálicos del lateral derecho del Renault Sandero y las distancias de desplazamiento tras el impacto, determine la velocidad aproximada a la que circulaba la Sra. Marta Gastón al ingresar a la encrucijada de Av. Mitre y Av. Las Heras</w:t>
      </w:r>
    </w:p>
    <w:p w:rsidRPr="00DD473F" w:rsidR="00DD473F" w:rsidP="004B2076" w:rsidRDefault="00DD473F" w14:paraId="278444EF" w14:textId="77777777">
      <w:pPr>
        <w:spacing w:line="360" w:lineRule="auto"/>
        <w:ind w:left="708" w:firstLine="709"/>
        <w:jc w:val="both"/>
        <w:rPr>
          <w:rFonts w:ascii="Arial" w:hAnsi="Arial" w:cs="Arial"/>
        </w:rPr>
      </w:pPr>
      <w:r w:rsidRPr="00DD473F">
        <w:rPr>
          <w:rFonts w:ascii="Arial" w:hAnsi="Arial" w:cs="Arial"/>
        </w:rPr>
        <w:t>3.</w:t>
      </w:r>
      <w:r w:rsidRPr="00DD473F">
        <w:rPr>
          <w:rFonts w:ascii="Arial" w:hAnsi="Arial" w:cs="Arial"/>
        </w:rPr>
        <w:tab/>
      </w:r>
      <w:r w:rsidRPr="00DD473F">
        <w:rPr>
          <w:rFonts w:ascii="Arial" w:hAnsi="Arial" w:cs="Arial"/>
        </w:rPr>
        <w:t>Magnitud de las deformaciones: Indique si la profundidad y extensión de los daños en el lateral derecho del Renault Sandero son compatibles con un vehículo que circula a velocidad reglamentaria o si, por el contrario, demuestran la existencia de una elevada energía cinética propia de un rodado desplazándose a alta velocidad</w:t>
      </w:r>
    </w:p>
    <w:p w:rsidRPr="00DD473F" w:rsidR="00DD473F" w:rsidP="004B2076" w:rsidRDefault="00DD473F" w14:paraId="18555FDD" w14:textId="77777777">
      <w:pPr>
        <w:spacing w:line="360" w:lineRule="auto"/>
        <w:ind w:left="708" w:firstLine="709"/>
        <w:jc w:val="both"/>
        <w:rPr>
          <w:rFonts w:ascii="Arial" w:hAnsi="Arial" w:cs="Arial"/>
        </w:rPr>
      </w:pPr>
      <w:r w:rsidRPr="00DD473F">
        <w:rPr>
          <w:rFonts w:ascii="Arial" w:hAnsi="Arial" w:cs="Arial"/>
        </w:rPr>
        <w:t>4.</w:t>
      </w:r>
      <w:r w:rsidRPr="00DD473F">
        <w:rPr>
          <w:rFonts w:ascii="Arial" w:hAnsi="Arial" w:cs="Arial"/>
        </w:rPr>
        <w:tab/>
      </w:r>
      <w:r w:rsidRPr="00DD473F">
        <w:rPr>
          <w:rFonts w:ascii="Arial" w:hAnsi="Arial" w:cs="Arial"/>
        </w:rPr>
        <w:t xml:space="preserve">Análisis de la "Velocidad Precautoria" en intersección en "T": Teniendo en cuenta que la Avenida Mitre finaliza en "T" al llegar a Las Heras, </w:t>
      </w:r>
      <w:r w:rsidRPr="00DD473F">
        <w:rPr>
          <w:rFonts w:ascii="Arial" w:hAnsi="Arial" w:cs="Arial"/>
        </w:rPr>
        <w:t>indique si la actora cumplió con el deber de reducir la velocidad y mantener el pleno dominio de su unidad conforme el Art. 50 de la Ley 24.449</w:t>
      </w:r>
    </w:p>
    <w:p w:rsidRPr="00DD473F" w:rsidR="00DD473F" w:rsidP="004B2076" w:rsidRDefault="00DD473F" w14:paraId="1E4B6F5D" w14:textId="77777777">
      <w:pPr>
        <w:spacing w:line="360" w:lineRule="auto"/>
        <w:ind w:left="708" w:firstLine="709"/>
        <w:jc w:val="both"/>
        <w:rPr>
          <w:rFonts w:ascii="Arial" w:hAnsi="Arial" w:cs="Arial"/>
        </w:rPr>
      </w:pPr>
      <w:r w:rsidRPr="00DD473F">
        <w:rPr>
          <w:rFonts w:ascii="Arial" w:hAnsi="Arial" w:cs="Arial"/>
        </w:rPr>
        <w:t>5.</w:t>
      </w:r>
      <w:r w:rsidRPr="00DD473F">
        <w:rPr>
          <w:rFonts w:ascii="Arial" w:hAnsi="Arial" w:cs="Arial"/>
        </w:rPr>
        <w:tab/>
      </w:r>
      <w:r w:rsidRPr="00DD473F">
        <w:rPr>
          <w:rFonts w:ascii="Arial" w:hAnsi="Arial" w:cs="Arial"/>
        </w:rPr>
        <w:t>Relación entre daños y presupuesto: Indique si los daños mecánicos observados justifican técnicamente el cambio de todas las piezas mencionadas en el presupuesto del "Taller Lucanto SA" por la suma de $7.640.000, o si dicho monto resulta desproporcionado respecto a la mecánica descripta</w:t>
      </w:r>
    </w:p>
    <w:p w:rsidRPr="007C220E" w:rsidR="00971E95" w:rsidP="004B2076" w:rsidRDefault="00DD473F" w14:paraId="5B1045FE" w14:textId="4EFC009A">
      <w:pPr>
        <w:spacing w:line="360" w:lineRule="auto"/>
        <w:ind w:left="708" w:firstLine="709"/>
        <w:jc w:val="both"/>
        <w:rPr>
          <w:rFonts w:ascii="Arial" w:hAnsi="Arial" w:cs="Arial"/>
        </w:rPr>
      </w:pPr>
      <w:r w:rsidRPr="00DD473F">
        <w:rPr>
          <w:rFonts w:ascii="Arial" w:hAnsi="Arial" w:cs="Arial"/>
        </w:rPr>
        <w:t>6.</w:t>
      </w:r>
      <w:r w:rsidRPr="00DD473F">
        <w:rPr>
          <w:rFonts w:ascii="Arial" w:hAnsi="Arial" w:cs="Arial"/>
        </w:rPr>
        <w:tab/>
      </w:r>
      <w:r w:rsidRPr="00DD473F">
        <w:rPr>
          <w:rFonts w:ascii="Arial" w:hAnsi="Arial" w:cs="Arial"/>
        </w:rPr>
        <w:t>Determine si el impacto afectó la estructura resistente o partes no intercambiables del chasis del Renault Sandero. En caso negativo, indique si una correcta reparación de chapa y pintura devuelve al bien su valor de mercado original</w:t>
      </w:r>
    </w:p>
    <w:p w:rsidRPr="007C220E" w:rsidR="00971E95" w:rsidP="004B2076" w:rsidRDefault="00971E95" w14:paraId="1A5A1078" w14:textId="77777777">
      <w:pPr>
        <w:spacing w:line="360" w:lineRule="auto"/>
        <w:ind w:left="708" w:firstLine="709"/>
        <w:jc w:val="both"/>
        <w:rPr>
          <w:rFonts w:ascii="Arial" w:hAnsi="Arial" w:cs="Arial"/>
          <w:b w:val="1"/>
          <w:bCs w:val="1"/>
        </w:rPr>
      </w:pPr>
      <w:r w:rsidRPr="711FC840" w:rsidR="00971E95">
        <w:rPr>
          <w:rFonts w:ascii="Arial" w:hAnsi="Arial" w:cs="Arial"/>
          <w:b w:val="1"/>
          <w:bCs w:val="1"/>
        </w:rPr>
        <w:t>X</w:t>
      </w:r>
      <w:r w:rsidRPr="711FC840" w:rsidR="00971E95">
        <w:rPr>
          <w:rFonts w:ascii="Arial" w:hAnsi="Arial" w:cs="Arial"/>
          <w:b w:val="1"/>
          <w:bCs w:val="1"/>
        </w:rPr>
        <w:t>I</w:t>
      </w:r>
      <w:r w:rsidRPr="711FC840" w:rsidR="00971E95">
        <w:rPr>
          <w:rFonts w:ascii="Arial" w:hAnsi="Arial" w:cs="Arial"/>
          <w:b w:val="1"/>
          <w:bCs w:val="1"/>
        </w:rPr>
        <w:t xml:space="preserve">.- </w:t>
      </w:r>
      <w:r w:rsidRPr="711FC840" w:rsidR="00971E95">
        <w:rPr>
          <w:rFonts w:ascii="Arial" w:hAnsi="Arial" w:cs="Arial"/>
          <w:b w:val="1"/>
          <w:bCs w:val="1"/>
          <w:u w:val="single"/>
        </w:rPr>
        <w:t xml:space="preserve">OPOSICIÓN A PRUEBA: </w:t>
      </w:r>
    </w:p>
    <w:p w:rsidRPr="007C220E" w:rsidR="00971E95" w:rsidP="004B2076" w:rsidRDefault="00971E95" w14:paraId="0C36945A" w14:textId="77777777">
      <w:pPr>
        <w:spacing w:line="360" w:lineRule="auto"/>
        <w:ind w:left="708" w:firstLine="709"/>
        <w:jc w:val="both"/>
        <w:rPr>
          <w:rFonts w:ascii="Arial" w:hAnsi="Arial" w:cs="Arial"/>
        </w:rPr>
      </w:pPr>
      <w:r w:rsidRPr="711FC840" w:rsidR="00971E95">
        <w:rPr>
          <w:rFonts w:ascii="Arial" w:hAnsi="Arial" w:cs="Arial"/>
        </w:rPr>
        <w:t>S</w:t>
      </w:r>
      <w:r w:rsidRPr="711FC840" w:rsidR="00971E95">
        <w:rPr>
          <w:rFonts w:ascii="Arial" w:hAnsi="Arial" w:cs="Arial"/>
          <w:highlight w:val="yellow"/>
        </w:rPr>
        <w:t>in perjuicio de la adhesión formulada precedentemente vengo a oponerme a la producción de los siguientes medios de prueba ofrecidos por la parte actora, solicitando se desestimen los mismos. Con costa</w:t>
      </w:r>
      <w:r w:rsidRPr="711FC840" w:rsidR="00971E95">
        <w:rPr>
          <w:rFonts w:ascii="Arial" w:hAnsi="Arial" w:cs="Arial"/>
        </w:rPr>
        <w:t xml:space="preserve">s. </w:t>
      </w:r>
    </w:p>
    <w:p w:rsidRPr="007C220E" w:rsidR="00971E95" w:rsidP="004B2076" w:rsidRDefault="00971E95" w14:paraId="24E6027C" w14:textId="77777777">
      <w:pPr>
        <w:spacing w:line="360" w:lineRule="auto"/>
        <w:ind w:left="708" w:firstLine="709"/>
        <w:jc w:val="both"/>
        <w:rPr>
          <w:rFonts w:ascii="Arial" w:hAnsi="Arial" w:cs="Arial"/>
        </w:rPr>
      </w:pPr>
      <w:r w:rsidRPr="007C220E">
        <w:rPr>
          <w:rFonts w:ascii="Arial" w:hAnsi="Arial" w:cs="Arial"/>
          <w:b/>
          <w:bCs/>
        </w:rPr>
        <w:t>(a) CONFESIONAL RESPECTO DEL REPRESENTANTE LEGAL DE MI MANDANTE:</w:t>
      </w:r>
      <w:r w:rsidRPr="007C220E">
        <w:rPr>
          <w:rFonts w:ascii="Arial" w:hAnsi="Arial" w:cs="Arial"/>
        </w:rPr>
        <w:t xml:space="preserve"> Toda vez que mi mandante ha reconocido la existencia de la cobertura asegurativa que amparaba al rodado del demandado, mi parte se opone a la producción de la confesional respecto del representante legal de mi mandante, ofrecida por la parte contraria, toda vez que no existen hechos controvertidos sobre los cuales el nombrado pueda absolver posiciones. </w:t>
      </w:r>
    </w:p>
    <w:p w:rsidRPr="007C220E" w:rsidR="00971E95" w:rsidP="004B2076" w:rsidRDefault="00971E95" w14:paraId="26FA14F5" w14:textId="77777777">
      <w:pPr>
        <w:spacing w:line="360" w:lineRule="auto"/>
        <w:ind w:left="708" w:firstLine="709"/>
        <w:jc w:val="both"/>
        <w:rPr>
          <w:rFonts w:ascii="Arial" w:hAnsi="Arial" w:cs="Arial"/>
        </w:rPr>
      </w:pPr>
      <w:r w:rsidRPr="007C220E">
        <w:rPr>
          <w:rFonts w:ascii="Arial" w:hAnsi="Arial" w:cs="Arial"/>
          <w:b/>
          <w:bCs/>
        </w:rPr>
        <w:t>(b) CONTABLE:</w:t>
      </w:r>
      <w:r w:rsidRPr="007C220E">
        <w:rPr>
          <w:rFonts w:ascii="Arial" w:hAnsi="Arial" w:cs="Arial"/>
        </w:rPr>
        <w:t xml:space="preserve"> Atento a la aceptación de la cobertura asegurativa formulada por mi mandante, esta parte se opone a la producción de la prueba pericial contable ofrecida por la actora. En el supuesto de que la accionante insista con la producción de este medio probatorio, dejamos manifestado el absoluto y total desinterés en la producción del mismo, absteniéndose nuestra parte de participar en dicha prueba por ser inconducente, ya que no tiende a la acreditación de un contradictorio, ni a una cuestión debatida en autos que sirva a dirimir el pleito. Por lo expuesto, los gastos y honorarios que se derivan de la producción de la pericia contable deberán ser soportados exclusivamente por la parte actora, en un todo de conformidad con lo establecido en el art. 476 del C.P.C.C. </w:t>
      </w:r>
    </w:p>
    <w:p w:rsidRPr="00B94B58" w:rsidR="00971E95" w:rsidP="004B2076" w:rsidRDefault="00971E95" w14:paraId="6302C089" w14:textId="77777777">
      <w:pPr>
        <w:spacing w:line="360" w:lineRule="auto"/>
        <w:ind w:left="708" w:firstLine="709"/>
        <w:jc w:val="both"/>
        <w:rPr>
          <w:rFonts w:ascii="Arial" w:hAnsi="Arial" w:cs="Arial"/>
          <w:b/>
          <w:bCs/>
        </w:rPr>
      </w:pPr>
      <w:r w:rsidRPr="00B94B58">
        <w:rPr>
          <w:rFonts w:ascii="Arial" w:hAnsi="Arial" w:cs="Arial"/>
          <w:b/>
          <w:bCs/>
        </w:rPr>
        <w:t xml:space="preserve">(c) INFORMATIVA: </w:t>
      </w:r>
    </w:p>
    <w:p w:rsidRPr="00B94B58" w:rsidR="00971E95" w:rsidP="004B2076" w:rsidRDefault="00971E95" w14:paraId="7BA1372F" w14:textId="05CE7799">
      <w:pPr>
        <w:spacing w:line="360" w:lineRule="auto"/>
        <w:ind w:left="708" w:firstLine="709"/>
        <w:jc w:val="both"/>
        <w:rPr>
          <w:rFonts w:ascii="Arial" w:hAnsi="Arial" w:cs="Arial"/>
        </w:rPr>
      </w:pPr>
      <w:r w:rsidRPr="00B94B58">
        <w:rPr>
          <w:rFonts w:ascii="Arial" w:hAnsi="Arial" w:cs="Arial"/>
        </w:rPr>
        <w:t xml:space="preserve">Al taller de reparaciones denominado: "TALLER </w:t>
      </w:r>
      <w:r w:rsidR="007E606E">
        <w:rPr>
          <w:rFonts w:ascii="Arial" w:hAnsi="Arial" w:cs="Arial"/>
        </w:rPr>
        <w:t>AVENIDA</w:t>
      </w:r>
      <w:r w:rsidRPr="00B94B58">
        <w:rPr>
          <w:rFonts w:ascii="Arial" w:hAnsi="Arial" w:cs="Arial"/>
        </w:rPr>
        <w:t xml:space="preserve"> CHAPA Y PINTURA </w:t>
      </w:r>
      <w:r w:rsidR="007E606E">
        <w:rPr>
          <w:rFonts w:ascii="Arial" w:hAnsi="Arial" w:cs="Arial"/>
        </w:rPr>
        <w:t>LUCANTO S.A.</w:t>
      </w:r>
      <w:r w:rsidRPr="00B94B58">
        <w:rPr>
          <w:rFonts w:ascii="Arial" w:hAnsi="Arial" w:cs="Arial"/>
        </w:rPr>
        <w:t xml:space="preserve">": Conforme lo dispone el art. 394 del CPCC, los informes que se soliciten a las oficinas públicas, escribanos con registro y entidades privadas deberán versar sobre hechos concretos, claramente individualizados, controvertidos en el proceso; y procederán únicamente respecto de actos o hechos que resulten de la documentación, archivo o registros contables del informante. </w:t>
      </w:r>
    </w:p>
    <w:p w:rsidRPr="00B94B58" w:rsidR="00971E95" w:rsidP="004B2076" w:rsidRDefault="00971E95" w14:paraId="72CF0A18" w14:textId="77777777">
      <w:pPr>
        <w:spacing w:line="360" w:lineRule="auto"/>
        <w:ind w:left="708" w:firstLine="709"/>
        <w:jc w:val="both"/>
        <w:rPr>
          <w:rFonts w:ascii="Arial" w:hAnsi="Arial" w:cs="Arial"/>
        </w:rPr>
      </w:pPr>
      <w:r w:rsidRPr="00B94B58">
        <w:rPr>
          <w:rFonts w:ascii="Arial" w:hAnsi="Arial" w:cs="Arial"/>
        </w:rPr>
        <w:t xml:space="preserve">Ahora bien, toda vez que la parte actora pretende por este medio probatorio que el Taller al que se le atribuye la confección del presupuesto que se adjunta a la demanda informe si efectivamente realizó dicho presupuesto; resulta evidente que la prueba informativa referida no es procedente. </w:t>
      </w:r>
    </w:p>
    <w:p w:rsidRPr="00B94B58" w:rsidR="00971E95" w:rsidP="004B2076" w:rsidRDefault="00971E95" w14:paraId="0BC33D06" w14:textId="77777777">
      <w:pPr>
        <w:spacing w:line="360" w:lineRule="auto"/>
        <w:ind w:left="708" w:firstLine="709"/>
        <w:jc w:val="both"/>
        <w:rPr>
          <w:rFonts w:ascii="Arial" w:hAnsi="Arial" w:cs="Arial"/>
        </w:rPr>
      </w:pPr>
      <w:r w:rsidRPr="00B94B58">
        <w:rPr>
          <w:rFonts w:ascii="Arial" w:hAnsi="Arial" w:cs="Arial"/>
        </w:rPr>
        <w:t xml:space="preserve">El accionante pretende librar oficio a fin de que se pronuncien sobre la autenticidad de lo documento que acompaña como documental. </w:t>
      </w:r>
    </w:p>
    <w:p w:rsidRPr="00B94B58" w:rsidR="00971E95" w:rsidP="004B2076" w:rsidRDefault="00971E95" w14:paraId="5C08BDDC" w14:textId="77777777">
      <w:pPr>
        <w:spacing w:line="360" w:lineRule="auto"/>
        <w:ind w:left="708" w:firstLine="709"/>
        <w:jc w:val="both"/>
        <w:rPr>
          <w:rFonts w:ascii="Arial" w:hAnsi="Arial" w:cs="Arial"/>
        </w:rPr>
      </w:pPr>
      <w:r w:rsidRPr="00B94B58">
        <w:rPr>
          <w:rFonts w:ascii="Arial" w:hAnsi="Arial" w:cs="Arial"/>
        </w:rPr>
        <w:t xml:space="preserve">Al efecto cabe señalar que es sabido que a través de la prueba de informes no resulta admisible sustituir o ampliar otro medio de convicción que específicamente corresponda, por la ley o naturaleza de los hechos controvertidos. </w:t>
      </w:r>
    </w:p>
    <w:p w:rsidRPr="00B94B58" w:rsidR="00971E95" w:rsidP="004B2076" w:rsidRDefault="00971E95" w14:paraId="566880FB" w14:textId="77777777">
      <w:pPr>
        <w:spacing w:line="360" w:lineRule="auto"/>
        <w:ind w:left="708" w:firstLine="709"/>
        <w:jc w:val="both"/>
        <w:rPr>
          <w:rFonts w:ascii="Arial" w:hAnsi="Arial" w:cs="Arial"/>
        </w:rPr>
      </w:pPr>
      <w:r w:rsidRPr="00B94B58">
        <w:rPr>
          <w:rFonts w:ascii="Arial" w:hAnsi="Arial" w:cs="Arial"/>
        </w:rPr>
        <w:t xml:space="preserve">Por ello, como sucede en el caso de marras y en el caso de los oficios pretendidos, desconocida la documental acompañada en la demanda, no puede acudirse a la prueba de informes siendo que el medio específico era lograr la autenticidad a través del cotejo previsto en el art.388 del ordenamiento adjetivo. </w:t>
      </w:r>
    </w:p>
    <w:p w:rsidRPr="00B94B58" w:rsidR="00971E95" w:rsidP="004B2076" w:rsidRDefault="00971E95" w14:paraId="0228F1C8" w14:textId="77777777">
      <w:pPr>
        <w:spacing w:line="360" w:lineRule="auto"/>
        <w:ind w:left="708" w:firstLine="709"/>
        <w:jc w:val="both"/>
        <w:rPr>
          <w:rFonts w:ascii="Arial" w:hAnsi="Arial" w:cs="Arial"/>
        </w:rPr>
      </w:pPr>
      <w:r w:rsidRPr="00B94B58">
        <w:rPr>
          <w:rFonts w:ascii="Arial" w:hAnsi="Arial" w:cs="Arial"/>
        </w:rPr>
        <w:t>Todo ello en virtud de que los documentos privados carecen de valor probatorio por sí mismos, la parte que los presenta corresponde acreditarlos mediante el reconocimiento, es decir que el documento emana de la persona a quien se le atribuye.</w:t>
      </w:r>
    </w:p>
    <w:p w:rsidRPr="00B94B58" w:rsidR="00971E95" w:rsidP="004B2076" w:rsidRDefault="00971E95" w14:paraId="77D03BE7" w14:textId="77777777">
      <w:pPr>
        <w:spacing w:line="360" w:lineRule="auto"/>
        <w:ind w:left="708" w:firstLine="709"/>
        <w:jc w:val="both"/>
        <w:rPr>
          <w:rFonts w:ascii="Arial" w:hAnsi="Arial" w:cs="Arial"/>
        </w:rPr>
      </w:pPr>
      <w:r w:rsidRPr="00B94B58">
        <w:rPr>
          <w:rFonts w:ascii="Arial" w:hAnsi="Arial" w:cs="Arial"/>
        </w:rPr>
        <w:t xml:space="preserve">En igual sentido, no resultan procedentes los mismos, ya que se intenta mediante dichos oficios sustituir un medio de prueba, ya que dado el interrogatorio que pretende la contraria estaría sustituyendo un medio de prueba por otro, es decir prueba oficiaría por prueba testimonial. </w:t>
      </w:r>
    </w:p>
    <w:p w:rsidRPr="00B94B58" w:rsidR="00971E95" w:rsidP="004B2076" w:rsidRDefault="00971E95" w14:paraId="0A96FA3F" w14:textId="77777777">
      <w:pPr>
        <w:spacing w:line="360" w:lineRule="auto"/>
        <w:ind w:left="708" w:firstLine="709"/>
        <w:jc w:val="both"/>
        <w:rPr>
          <w:rFonts w:ascii="Arial" w:hAnsi="Arial" w:cs="Arial"/>
        </w:rPr>
      </w:pPr>
      <w:r w:rsidRPr="00B94B58">
        <w:rPr>
          <w:rFonts w:ascii="Arial" w:hAnsi="Arial" w:cs="Arial"/>
        </w:rPr>
        <w:t xml:space="preserve">Atento lo expuesto, la presente medida de prueba peticionada no resulta admisible a tenor por lo normado en los arts. 395 y concordantes del CPCC, razón por la cual se solicita su rechazo con costas. </w:t>
      </w:r>
    </w:p>
    <w:p w:rsidRPr="007C220E" w:rsidR="00971E95" w:rsidP="004B2076" w:rsidRDefault="00971E95" w14:paraId="5D0AE786" w14:textId="77777777">
      <w:pPr>
        <w:spacing w:line="360" w:lineRule="auto"/>
        <w:ind w:left="708" w:firstLine="709"/>
        <w:jc w:val="both"/>
        <w:rPr>
          <w:rFonts w:ascii="Arial" w:hAnsi="Arial" w:cs="Arial"/>
        </w:rPr>
      </w:pPr>
      <w:r w:rsidRPr="007C220E">
        <w:rPr>
          <w:rFonts w:ascii="Arial" w:hAnsi="Arial" w:cs="Arial"/>
          <w:b/>
          <w:bCs/>
        </w:rPr>
        <w:t>XII.- FORMULA RESERVA DE DERECHOS.</w:t>
      </w:r>
      <w:r w:rsidRPr="007C220E">
        <w:rPr>
          <w:rFonts w:ascii="Arial" w:hAnsi="Arial" w:cs="Arial"/>
        </w:rPr>
        <w:t xml:space="preserve"> </w:t>
      </w:r>
    </w:p>
    <w:p w:rsidRPr="007C220E" w:rsidR="00971E95" w:rsidP="004B2076" w:rsidRDefault="00971E95" w14:paraId="0660F911" w14:textId="77777777">
      <w:pPr>
        <w:spacing w:line="360" w:lineRule="auto"/>
        <w:ind w:left="708" w:firstLine="709"/>
        <w:jc w:val="both"/>
        <w:rPr>
          <w:rFonts w:ascii="Arial" w:hAnsi="Arial" w:cs="Arial"/>
        </w:rPr>
      </w:pPr>
      <w:r w:rsidRPr="007C220E">
        <w:rPr>
          <w:rFonts w:ascii="Arial" w:hAnsi="Arial" w:cs="Arial"/>
        </w:rPr>
        <w:t>Mi mandante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Asimismo, mi mandante reserva los derechos que pudieran derivarse de dicha circunstancia.</w:t>
      </w:r>
    </w:p>
    <w:p w:rsidR="00971E95" w:rsidP="004B2076" w:rsidRDefault="00971E95" w14:paraId="513FBE8B" w14:textId="77777777">
      <w:pPr>
        <w:spacing w:line="360" w:lineRule="auto"/>
        <w:ind w:left="708" w:firstLine="709"/>
        <w:jc w:val="both"/>
        <w:rPr>
          <w:rFonts w:ascii="Arial" w:hAnsi="Arial" w:cs="Arial"/>
          <w:b/>
          <w:bCs/>
        </w:rPr>
      </w:pPr>
      <w:r w:rsidRPr="007C220E">
        <w:rPr>
          <w:rFonts w:ascii="Arial" w:hAnsi="Arial" w:cs="Arial"/>
          <w:b/>
          <w:bCs/>
        </w:rPr>
        <w:t xml:space="preserve">XIII.- </w:t>
      </w:r>
      <w:r w:rsidRPr="00280F08">
        <w:rPr>
          <w:rFonts w:ascii="Arial" w:hAnsi="Arial" w:cs="Arial"/>
          <w:b/>
          <w:bCs/>
        </w:rPr>
        <w:t xml:space="preserve">SOLICITA APLICACION DE LEYES 25.561, 24.283, y ARTS 730 Y 1255 CCyCN: </w:t>
      </w:r>
    </w:p>
    <w:p w:rsidRPr="006527E7" w:rsidR="00971E95" w:rsidP="004B2076" w:rsidRDefault="00971E95" w14:paraId="157DAB46" w14:textId="77777777">
      <w:pPr>
        <w:spacing w:line="360" w:lineRule="auto"/>
        <w:ind w:left="708" w:firstLine="709"/>
        <w:jc w:val="both"/>
        <w:rPr>
          <w:rFonts w:ascii="Arial" w:hAnsi="Arial" w:cs="Arial"/>
        </w:rPr>
      </w:pPr>
      <w:r w:rsidRPr="006527E7">
        <w:rPr>
          <w:rFonts w:ascii="Arial" w:hAnsi="Arial" w:cs="Arial"/>
          <w:b/>
          <w:bCs/>
        </w:rPr>
        <w:t>a) Ley 25.561:</w:t>
      </w:r>
      <w:r w:rsidRPr="006527E7">
        <w:rPr>
          <w:rFonts w:ascii="Arial" w:hAnsi="Arial" w:cs="Arial"/>
        </w:rPr>
        <w:t xml:space="preserve"> actualización monetaria: En atención a que el 7 de enero del 2002 fue promulgada la ley 25.561, se solicita a V.S. tenga presente dispuesto en su artículo 7: "El deudor de una obligación de dar una suma determinada de pesos cumple su obligación dando el día de su vencimiento la cantidad nominalmente expresada. En ningún caso se admitirá actualización monetaria, indexación por precios, variación de costoso repotenciación de 20 deudas, cualquiera fuere su causa, haya o no mora... ".- Desde ya y para el hipotético e improbable supuesto de que no se aplicare dicha norma, dejo planteado el caso federal, haciendo expresa reserva de recurrir ante la Excma. Corte Suprema de Justicia de la Nación en virtud del art. 14 de la ley 48 y en base a la doctrina de las sentencias arbitrarias creación del máximo Tribunal.- </w:t>
      </w:r>
    </w:p>
    <w:p w:rsidRPr="006527E7" w:rsidR="00971E95" w:rsidP="004B2076" w:rsidRDefault="00971E95" w14:paraId="11204891" w14:textId="77777777">
      <w:pPr>
        <w:spacing w:line="360" w:lineRule="auto"/>
        <w:ind w:left="708" w:firstLine="709"/>
        <w:jc w:val="both"/>
        <w:rPr>
          <w:rFonts w:ascii="Arial" w:hAnsi="Arial" w:cs="Arial"/>
        </w:rPr>
      </w:pPr>
      <w:r w:rsidRPr="006527E7">
        <w:rPr>
          <w:rFonts w:ascii="Arial" w:hAnsi="Arial" w:cs="Arial"/>
          <w:b/>
          <w:bCs/>
        </w:rPr>
        <w:t>b) Ley 24.283:</w:t>
      </w:r>
      <w:r w:rsidRPr="006527E7">
        <w:rPr>
          <w:rFonts w:ascii="Arial" w:hAnsi="Arial" w:cs="Arial"/>
        </w:rPr>
        <w:t xml:space="preserve"> Con fecha 17 de diciembre de 1993 ha sido promulgada la Ley 24.283 que regula la limitación de la actualización del valor de bienes o prestaciones en general disponiendo en su Art. 10 que: "Cuando deba actualizarse el valor de una cosa o bien o cualquier otra prestación aplicándose índices, estadísticas u otro mecanismo establecido por acuerdos, normas o sentencias, la liquidación judicial o extrajudicial no podrá establecer un valor superior al real y actual de dicha cosa o bien o prestaci6n al momento del pago.” Esta norma se aplica -según lo establecido en el Art. 20 a "todas las situaciones jurídicas no consolidadas". </w:t>
      </w:r>
    </w:p>
    <w:p w:rsidRPr="006527E7" w:rsidR="00971E95" w:rsidP="004B2076" w:rsidRDefault="00971E95" w14:paraId="1E8C95A1" w14:textId="77777777">
      <w:pPr>
        <w:spacing w:line="360" w:lineRule="auto"/>
        <w:ind w:left="708" w:firstLine="709"/>
        <w:jc w:val="both"/>
        <w:rPr>
          <w:rFonts w:ascii="Arial" w:hAnsi="Arial" w:cs="Arial"/>
        </w:rPr>
      </w:pPr>
      <w:r w:rsidRPr="006527E7">
        <w:rPr>
          <w:rFonts w:ascii="Arial" w:hAnsi="Arial" w:cs="Arial"/>
          <w:b/>
          <w:bCs/>
        </w:rPr>
        <w:t>c) Art. 730 CCyCN:</w:t>
      </w:r>
      <w:r w:rsidRPr="006527E7">
        <w:rPr>
          <w:rFonts w:ascii="Arial" w:hAnsi="Arial" w:cs="Arial"/>
        </w:rPr>
        <w:t xml:space="preserve"> tope costas (25%): Solicita a V.S. sea aplicado el citado artículo al presente caso en el momento de regularse los honorarios de los profesionales intervinientes en este pleito.- A continuación, procedo a transcribir el articulo 730 CCyCN: “Si el incumplimiento de la obligación, cualquiera sea su fuente, derivase del litigio judicial arbitral, la responsabilidad por el pago de las costas, incluidos los honorarios profesionales de todo tipo allí devengados y correspondientes a la primera o única instancia, no excederá del </w:t>
      </w:r>
      <w:r w:rsidRPr="006527E7">
        <w:rPr>
          <w:rFonts w:ascii="Arial" w:hAnsi="Arial" w:cs="Arial"/>
        </w:rPr>
        <w:t xml:space="preserve">25% (veinticinco por ciento) del monto de la sentencia, laudo, transacción o instrumento que ponga fin al diferendo. Si las regulaciones de honorarios practicadas, conforme a las leyes arancelarias o usos locales, correspondientes a todas las profesiones y especialidades superan dicho porcentaje, el Juez procederá a prorratear los montos entre los beneficiarios. Para el computo del porcentaje indicado, no se tendrá en cuenta el monto de los honorarios de los profesionales que hubieren representado, patrocinado o asistido a la parte condenada en costas".- Ha dicho la Corte Suprema de Justicia de la Nación (CSJN, F. 21 479. XXI - Originario; Septiembre 12 de 1996, "Francisco Costa e Hijos Agropecuaria c/ Buenos Aires Provincia de s/danos y perjuicios") que "...en el caso no resultan aplicables las modificaciones introducidas por la ley 24.432 al artículo 505 del CódigoCivil (actual 730 CPCCN). Los trabajos realizados para los distintos profesionales intervinientes, fueronllevadosa cabo Íntegramente con anterioridad a la entrada en vigencia de las nuevas disposiciones legales, para lo que mal pueden ser aplicadas sin afectar derechos amparados por garantías constitucionales... ", agregando que "...En el caso de los Trabajos profesionales el derecho se constituye en la oportunidad que se los realiza, másallá de la época en que se practique la regulación. Es a partir de ahí que nace una situación jurídica concreta e individual en cabeza del sujeto que, como tal se hace inalterable, y no puede ser suprimida a modificada por ley posterior, sin agravio al derecho de propiedad consagrado par el art. 17... “de la Constitución Nacional y "...de resultas de estos principios debe concluirse que en el sub lite no deben aplicarse las nuevas disposiciones legales en relación a los trabajos profesionales realizados con anterioridad a su vigencia... ". En base a esta doctrina se sigue, con buena lógica jurídica e inevitablemente, que para todo trabajo profesional que se ha de cumplir a partir del 19 de enero de 1995, se debe aplicar la ley 24.432, sea prorrateando los honorarios que se regulen a los abogados de la contra parte y peritos actuantes, sea adecuándolos directamente en el momento del acto regulatorio al tope máximo legal, para lo cual también ha de tenerse presente la incidencia del importe de la tasa de justicia, ya que - y aunque parezca reiterativo -, como reglamenta la legislación en cuestión,"...la responsabilidad para el pago de las costas, incluidos los honorarios profesionales de todo tipo allá devengados y correspondientes a la primera a única instancia, no excederá el veinticinco par ciento (25%) del manto de la sentencia ... ".- También ha sido avalada esta doctrina par la SCJBA, quien en octubre de 2002, en los autos "Zuceoli, Marcela e/ SUM S.A. s./ daños y perjuicios" L. 77.914, decidió revocar el fallo del Tribunal del Trabajo n° 3 de La </w:t>
      </w:r>
      <w:r w:rsidRPr="006527E7">
        <w:rPr>
          <w:rFonts w:ascii="Arial" w:hAnsi="Arial" w:cs="Arial"/>
        </w:rPr>
        <w:t xml:space="preserve">Plata que había desestimado la aplicación al pleito del artículo 505 del C6digo Civil, texto según ley 24.432. En consecuencia, la SCJBA ha avalado la aplicaci6n del tope del 25% de costas en jurisdicción de la Provincia de Buenos Aires, quien de tal manera obliga a que los tribunales inferiores apliquen tal tope a las regulaciones de honorarios profesionales 22 (incluyendo letrados y peritos).- </w:t>
      </w:r>
    </w:p>
    <w:p w:rsidRPr="006527E7" w:rsidR="00971E95" w:rsidP="004B2076" w:rsidRDefault="00971E95" w14:paraId="125508C0" w14:textId="50BC2F8D">
      <w:pPr>
        <w:spacing w:line="360" w:lineRule="auto"/>
        <w:ind w:left="708" w:firstLine="709"/>
        <w:jc w:val="both"/>
        <w:rPr>
          <w:rFonts w:ascii="Arial" w:hAnsi="Arial" w:cs="Arial"/>
        </w:rPr>
      </w:pPr>
      <w:r w:rsidRPr="006527E7">
        <w:rPr>
          <w:rFonts w:ascii="Arial" w:hAnsi="Arial" w:cs="Arial"/>
          <w:b/>
          <w:bCs/>
        </w:rPr>
        <w:t>d) Art. 1255 CcyCN:</w:t>
      </w:r>
      <w:r w:rsidRPr="006527E7">
        <w:rPr>
          <w:rFonts w:ascii="Arial" w:hAnsi="Arial" w:cs="Arial"/>
        </w:rPr>
        <w:t xml:space="preserve"> El artículo citado establece que “Las leyes arancelarias no pueden cercenar la facultad de las partes de determinar el precio de las obras o de los servicios. Cuando dicho precio debe ser establecido judicialmente sobre la base de la aplicación de dichas leyes, su determinación debe adecuarse a la labor cumplida por el prestador. Si la aplicación estricta de los aranceles locales conduce a una evidente e injustificada desproporción entre la retribución resultante y la importancia de la labor cumplida, el juez puede fijar</w:t>
      </w:r>
      <w:r w:rsidR="00C10808">
        <w:rPr>
          <w:rFonts w:ascii="Arial" w:hAnsi="Arial" w:cs="Arial"/>
        </w:rPr>
        <w:t xml:space="preserve"> </w:t>
      </w:r>
      <w:r w:rsidRPr="006527E7">
        <w:rPr>
          <w:rFonts w:ascii="Arial" w:hAnsi="Arial" w:cs="Arial"/>
        </w:rPr>
        <w:t>equitativamente la retribución”. Tal norma sigue la línea de lo antes dispuesto por el art.13 de la ley 24.432, entonces sirve recordar lo dicho por la Corte Suprema al respecto, que en diversas oportunidades señaló que en casos en que la fijación de los honorarios “atendiendo exclusivamente a los porcentajes previstos en el arancel arrojaría valores exorbitantes y desproporcionados con la entidad de la labor desarrollada, esta Corte ha resuelto que corresponde practicar las regulaciones conforme con la importancia, mérito, novedad, complejidad, eficacia y demás pautas legales establecidas para ponderar las tareas cumplidas, sin sujeción a los mínimos establecidos en la Ley Arancelaria, de manera de arribar a una solución justa y mesurada, acorde con las circunstancias particulares de cada caso” (CS, "DNRP v. Vidal de Docampo, Clara A. s/ejecución fiscal – inc. de ejecución de honorarios", voto de la mayoría y de los jueces Highton de Nolasco, Maqueda y Zaffaroni, Fallos 329:94 y A. 1887.XLI, "Autolatina Arg.S.A [TF 13288-I] v. Dirección General Impositiva", sent. del22/12/2009; entre otros).</w:t>
      </w:r>
    </w:p>
    <w:p w:rsidRPr="007C220E" w:rsidR="00971E95" w:rsidP="004B2076" w:rsidRDefault="00971E95" w14:paraId="633D5742" w14:textId="77777777">
      <w:pPr>
        <w:spacing w:line="360" w:lineRule="auto"/>
        <w:ind w:left="708" w:firstLine="709"/>
        <w:jc w:val="both"/>
        <w:rPr>
          <w:rFonts w:ascii="Arial" w:hAnsi="Arial" w:cs="Arial"/>
          <w:b/>
          <w:bCs/>
        </w:rPr>
      </w:pPr>
      <w:r w:rsidRPr="007C220E">
        <w:rPr>
          <w:rFonts w:ascii="Arial" w:hAnsi="Arial" w:cs="Arial"/>
          <w:b/>
          <w:bCs/>
        </w:rPr>
        <w:t xml:space="preserve">XIV.- CONTESTA PLANTEO DE INTERESES SOLICITADO POR LA PARTE ACTORA. </w:t>
      </w:r>
    </w:p>
    <w:p w:rsidRPr="007C220E" w:rsidR="00971E95" w:rsidP="004B2076" w:rsidRDefault="00971E95" w14:paraId="434970F1" w14:textId="77777777">
      <w:pPr>
        <w:spacing w:line="360" w:lineRule="auto"/>
        <w:ind w:left="708" w:firstLine="709"/>
        <w:jc w:val="both"/>
        <w:rPr>
          <w:rFonts w:ascii="Arial" w:hAnsi="Arial" w:cs="Arial"/>
        </w:rPr>
      </w:pPr>
      <w:r w:rsidRPr="007C220E">
        <w:rPr>
          <w:rFonts w:ascii="Arial" w:hAnsi="Arial" w:cs="Arial"/>
        </w:rPr>
        <w:t xml:space="preserve">Cabe tener presente que tal como ha sido sostenido por la Cámara Nacional de Apelaciones, en pleno, en el caso “Samudio de Martínez c/ Transportes Doscientos Setenta S.A.”, la tasa activa del Banco Nación debe computarse salvo que su aplicación en el período transcurrido hasta el dictado de la sentencia implique una alteración del significado económico del capital de </w:t>
      </w:r>
      <w:r w:rsidRPr="007C220E">
        <w:rPr>
          <w:rFonts w:ascii="Arial" w:hAnsi="Arial" w:cs="Arial"/>
        </w:rPr>
        <w:t xml:space="preserve">condena que configura un enriquecimiento indebido. Lo que sucedería en el caso de autos, y ello torna inaplicable la tasa activa. El plenario Samudio contempla una excepción para la aplicación de la tasa activa y esta es cuando su aplicación en el periodo trascurrido implica una alteración del significado económico del capital de condena lo que sin duda ocurre en la especie, nótese que en la especie la aplicación de la tasa activa representa un 101,16% de interés lo que equivale a duplicar el capital de condena. De este modo resulta evidente que en la especie se encuentra configurada la causal de exclusión a la aplicación de la tasa activa dispuesta por el plenario Samudio. En la causa 575.742 “ROMERO LUCIA LILIANA Y OTRO C/ ZACH PABLO MAXIMILIANO Y OTROS S/ DAÑOS Y PERJUICIOS” En Marzo de 2012, la Sala E, CNAp. En lo Civil, ha establecido: “La Sala considera que se configura esa salvedad si la tasa activa mencionada se devengara desde el momento mismo de producido el evento dañoso y hasta el del efectivo pago, en la medida que coexista con indemnizaciones fijadas a valores actuales, puesto que tal proceder representaría lisa y llanamente un enriquecimiento indebido en favor del acreedor y en detrimento del deudor, que la Justicia no puede convalidar. Es que, sin lugar a dudas, en tal caso se estaría computando dos veces la pérdida del valor adquisitivo de la moneda operado entre el hecho y la sentencia, cuando en esta se contemplan valores a la época de su dictado; en tanto la referida tasa capta, en cierta medida y entre otros elementos, la depreciación de la moneda. Esta es la doctrina que en forma reiterada aplicó la Sala, vigente la anterior doctrina plenaria, que había receptado la tasa pasiva. Dicho enriquecimiento, en mayor medida se configura con la activa, cuya aplicación ahora se recepta (ver fallos de esta Sala en causas 146.971 del 16-6-94, 144.844 del 27-6-94 y 148.184 del 2-8-94, 463.934 del 1-11-06 y 492.251 del 19-11-07, entre muchas otras; Borda, Tratado de Derecho Civil - Obligaciones, 8a.ed., t.I pág.338 n 493; Casiello, Los intereses y la deuda de valor [Doctrinas encontradas y una saludable evolución de la jurisprudencia], en L.L.151-864, en especial, pág.873 cap.V; Durañona y Vedia y Quintana Terán, La depreciación de la moneda y los intereses, en J.A.1970-7-332, en especial, cap.V) esta Sala voto del Dr. Calatayud en c. 522.330 del 21/4/09). Habida cuenta de tales circunstancias esta Sala estimó apropiado en situaciones similares establecer la tasa del 6 % para evitar el enriquecimiento indebido del actor, lo que me lleva a propiciar que con ese alcance se modifique la sentencia apelada, debiéndose liquidar dicha tasa hasta la sentencia y de allí en más la activa establecida en el anterior pronunciamiento”. “Como las sumas indemnizatorias son determinadas a la fecha de este pronunciamiento, postulo </w:t>
      </w:r>
      <w:r w:rsidRPr="007C220E">
        <w:rPr>
          <w:rFonts w:ascii="Arial" w:hAnsi="Arial" w:cs="Arial"/>
        </w:rPr>
        <w:t xml:space="preserve">modificar la tasa establecida en la sentencia fijándola en el 8% anual desde el accidente hasta el presente y, desde aquí en adelante, a la tasa activa (conf. doctrina plenaria “Samudio de Martínez, Ladislaa c/ Transportes Doscientos Setenta SA s/ daños y perjuicios” del día 20 de abril de 2009). Imponer que los réditos se liquiden a la tasa activa desde el hecho, llevaría a consagrar una alteración del capital establecido en la sentencia, configurando un enriquecimiento indebido. Es que, al fijarse los montos indemnizatorios al momento de esta sentencia, se evita la posibilidad de conceder una indemnización depreciada”. “Gauna, Gastón Daiel y otro c/Balugano, Gustavo Pablo y otros s/daños y perjuicios”, expediente n° 33030/2015, del 10/08/2018, Sala M, Cámara Nacional de Apelaciones en lo Civil.- “En casos como el presente –en los que los montos establecidos son fijados a valores actuales- tiene dicho este Tribunal que la tasa ha de liquidarse al 8% anual desde la fecha del accidente hasta el dictado de la sentencia y de ahí en más, hasta el efectivo pago a la activa establecida en la citada doctrina plenaria, a los fines de mantener intangible el contenido de la indemnización (cf. C.N.Civ., esta sala CIV/96792/2009/CA1, del 22/12/14). No obstante ello, en atención a que el límite del recurso traído a consideración de esta alzada impide colocar al apelante en peor situación (principio non reformatio in peius , arts. 271 y 277 del Código Procesal), no cabe más que confirmar el 8% fijado por el a quo hasta el 01/08/15 y desde allí en adelante y hasta la sentencia de primera instancia se liquidarán a la tasa pasiva solicitada por el seguro. Luego, correrán a la tasa activa, lo que así postulo (conf. CNCiv., esta Sala CIV/11380/2010/CA1 del 18/8/2015, CIV/64233/2008/CA1 del 21/9/15, Civ.88.413/2010 del 2/11/15 y Civ 28.522/2009/CA1 del 30/12/15, CIV/23612/2010/CA1 del 15/5/18, entre otros)”. R. M. A. c/ P. J. C. Y OTROS s/DAÑOS Y PERJUICIOS (expte 35975/2013), del 23/5/2018 Sala G, Cámara Nacional de Apelaciones en lo Civil.- Asimismo, No deberá aplicarse la tasa activa si se fijan montos de condena a valores actuales. Es dable destacar respecto a la tasa de interés que la CSJ de la Provincia de Buenos Aires ha cuidado no identificar la estimación de los rubros indemnizatorios a fin de reflejar los valores actuales de los bienes a los que se refiere, con la utilización de mecanismos indexatorios, de ajuste o reajuste según índices o de coeficientes de actualización de montos históricos. En el matiz diferencial entre ambas modalidades tuvo en cuenta que en la última se esta ante una operación matemática, mientras que la primera en principio no consiste estrictamente en eso, sino en el justiprecio de un valor según la realidad económica existente al momento en que se pronuncia el fallo (cusas 58663 </w:t>
      </w:r>
      <w:r w:rsidRPr="007C220E">
        <w:rPr>
          <w:rFonts w:ascii="Arial" w:hAnsi="Arial" w:cs="Arial"/>
        </w:rPr>
        <w:t>“Diaz”, sent , del 13/11/1996). “Como la indemnización se ha estimado a valores posteriores a la fecha de exigibilidad del crédito, era congruente con esa realidad económica liquidar los intereses devengados hasta ese momento aplicando, como tradicionalmente se establecía en relación a todas las modalidades de actualización, una tasa de interés puro, es decir, el accesorio destinado a la retribución de la privación del capital, despojado de otros componentes” (…) En su hora el así denominado interés puro fue establecido por la CSJN en un 6% anual (Fallos 283:235; 295:973; 296:115 y 311:1249) (…) cabe concluir que cuando sea pertinente el ajuste por índices o bien cuando se fije un quantum a valor actual, tal cual se ha decidido por la Cámara en la especie, en principio debe emplearse el denominado interés puro a fin de evitar distorsiones en el cálculo y determinación del crédito, como las que han motivado los agravios del recurrente. (CSJBA, causa 123:536 “Vera Juan Carlos c/ Provincia de Buenos Aires”, 18/04/2018).</w:t>
      </w:r>
    </w:p>
    <w:p w:rsidR="00971E95" w:rsidP="004B2076" w:rsidRDefault="00971E95" w14:paraId="737EB1F4" w14:textId="49FD5DFA">
      <w:pPr>
        <w:spacing w:line="360" w:lineRule="auto"/>
        <w:ind w:left="708" w:firstLine="709"/>
        <w:jc w:val="both"/>
        <w:rPr>
          <w:rFonts w:ascii="Arial" w:hAnsi="Arial" w:cs="Arial"/>
          <w:b/>
          <w:bCs/>
        </w:rPr>
      </w:pPr>
      <w:r w:rsidRPr="007C220E">
        <w:rPr>
          <w:rFonts w:ascii="Arial" w:hAnsi="Arial" w:cs="Arial"/>
          <w:b/>
          <w:bCs/>
        </w:rPr>
        <w:t xml:space="preserve">XV.- </w:t>
      </w:r>
      <w:r w:rsidR="00311340">
        <w:rPr>
          <w:rFonts w:ascii="Arial" w:hAnsi="Arial" w:cs="Arial"/>
          <w:b/>
          <w:bCs/>
        </w:rPr>
        <w:t xml:space="preserve">OPOSICIÓN </w:t>
      </w:r>
      <w:r w:rsidR="0060022A">
        <w:rPr>
          <w:rFonts w:ascii="Arial" w:hAnsi="Arial" w:cs="Arial"/>
          <w:b/>
          <w:bCs/>
        </w:rPr>
        <w:t>A LA MULTA DEL ART 45 CPCCN.</w:t>
      </w:r>
    </w:p>
    <w:p w:rsidR="007D752D" w:rsidP="004B2076" w:rsidRDefault="00E83D7B" w14:paraId="12C85492" w14:textId="68748490">
      <w:pPr>
        <w:spacing w:line="360" w:lineRule="auto"/>
        <w:ind w:left="708" w:firstLine="709"/>
        <w:jc w:val="both"/>
        <w:rPr>
          <w:rFonts w:ascii="Arial" w:hAnsi="Arial" w:cs="Arial"/>
        </w:rPr>
      </w:pPr>
      <w:r>
        <w:rPr>
          <w:rFonts w:ascii="Arial" w:hAnsi="Arial" w:cs="Arial"/>
        </w:rPr>
        <w:t xml:space="preserve">Me </w:t>
      </w:r>
      <w:r w:rsidRPr="00E83D7B" w:rsidR="007D752D">
        <w:rPr>
          <w:rFonts w:ascii="Arial" w:hAnsi="Arial" w:cs="Arial"/>
        </w:rPr>
        <w:t>opon</w:t>
      </w:r>
      <w:r>
        <w:rPr>
          <w:rFonts w:ascii="Arial" w:hAnsi="Arial" w:cs="Arial"/>
        </w:rPr>
        <w:t xml:space="preserve">go </w:t>
      </w:r>
      <w:r w:rsidRPr="00E83D7B" w:rsidR="007D752D">
        <w:rPr>
          <w:rFonts w:ascii="Arial" w:hAnsi="Arial" w:cs="Arial"/>
        </w:rPr>
        <w:t>a la solicitud de sanción pecuniaria formulada por la contraria, por resultar a todas luces improcedente y carente de sustento fáctico</w:t>
      </w:r>
      <w:r w:rsidR="006A5672">
        <w:rPr>
          <w:rFonts w:ascii="Arial" w:hAnsi="Arial" w:cs="Arial"/>
        </w:rPr>
        <w:t xml:space="preserve"> m</w:t>
      </w:r>
      <w:r w:rsidRPr="006A5672" w:rsidR="006A5672">
        <w:rPr>
          <w:rFonts w:ascii="Arial" w:hAnsi="Arial" w:cs="Arial"/>
        </w:rPr>
        <w:t>i mandante</w:t>
      </w:r>
      <w:r w:rsidR="00DC1CB8">
        <w:rPr>
          <w:rFonts w:ascii="Arial" w:hAnsi="Arial" w:cs="Arial"/>
        </w:rPr>
        <w:t xml:space="preserve"> </w:t>
      </w:r>
      <w:r w:rsidRPr="006A5672" w:rsidR="006A5672">
        <w:rPr>
          <w:rFonts w:ascii="Arial" w:hAnsi="Arial" w:cs="Arial"/>
        </w:rPr>
        <w:t>se limita a ejercer su derecho constitucional de defensa en juicio (Art. 18 CN), formulando una negativa de hechos y de la documental unilateral que nace de la real controversia sobre la mecánica del evento</w:t>
      </w:r>
      <w:r w:rsidR="00EC723A">
        <w:rPr>
          <w:rFonts w:ascii="Arial" w:hAnsi="Arial" w:cs="Arial"/>
        </w:rPr>
        <w:t>.</w:t>
      </w:r>
    </w:p>
    <w:p w:rsidR="00C51066" w:rsidP="004B2076" w:rsidRDefault="00EC723A" w14:paraId="6E232B70" w14:textId="77777777">
      <w:pPr>
        <w:spacing w:line="360" w:lineRule="auto"/>
        <w:ind w:left="708" w:firstLine="709"/>
        <w:jc w:val="both"/>
        <w:rPr>
          <w:rFonts w:ascii="Arial" w:hAnsi="Arial" w:cs="Arial"/>
        </w:rPr>
      </w:pPr>
      <w:r w:rsidRPr="00EC723A">
        <w:rPr>
          <w:rFonts w:ascii="Arial" w:hAnsi="Arial" w:cs="Arial"/>
        </w:rPr>
        <w:t>Asimismo, el desconocimiento de rubros que se consideran excesivos y desproporcionados</w:t>
      </w:r>
      <w:r w:rsidR="003F7865">
        <w:rPr>
          <w:rFonts w:ascii="Arial" w:hAnsi="Arial" w:cs="Arial"/>
        </w:rPr>
        <w:t xml:space="preserve"> </w:t>
      </w:r>
      <w:r w:rsidRPr="003F7865" w:rsidR="003F7865">
        <w:rPr>
          <w:rFonts w:ascii="Arial" w:hAnsi="Arial" w:cs="Arial"/>
        </w:rPr>
        <w:t xml:space="preserve">constituye una carga procesal y una obligación de prudencia de la aseguradora para velar por la razonabilidad de las indemnizaciones, no pudiendo calificarse como una maniobra dilatoria o maliciosa en los términos del Art. 45 del CPCCN. </w:t>
      </w:r>
    </w:p>
    <w:p w:rsidRPr="00E83D7B" w:rsidR="00EC723A" w:rsidP="004B2076" w:rsidRDefault="003F7865" w14:paraId="1D13C794" w14:textId="4C442A9A">
      <w:pPr>
        <w:spacing w:line="360" w:lineRule="auto"/>
        <w:ind w:left="708" w:firstLine="709"/>
        <w:jc w:val="both"/>
        <w:rPr>
          <w:rFonts w:ascii="Arial" w:hAnsi="Arial" w:cs="Arial"/>
        </w:rPr>
      </w:pPr>
      <w:r w:rsidRPr="003F7865">
        <w:rPr>
          <w:rFonts w:ascii="Arial" w:hAnsi="Arial" w:cs="Arial"/>
        </w:rPr>
        <w:t>En consecuencia, ante la inexistencia de dolo o culpabilidad manifiesta y la presencia de una disputa técnica legítima sobre el nexo de causalidad, la solicitud de multa debe ser rechazada in limine.</w:t>
      </w:r>
    </w:p>
    <w:p w:rsidR="0060022A" w:rsidP="004B2076" w:rsidRDefault="0060022A" w14:paraId="7CD01AF8" w14:textId="77777777">
      <w:pPr>
        <w:spacing w:line="360" w:lineRule="auto"/>
        <w:ind w:left="708" w:firstLine="709"/>
        <w:jc w:val="both"/>
        <w:rPr>
          <w:rFonts w:ascii="Arial" w:hAnsi="Arial" w:cs="Arial"/>
          <w:b/>
          <w:bCs/>
        </w:rPr>
      </w:pPr>
    </w:p>
    <w:p w:rsidRPr="007C220E" w:rsidR="00E11933" w:rsidP="004B2076" w:rsidRDefault="00311340" w14:paraId="5BC3493E" w14:textId="06FD182B">
      <w:pPr>
        <w:spacing w:line="360" w:lineRule="auto"/>
        <w:ind w:left="708" w:firstLine="709"/>
        <w:jc w:val="both"/>
        <w:rPr>
          <w:rFonts w:ascii="Arial" w:hAnsi="Arial" w:cs="Arial"/>
          <w:b/>
          <w:bCs/>
        </w:rPr>
      </w:pPr>
      <w:r>
        <w:rPr>
          <w:rFonts w:ascii="Arial" w:hAnsi="Arial" w:cs="Arial"/>
          <w:b/>
          <w:bCs/>
        </w:rPr>
        <w:t>XVI.- RESERVA DEL CASO FEDERAL</w:t>
      </w:r>
    </w:p>
    <w:p w:rsidRPr="007C220E" w:rsidR="00971E95" w:rsidP="004B2076" w:rsidRDefault="00971E95" w14:paraId="5E7DC6C3" w14:textId="77777777">
      <w:pPr>
        <w:spacing w:line="360" w:lineRule="auto"/>
        <w:ind w:left="708" w:firstLine="709"/>
        <w:jc w:val="both"/>
        <w:rPr>
          <w:rFonts w:ascii="Arial" w:hAnsi="Arial" w:cs="Arial"/>
        </w:rPr>
      </w:pPr>
      <w:r w:rsidRPr="007C220E">
        <w:rPr>
          <w:rFonts w:ascii="Arial" w:hAnsi="Arial" w:cs="Arial"/>
        </w:rPr>
        <w:t xml:space="preserve">Para el hipotético e improbable caso de que V.S. haga lugar al planteo realizado, dejo expresa reserva del caso federal previsto en el art. 14 de la Ley 48, por considerar vulnerados, en tal improbable supuesto, las garantías constitucionales de mis representados, plasmadas en los principios </w:t>
      </w:r>
      <w:r w:rsidRPr="007C220E">
        <w:rPr>
          <w:rFonts w:ascii="Arial" w:hAnsi="Arial" w:cs="Arial"/>
        </w:rPr>
        <w:t>constitucionales de defensa en juicio, igualdad ante la ley, propiedad, y debido proceso. (Arts. 16, 17, 18).</w:t>
      </w:r>
    </w:p>
    <w:p w:rsidRPr="007C220E" w:rsidR="00971E95" w:rsidP="004B2076" w:rsidRDefault="00971E95" w14:paraId="1A3F210D" w14:textId="77777777">
      <w:pPr>
        <w:spacing w:line="360" w:lineRule="auto"/>
        <w:ind w:left="708" w:firstLine="709"/>
        <w:jc w:val="both"/>
        <w:rPr>
          <w:rFonts w:ascii="Arial" w:hAnsi="Arial" w:cs="Arial"/>
          <w:b/>
          <w:bCs/>
        </w:rPr>
      </w:pPr>
      <w:r w:rsidRPr="007C220E">
        <w:rPr>
          <w:rFonts w:ascii="Arial" w:hAnsi="Arial" w:cs="Arial"/>
          <w:b/>
          <w:bCs/>
        </w:rPr>
        <w:t>XVI.- AUTORIZA.</w:t>
      </w:r>
    </w:p>
    <w:p w:rsidRPr="007C220E" w:rsidR="00971E95" w:rsidP="004B2076" w:rsidRDefault="00971E95" w14:paraId="02E3AD05" w14:textId="77777777">
      <w:pPr>
        <w:spacing w:line="360" w:lineRule="auto"/>
        <w:ind w:left="708" w:firstLine="709"/>
        <w:jc w:val="both"/>
        <w:rPr>
          <w:rFonts w:ascii="Arial" w:hAnsi="Arial" w:cs="Arial"/>
        </w:rPr>
      </w:pPr>
      <w:r w:rsidRPr="007C220E">
        <w:rPr>
          <w:rFonts w:ascii="Arial" w:hAnsi="Arial" w:cs="Arial"/>
        </w:rPr>
        <w:t>Solicito se autorice a Camila Aldana Persichini, Mariana Alejandra Diaz, Hernan Enrique Fernández, Hernan Báez, Julieta Anahí Rodriguez, Lorena Alejandra Inglesias, Florencia Agustina Cabrera, Agustina Castro, Michelle Cerini, Axel Accorinti, Claudio Sagot, a solicitar el expediente en mesa de entradas, presentar escritos, extraer fotocopias, retirar oficios, exhortos, testimonios, copias de escritos y/o pericias, hacer desgloses y cuanto más sea necesario a los efectos de controlar el estado del juicio (R.N.J. Art. 63, inc. A modificado por la Acordada de la C.S.J.N. 5.3.54). Para el caso de que los autorizados procediesen a retirar copias de escritos y/o pericias de los cuales se hubiera corrido vista o traslado, queda entendido que dicho retiro implica la notificación del suscripto de tal vista o traslado.</w:t>
      </w:r>
    </w:p>
    <w:p w:rsidRPr="007C220E" w:rsidR="00971E95" w:rsidP="004B2076" w:rsidRDefault="00971E95" w14:paraId="73713C41" w14:textId="77777777">
      <w:pPr>
        <w:spacing w:line="360" w:lineRule="auto"/>
        <w:ind w:left="708" w:firstLine="709"/>
        <w:jc w:val="both"/>
        <w:rPr>
          <w:rFonts w:ascii="Arial" w:hAnsi="Arial" w:cs="Arial"/>
          <w:b/>
          <w:bCs/>
        </w:rPr>
      </w:pPr>
      <w:r w:rsidRPr="007C220E">
        <w:rPr>
          <w:rFonts w:ascii="Arial" w:hAnsi="Arial" w:cs="Arial"/>
          <w:b/>
          <w:bCs/>
        </w:rPr>
        <w:t>XVII.- PETITORIO.</w:t>
      </w:r>
    </w:p>
    <w:p w:rsidRPr="007C220E" w:rsidR="00971E95" w:rsidP="004B2076" w:rsidRDefault="00971E95" w14:paraId="5A218698" w14:textId="77777777">
      <w:pPr>
        <w:spacing w:line="360" w:lineRule="auto"/>
        <w:ind w:left="708" w:firstLine="709"/>
        <w:jc w:val="both"/>
        <w:rPr>
          <w:rFonts w:ascii="Arial" w:hAnsi="Arial" w:cs="Arial"/>
        </w:rPr>
      </w:pPr>
      <w:r w:rsidRPr="007C220E">
        <w:rPr>
          <w:rFonts w:ascii="Arial" w:hAnsi="Arial" w:cs="Arial"/>
        </w:rPr>
        <w:t xml:space="preserve">Atento lo expuesto, solicito a V.S.: </w:t>
      </w:r>
    </w:p>
    <w:p w:rsidR="00971E95" w:rsidP="004B2076" w:rsidRDefault="00971E95" w14:paraId="5335653C" w14:textId="77777777">
      <w:pPr>
        <w:spacing w:line="360" w:lineRule="auto"/>
        <w:ind w:left="708" w:firstLine="709"/>
        <w:jc w:val="both"/>
        <w:rPr>
          <w:rFonts w:ascii="Arial" w:hAnsi="Arial" w:cs="Arial"/>
        </w:rPr>
      </w:pPr>
      <w:r w:rsidRPr="00AD780B">
        <w:rPr>
          <w:rFonts w:ascii="Arial" w:hAnsi="Arial" w:cs="Arial"/>
        </w:rPr>
        <w:t xml:space="preserve">1.- Me tenga por presentado, parte en el carácter invocado, y por constituido el domicilio legal. </w:t>
      </w:r>
    </w:p>
    <w:p w:rsidR="00971E95" w:rsidP="004B2076" w:rsidRDefault="00971E95" w14:paraId="42799DD7" w14:textId="77777777">
      <w:pPr>
        <w:spacing w:line="360" w:lineRule="auto"/>
        <w:ind w:left="708" w:firstLine="709"/>
        <w:jc w:val="both"/>
        <w:rPr>
          <w:rFonts w:ascii="Arial" w:hAnsi="Arial" w:cs="Arial"/>
        </w:rPr>
      </w:pPr>
      <w:r w:rsidRPr="00AD780B">
        <w:rPr>
          <w:rFonts w:ascii="Arial" w:hAnsi="Arial" w:cs="Arial"/>
        </w:rPr>
        <w:t xml:space="preserve">2.- Por contestada la citación en garantía en legal tiempo y forma. </w:t>
      </w:r>
    </w:p>
    <w:p w:rsidR="00971E95" w:rsidP="004B2076" w:rsidRDefault="00971E95" w14:paraId="4EA92249" w14:textId="77777777">
      <w:pPr>
        <w:spacing w:line="360" w:lineRule="auto"/>
        <w:ind w:left="708" w:firstLine="709"/>
        <w:jc w:val="both"/>
        <w:rPr>
          <w:rFonts w:ascii="Arial" w:hAnsi="Arial" w:cs="Arial"/>
        </w:rPr>
      </w:pPr>
      <w:r w:rsidRPr="00AD780B">
        <w:rPr>
          <w:rFonts w:ascii="Arial" w:hAnsi="Arial" w:cs="Arial"/>
        </w:rPr>
        <w:t xml:space="preserve">3.- Por ofrecida la prueba. </w:t>
      </w:r>
    </w:p>
    <w:p w:rsidR="00FE2B8F" w:rsidP="004B2076" w:rsidRDefault="00971E95" w14:paraId="6C3F0533" w14:textId="77777777">
      <w:pPr>
        <w:spacing w:line="360" w:lineRule="auto"/>
        <w:ind w:left="708" w:firstLine="709"/>
        <w:jc w:val="both"/>
        <w:rPr>
          <w:rFonts w:ascii="Arial" w:hAnsi="Arial" w:cs="Arial"/>
        </w:rPr>
      </w:pPr>
      <w:r w:rsidRPr="00AD780B">
        <w:rPr>
          <w:rFonts w:ascii="Arial" w:hAnsi="Arial" w:cs="Arial"/>
        </w:rPr>
        <w:t xml:space="preserve">4.- Por introducida la cuestión federal. </w:t>
      </w:r>
    </w:p>
    <w:p w:rsidR="00FE2B8F" w:rsidP="004B2076" w:rsidRDefault="00971E95" w14:paraId="3FA84A11" w14:textId="77777777">
      <w:pPr>
        <w:spacing w:line="360" w:lineRule="auto"/>
        <w:ind w:left="708" w:firstLine="709"/>
        <w:jc w:val="both"/>
        <w:rPr>
          <w:rFonts w:ascii="Arial" w:hAnsi="Arial" w:cs="Arial"/>
        </w:rPr>
      </w:pPr>
      <w:r w:rsidRPr="00AD780B">
        <w:rPr>
          <w:rFonts w:ascii="Arial" w:hAnsi="Arial" w:cs="Arial"/>
        </w:rPr>
        <w:t xml:space="preserve">5.- Oportunamente se rechace la demanda con costas. </w:t>
      </w:r>
    </w:p>
    <w:p w:rsidR="00971E95" w:rsidP="004B2076" w:rsidRDefault="00971E95" w14:paraId="49953AE9" w14:textId="259F54E2">
      <w:pPr>
        <w:spacing w:line="360" w:lineRule="auto"/>
        <w:ind w:left="708" w:firstLine="709"/>
        <w:jc w:val="both"/>
        <w:rPr>
          <w:rFonts w:ascii="Arial" w:hAnsi="Arial" w:cs="Arial"/>
        </w:rPr>
      </w:pPr>
      <w:r w:rsidRPr="00AD780B">
        <w:rPr>
          <w:rFonts w:ascii="Arial" w:hAnsi="Arial" w:cs="Arial"/>
        </w:rPr>
        <w:t>6.- Se tengan presentes las autorizaciones conferidas.</w:t>
      </w:r>
    </w:p>
    <w:p w:rsidRPr="007C220E" w:rsidR="00FE2B8F" w:rsidP="004B2076" w:rsidRDefault="00FE2B8F" w14:paraId="3BD5FEC2" w14:textId="77777777">
      <w:pPr>
        <w:spacing w:line="360" w:lineRule="auto"/>
        <w:ind w:left="708" w:firstLine="709"/>
        <w:jc w:val="both"/>
        <w:rPr>
          <w:rFonts w:ascii="Arial" w:hAnsi="Arial" w:cs="Arial"/>
        </w:rPr>
      </w:pPr>
    </w:p>
    <w:p w:rsidRPr="007C220E" w:rsidR="00971E95" w:rsidP="004B2076" w:rsidRDefault="00971E95" w14:paraId="7D01E82A" w14:textId="77777777">
      <w:pPr>
        <w:spacing w:line="360" w:lineRule="auto"/>
        <w:ind w:left="708" w:firstLine="709"/>
        <w:jc w:val="center"/>
        <w:rPr>
          <w:rFonts w:ascii="Arial" w:hAnsi="Arial" w:cs="Arial"/>
        </w:rPr>
      </w:pPr>
      <w:r w:rsidRPr="007C220E">
        <w:rPr>
          <w:rFonts w:ascii="Arial" w:hAnsi="Arial" w:cs="Arial"/>
        </w:rPr>
        <w:t>Proveer de conformidad,</w:t>
      </w:r>
    </w:p>
    <w:p w:rsidRPr="007C220E" w:rsidR="00971E95" w:rsidP="004B2076" w:rsidRDefault="00971E95" w14:paraId="4D348633" w14:textId="77777777">
      <w:pPr>
        <w:spacing w:line="360" w:lineRule="auto"/>
        <w:ind w:left="708" w:firstLine="709"/>
        <w:jc w:val="center"/>
        <w:rPr>
          <w:rFonts w:ascii="Arial" w:hAnsi="Arial" w:cs="Arial"/>
          <w:b/>
          <w:bCs/>
          <w:i/>
          <w:iCs/>
        </w:rPr>
      </w:pPr>
      <w:r w:rsidRPr="007C220E">
        <w:rPr>
          <w:rFonts w:ascii="Arial" w:hAnsi="Arial" w:cs="Arial"/>
          <w:b/>
          <w:bCs/>
          <w:i/>
          <w:iCs/>
        </w:rPr>
        <w:t>SERÁ JUSTICIA. -</w:t>
      </w:r>
    </w:p>
    <w:p w:rsidR="00A95A69" w:rsidRDefault="00A95A69" w14:paraId="4A33BB9A" w14:textId="77777777"/>
    <w:sectPr w:rsidR="00A95A69">
      <w:pgSz w:w="11906" w:h="16838"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P" w:author="Camila Persichini" w:date="2026-01-23T17:53:00Z" w:id="0">
    <w:p w:rsidR="008F2B73" w:rsidP="008F2B73" w:rsidRDefault="008F2B73" w14:paraId="3F7233E7" w14:textId="77777777">
      <w:pPr>
        <w:pStyle w:val="Textocomentario"/>
      </w:pPr>
      <w:r>
        <w:rPr>
          <w:rStyle w:val="Refdecomentario"/>
        </w:rPr>
        <w:annotationRef/>
      </w:r>
      <w:r>
        <w:t>Alienar con el resto de la contestacion</w:t>
      </w:r>
    </w:p>
  </w:comment>
  <w:comment w:initials="CP" w:author="Camila Persichini" w:date="2026-01-23T17:37:00Z" w:id="3">
    <w:p w:rsidR="0098174F" w:rsidP="0098174F" w:rsidRDefault="0098174F" w14:paraId="171EC838" w14:textId="77777777">
      <w:pPr>
        <w:pStyle w:val="Textocomentario"/>
      </w:pPr>
      <w:r>
        <w:rPr>
          <w:rStyle w:val="Refdecomentario"/>
        </w:rPr>
        <w:annotationRef/>
      </w:r>
      <w:r>
        <w:t>Esta chequeado de Picaso esto?</w:t>
      </w:r>
    </w:p>
  </w:comment>
  <w:comment w:initials="HF" w:author="Hernan Fernandez" w:date="2026-01-26T09:50:00Z" w:id="4">
    <w:p w:rsidR="00DC7B79" w:rsidP="00DC7B79" w:rsidRDefault="00DC7B79" w14:paraId="031F4C0C" w14:textId="77777777">
      <w:pPr>
        <w:pStyle w:val="Textocomentario"/>
      </w:pPr>
      <w:r>
        <w:rPr>
          <w:rStyle w:val="Refdecomentario"/>
        </w:rPr>
        <w:annotationRef/>
      </w:r>
      <w:r>
        <w:t xml:space="preserve">Si, lo lei yo directamente reina </w:t>
      </w:r>
    </w:p>
  </w:comment>
  <w:comment w:initials="CP" w:author="Camila Persichini" w:date="2026-01-23T17:37:00Z" w:id="5">
    <w:p w:rsidR="00B57EB0" w:rsidP="00B57EB0" w:rsidRDefault="00B57EB0" w14:paraId="0B697272" w14:textId="62C397A0">
      <w:pPr>
        <w:pStyle w:val="Textocomentario"/>
      </w:pPr>
      <w:r>
        <w:rPr>
          <w:rStyle w:val="Refdecomentario"/>
        </w:rPr>
        <w:annotationRef/>
      </w:r>
      <w:r>
        <w:t>Esta chequeado?</w:t>
      </w:r>
    </w:p>
  </w:comment>
  <w:comment w:initials="HF" w:author="Hernan Fernandez" w:date="2026-01-26T09:50:00Z" w:id="6">
    <w:p w:rsidR="00986DFF" w:rsidP="00986DFF" w:rsidRDefault="00986DFF" w14:paraId="6BBF0C20" w14:textId="77777777">
      <w:pPr>
        <w:pStyle w:val="Textocomentario"/>
      </w:pPr>
      <w:r>
        <w:rPr>
          <w:rStyle w:val="Refdecomentario"/>
        </w:rPr>
        <w:annotationRef/>
      </w:r>
      <w:r>
        <w:t xml:space="preserve">Yes, leido por mi mismo reini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7233E7" w15:done="0"/>
  <w15:commentEx w15:paraId="171EC838" w15:done="1"/>
  <w15:commentEx w15:paraId="031F4C0C" w15:paraIdParent="171EC838" w15:done="1"/>
  <w15:commentEx w15:paraId="0B697272" w15:done="1"/>
  <w15:commentEx w15:paraId="6BBF0C20" w15:paraIdParent="0B69727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1B20AD" w16cex:dateUtc="2026-01-23T20:53:00Z"/>
  <w16cex:commentExtensible w16cex:durableId="389B5D3C" w16cex:dateUtc="2026-01-23T20:37:00Z"/>
  <w16cex:commentExtensible w16cex:durableId="5ECB166C" w16cex:dateUtc="2026-01-26T12:50:00Z"/>
  <w16cex:commentExtensible w16cex:durableId="4FF98D3D" w16cex:dateUtc="2026-01-23T20:37:00Z"/>
  <w16cex:commentExtensible w16cex:durableId="6B409E7A" w16cex:dateUtc="2026-01-26T12: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7233E7" w16cid:durableId="1E1B20AD"/>
  <w16cid:commentId w16cid:paraId="171EC838" w16cid:durableId="389B5D3C"/>
  <w16cid:commentId w16cid:paraId="031F4C0C" w16cid:durableId="5ECB166C"/>
  <w16cid:commentId w16cid:paraId="0B697272" w16cid:durableId="4FF98D3D"/>
  <w16cid:commentId w16cid:paraId="6BBF0C20" w16cid:durableId="6B409E7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3556"/>
    <w:multiLevelType w:val="hybridMultilevel"/>
    <w:tmpl w:val="845C4DF6"/>
    <w:lvl w:ilvl="0" w:tplc="F42C0106">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1" w15:restartNumberingAfterBreak="0">
    <w:nsid w:val="0439317A"/>
    <w:multiLevelType w:val="hybridMultilevel"/>
    <w:tmpl w:val="485418BA"/>
    <w:lvl w:ilvl="0" w:tplc="1A463720">
      <w:start w:val="1"/>
      <w:numFmt w:val="lowerLetter"/>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 w15:restartNumberingAfterBreak="0">
    <w:nsid w:val="33C7208C"/>
    <w:multiLevelType w:val="hybridMultilevel"/>
    <w:tmpl w:val="28A80ACA"/>
    <w:lvl w:ilvl="0" w:tplc="F8824854">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num w:numId="1" w16cid:durableId="1005522810">
    <w:abstractNumId w:val="2"/>
  </w:num>
  <w:num w:numId="2" w16cid:durableId="748308798">
    <w:abstractNumId w:val="1"/>
  </w:num>
  <w:num w:numId="3" w16cid:durableId="9812747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rnan Fernandez">
    <w15:presenceInfo w15:providerId="AD" w15:userId="S::hfernandez@libraseguros.com.ar::4cf1ab38-bf1d-47f4-911b-7e3c38f86f5f"/>
  </w15:person>
  <w15:person w15:author="Camila Persichini">
    <w15:presenceInfo w15:providerId="AD" w15:userId="S::cpersichini@libraseguros.com.ar::20527f79-817d-428f-aeb3-267a5b8abdc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E95"/>
    <w:rsid w:val="00002AC2"/>
    <w:rsid w:val="00016D06"/>
    <w:rsid w:val="00033A42"/>
    <w:rsid w:val="000677D6"/>
    <w:rsid w:val="000862C4"/>
    <w:rsid w:val="00087863"/>
    <w:rsid w:val="000928F0"/>
    <w:rsid w:val="000A77E8"/>
    <w:rsid w:val="000D70F3"/>
    <w:rsid w:val="000E6D53"/>
    <w:rsid w:val="00117CDC"/>
    <w:rsid w:val="00151EEB"/>
    <w:rsid w:val="0016379D"/>
    <w:rsid w:val="00167C6C"/>
    <w:rsid w:val="00185B48"/>
    <w:rsid w:val="00193536"/>
    <w:rsid w:val="001B6668"/>
    <w:rsid w:val="001C4F28"/>
    <w:rsid w:val="001F55E0"/>
    <w:rsid w:val="002016A8"/>
    <w:rsid w:val="00202AA3"/>
    <w:rsid w:val="002043D6"/>
    <w:rsid w:val="00220B1C"/>
    <w:rsid w:val="00250132"/>
    <w:rsid w:val="00251BBE"/>
    <w:rsid w:val="002A2182"/>
    <w:rsid w:val="002C5905"/>
    <w:rsid w:val="002C7D2A"/>
    <w:rsid w:val="002F1EB3"/>
    <w:rsid w:val="00307676"/>
    <w:rsid w:val="00311340"/>
    <w:rsid w:val="0033511D"/>
    <w:rsid w:val="00335613"/>
    <w:rsid w:val="0036364E"/>
    <w:rsid w:val="0036546A"/>
    <w:rsid w:val="00387F8E"/>
    <w:rsid w:val="003928CF"/>
    <w:rsid w:val="003942D3"/>
    <w:rsid w:val="003B124C"/>
    <w:rsid w:val="003F7865"/>
    <w:rsid w:val="00403365"/>
    <w:rsid w:val="004328C8"/>
    <w:rsid w:val="00435C97"/>
    <w:rsid w:val="00441E6F"/>
    <w:rsid w:val="00450CA7"/>
    <w:rsid w:val="0045539F"/>
    <w:rsid w:val="00481B7B"/>
    <w:rsid w:val="00482834"/>
    <w:rsid w:val="00494DEB"/>
    <w:rsid w:val="004B2076"/>
    <w:rsid w:val="004B7BA0"/>
    <w:rsid w:val="004C420A"/>
    <w:rsid w:val="004E067F"/>
    <w:rsid w:val="004E681C"/>
    <w:rsid w:val="004F2174"/>
    <w:rsid w:val="004F4707"/>
    <w:rsid w:val="004F480B"/>
    <w:rsid w:val="005031FB"/>
    <w:rsid w:val="00521F1F"/>
    <w:rsid w:val="00533872"/>
    <w:rsid w:val="0054757D"/>
    <w:rsid w:val="00553539"/>
    <w:rsid w:val="005822DB"/>
    <w:rsid w:val="00585363"/>
    <w:rsid w:val="005A0507"/>
    <w:rsid w:val="005A2B7E"/>
    <w:rsid w:val="005B3D2F"/>
    <w:rsid w:val="005C6573"/>
    <w:rsid w:val="005D20F0"/>
    <w:rsid w:val="005E02D9"/>
    <w:rsid w:val="005E5F5F"/>
    <w:rsid w:val="005E6BFF"/>
    <w:rsid w:val="005F45A0"/>
    <w:rsid w:val="006001E2"/>
    <w:rsid w:val="0060022A"/>
    <w:rsid w:val="00604FC1"/>
    <w:rsid w:val="00641754"/>
    <w:rsid w:val="00662412"/>
    <w:rsid w:val="00664033"/>
    <w:rsid w:val="006A5672"/>
    <w:rsid w:val="006B1A68"/>
    <w:rsid w:val="006B71FB"/>
    <w:rsid w:val="006C1489"/>
    <w:rsid w:val="006C2C3F"/>
    <w:rsid w:val="006F21D1"/>
    <w:rsid w:val="007079B6"/>
    <w:rsid w:val="00730D83"/>
    <w:rsid w:val="007629AB"/>
    <w:rsid w:val="00771E1A"/>
    <w:rsid w:val="00786050"/>
    <w:rsid w:val="0079350D"/>
    <w:rsid w:val="00793732"/>
    <w:rsid w:val="00794DF7"/>
    <w:rsid w:val="007A58C8"/>
    <w:rsid w:val="007A6A9B"/>
    <w:rsid w:val="007B3EF8"/>
    <w:rsid w:val="007C556B"/>
    <w:rsid w:val="007D054D"/>
    <w:rsid w:val="007D752D"/>
    <w:rsid w:val="007E606E"/>
    <w:rsid w:val="00803DE2"/>
    <w:rsid w:val="00870C1B"/>
    <w:rsid w:val="0087530A"/>
    <w:rsid w:val="00892052"/>
    <w:rsid w:val="00894946"/>
    <w:rsid w:val="008F0B6D"/>
    <w:rsid w:val="008F2B73"/>
    <w:rsid w:val="00922345"/>
    <w:rsid w:val="0093446C"/>
    <w:rsid w:val="009413AD"/>
    <w:rsid w:val="009466F1"/>
    <w:rsid w:val="00971E95"/>
    <w:rsid w:val="009722A5"/>
    <w:rsid w:val="0098174F"/>
    <w:rsid w:val="00984B60"/>
    <w:rsid w:val="00986DFF"/>
    <w:rsid w:val="009A70CF"/>
    <w:rsid w:val="009C25AE"/>
    <w:rsid w:val="009C7734"/>
    <w:rsid w:val="009D539E"/>
    <w:rsid w:val="00A0130F"/>
    <w:rsid w:val="00A0463C"/>
    <w:rsid w:val="00A04A8F"/>
    <w:rsid w:val="00A20E37"/>
    <w:rsid w:val="00A27140"/>
    <w:rsid w:val="00A310D2"/>
    <w:rsid w:val="00A51D6D"/>
    <w:rsid w:val="00A553B8"/>
    <w:rsid w:val="00A704FD"/>
    <w:rsid w:val="00A95A69"/>
    <w:rsid w:val="00AB338F"/>
    <w:rsid w:val="00AC2A64"/>
    <w:rsid w:val="00AE3DDA"/>
    <w:rsid w:val="00AF42CE"/>
    <w:rsid w:val="00B059EB"/>
    <w:rsid w:val="00B43ADE"/>
    <w:rsid w:val="00B57EB0"/>
    <w:rsid w:val="00B67F62"/>
    <w:rsid w:val="00B8710B"/>
    <w:rsid w:val="00B87A1E"/>
    <w:rsid w:val="00BB108A"/>
    <w:rsid w:val="00BC7856"/>
    <w:rsid w:val="00BF1935"/>
    <w:rsid w:val="00BF6170"/>
    <w:rsid w:val="00C02526"/>
    <w:rsid w:val="00C10808"/>
    <w:rsid w:val="00C26182"/>
    <w:rsid w:val="00C51066"/>
    <w:rsid w:val="00C5692F"/>
    <w:rsid w:val="00C66BCC"/>
    <w:rsid w:val="00C71B6A"/>
    <w:rsid w:val="00CC352D"/>
    <w:rsid w:val="00CC4D43"/>
    <w:rsid w:val="00CD1AC4"/>
    <w:rsid w:val="00CD2495"/>
    <w:rsid w:val="00D02A11"/>
    <w:rsid w:val="00D04946"/>
    <w:rsid w:val="00D05B3C"/>
    <w:rsid w:val="00D124DA"/>
    <w:rsid w:val="00D4576A"/>
    <w:rsid w:val="00D5348A"/>
    <w:rsid w:val="00D56D31"/>
    <w:rsid w:val="00D67BFF"/>
    <w:rsid w:val="00D74117"/>
    <w:rsid w:val="00D93778"/>
    <w:rsid w:val="00D9655D"/>
    <w:rsid w:val="00DC1CB8"/>
    <w:rsid w:val="00DC7B79"/>
    <w:rsid w:val="00DD1A7F"/>
    <w:rsid w:val="00DD473F"/>
    <w:rsid w:val="00E00A7A"/>
    <w:rsid w:val="00E1008D"/>
    <w:rsid w:val="00E11933"/>
    <w:rsid w:val="00E21E0F"/>
    <w:rsid w:val="00E32FB3"/>
    <w:rsid w:val="00E51F05"/>
    <w:rsid w:val="00E53734"/>
    <w:rsid w:val="00E625E9"/>
    <w:rsid w:val="00E75D6B"/>
    <w:rsid w:val="00E83D7B"/>
    <w:rsid w:val="00EA00A2"/>
    <w:rsid w:val="00EC4490"/>
    <w:rsid w:val="00EC723A"/>
    <w:rsid w:val="00ED26F8"/>
    <w:rsid w:val="00EE732F"/>
    <w:rsid w:val="00EF6DAE"/>
    <w:rsid w:val="00F04700"/>
    <w:rsid w:val="00F07358"/>
    <w:rsid w:val="00F22295"/>
    <w:rsid w:val="00F30FC5"/>
    <w:rsid w:val="00F34E75"/>
    <w:rsid w:val="00F4551B"/>
    <w:rsid w:val="00F5005A"/>
    <w:rsid w:val="00F5458B"/>
    <w:rsid w:val="00F5718D"/>
    <w:rsid w:val="00F60CFF"/>
    <w:rsid w:val="00F76243"/>
    <w:rsid w:val="00F90AD6"/>
    <w:rsid w:val="00FC1B2F"/>
    <w:rsid w:val="00FD54A0"/>
    <w:rsid w:val="00FE2B8F"/>
    <w:rsid w:val="00FE588C"/>
    <w:rsid w:val="00FF0803"/>
    <w:rsid w:val="019136FB"/>
    <w:rsid w:val="02A119D0"/>
    <w:rsid w:val="0368D735"/>
    <w:rsid w:val="071D93AF"/>
    <w:rsid w:val="0F107B69"/>
    <w:rsid w:val="178AC560"/>
    <w:rsid w:val="17E3F37A"/>
    <w:rsid w:val="22D7CB8C"/>
    <w:rsid w:val="25F374F5"/>
    <w:rsid w:val="271C466B"/>
    <w:rsid w:val="2E15AFF6"/>
    <w:rsid w:val="3432A25C"/>
    <w:rsid w:val="3D0A3FC0"/>
    <w:rsid w:val="42747B89"/>
    <w:rsid w:val="4E6E717C"/>
    <w:rsid w:val="4F5AC1B9"/>
    <w:rsid w:val="507D3B78"/>
    <w:rsid w:val="51D870E4"/>
    <w:rsid w:val="53B50FA8"/>
    <w:rsid w:val="56041D65"/>
    <w:rsid w:val="5AAD759C"/>
    <w:rsid w:val="5D33FBFB"/>
    <w:rsid w:val="604B932E"/>
    <w:rsid w:val="6118754A"/>
    <w:rsid w:val="6B3453D3"/>
    <w:rsid w:val="711FC840"/>
    <w:rsid w:val="74292C62"/>
    <w:rsid w:val="76D38927"/>
    <w:rsid w:val="7CAF90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516BC"/>
  <w15:chartTrackingRefBased/>
  <w15:docId w15:val="{C8DEE9B9-0746-4C18-9081-4895855BF0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nhideWhenUsed/>
    <w:rsid w:val="000E6D53"/>
    <w:pPr>
      <w:spacing w:line="259" w:lineRule="auto"/>
    </w:pPr>
    <w:rPr>
      <w:sz w:val="22"/>
      <w:szCs w:val="22"/>
    </w:rPr>
  </w:style>
  <w:style w:type="paragraph" w:styleId="Ttulo1">
    <w:name w:val="heading 1"/>
    <w:basedOn w:val="Normal"/>
    <w:next w:val="Normal"/>
    <w:link w:val="Ttulo1Car"/>
    <w:uiPriority w:val="9"/>
    <w:qFormat/>
    <w:rsid w:val="00971E9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71E9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71E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1E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1E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1E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1E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1E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1E95"/>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971E95"/>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971E95"/>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971E95"/>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971E95"/>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971E95"/>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971E95"/>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971E95"/>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971E95"/>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971E95"/>
    <w:rPr>
      <w:rFonts w:eastAsiaTheme="majorEastAsia" w:cstheme="majorBidi"/>
      <w:color w:val="272727" w:themeColor="text1" w:themeTint="D8"/>
    </w:rPr>
  </w:style>
  <w:style w:type="paragraph" w:styleId="Prrafodelista">
    <w:name w:val="List Paragraph"/>
    <w:basedOn w:val="Normal"/>
    <w:uiPriority w:val="34"/>
    <w:qFormat/>
    <w:rsid w:val="00971E95"/>
    <w:pPr>
      <w:ind w:left="720"/>
      <w:contextualSpacing/>
    </w:pPr>
  </w:style>
  <w:style w:type="character" w:styleId="nfasisintenso">
    <w:name w:val="Intense Emphasis"/>
    <w:basedOn w:val="Fuentedeprrafopredeter"/>
    <w:uiPriority w:val="21"/>
    <w:qFormat/>
    <w:rsid w:val="00971E95"/>
    <w:rPr>
      <w:i/>
      <w:iCs/>
      <w:color w:val="0F4761" w:themeColor="accent1" w:themeShade="BF"/>
    </w:rPr>
  </w:style>
  <w:style w:type="character" w:styleId="Referenciaintensa">
    <w:name w:val="Intense Reference"/>
    <w:basedOn w:val="Fuentedeprrafopredeter"/>
    <w:uiPriority w:val="32"/>
    <w:qFormat/>
    <w:rsid w:val="00971E95"/>
    <w:rPr>
      <w:b/>
      <w:bCs/>
      <w:smallCaps/>
      <w:color w:val="0F4761" w:themeColor="accent1" w:themeShade="BF"/>
      <w:spacing w:val="5"/>
    </w:rPr>
  </w:style>
  <w:style w:type="character" w:styleId="Hipervnculo">
    <w:name w:val="Hyperlink"/>
    <w:basedOn w:val="Fuentedeprrafopredeter"/>
    <w:uiPriority w:val="99"/>
    <w:unhideWhenUsed/>
    <w:rsid w:val="00971E95"/>
    <w:rPr>
      <w:color w:val="467886" w:themeColor="hyperlink"/>
      <w:u w:val="single"/>
    </w:rPr>
  </w:style>
  <w:style w:type="paragraph" w:styleId="Revisin">
    <w:name w:val="Revision"/>
    <w:hidden/>
    <w:uiPriority w:val="99"/>
    <w:semiHidden/>
    <w:rsid w:val="009413AD"/>
    <w:pPr>
      <w:spacing w:after="0" w:line="240" w:lineRule="auto"/>
    </w:pPr>
    <w:rPr>
      <w:sz w:val="22"/>
      <w:szCs w:val="22"/>
    </w:rPr>
  </w:style>
  <w:style w:type="character" w:styleId="Refdecomentario">
    <w:name w:val="annotation reference"/>
    <w:basedOn w:val="Fuentedeprrafopredeter"/>
    <w:uiPriority w:val="99"/>
    <w:semiHidden/>
    <w:unhideWhenUsed/>
    <w:rsid w:val="00AC2A64"/>
    <w:rPr>
      <w:sz w:val="16"/>
      <w:szCs w:val="16"/>
    </w:rPr>
  </w:style>
  <w:style w:type="paragraph" w:styleId="Textocomentario">
    <w:name w:val="annotation text"/>
    <w:basedOn w:val="Normal"/>
    <w:link w:val="TextocomentarioCar"/>
    <w:uiPriority w:val="99"/>
    <w:unhideWhenUsed/>
    <w:rsid w:val="00AC2A64"/>
    <w:pPr>
      <w:spacing w:line="240" w:lineRule="auto"/>
    </w:pPr>
    <w:rPr>
      <w:sz w:val="20"/>
      <w:szCs w:val="20"/>
    </w:rPr>
  </w:style>
  <w:style w:type="character" w:styleId="TextocomentarioCar" w:customStyle="1">
    <w:name w:val="Texto comentario Car"/>
    <w:basedOn w:val="Fuentedeprrafopredeter"/>
    <w:link w:val="Textocomentario"/>
    <w:uiPriority w:val="99"/>
    <w:rsid w:val="00AC2A64"/>
    <w:rPr>
      <w:sz w:val="20"/>
      <w:szCs w:val="20"/>
    </w:rPr>
  </w:style>
  <w:style w:type="paragraph" w:styleId="Asuntodelcomentario">
    <w:name w:val="annotation subject"/>
    <w:basedOn w:val="Textocomentario"/>
    <w:next w:val="Textocomentario"/>
    <w:link w:val="AsuntodelcomentarioCar"/>
    <w:uiPriority w:val="99"/>
    <w:semiHidden/>
    <w:unhideWhenUsed/>
    <w:rsid w:val="00AC2A64"/>
    <w:rPr>
      <w:b/>
      <w:bCs/>
    </w:rPr>
  </w:style>
  <w:style w:type="character" w:styleId="AsuntodelcomentarioCar" w:customStyle="1">
    <w:name w:val="Asunto del comentario Car"/>
    <w:basedOn w:val="TextocomentarioCar"/>
    <w:link w:val="Asuntodelcomentario"/>
    <w:uiPriority w:val="99"/>
    <w:semiHidden/>
    <w:rsid w:val="00AC2A6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Hernan Fernandez</dc:creator>
  <keywords/>
  <dc:description/>
  <lastModifiedBy>JUAN SEBASTIAN MARIN</lastModifiedBy>
  <revision>123</revision>
  <dcterms:created xsi:type="dcterms:W3CDTF">2026-01-22T14:57:00.0000000Z</dcterms:created>
  <dcterms:modified xsi:type="dcterms:W3CDTF">2026-01-27T13:35:21.5022874Z</dcterms:modified>
</coreProperties>
</file>